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B0822B" w14:textId="0D583CBE" w:rsidR="002A6292" w:rsidRDefault="009B7E50" w:rsidP="002A6292">
      <w:pPr>
        <w:pStyle w:val="Title"/>
        <w:framePr w:w="0" w:hSpace="0" w:vSpace="0" w:wrap="auto" w:vAnchor="margin" w:hAnchor="text" w:xAlign="left" w:yAlign="inline"/>
        <w:rPr>
          <w:ins w:id="0" w:author="ACER" w:date="2025-11-13T12:11:00Z"/>
          <w:sz w:val="32"/>
        </w:rPr>
      </w:pPr>
      <w:del w:id="1" w:author="ACER" w:date="2025-11-13T12:46:00Z">
        <w:r w:rsidRPr="009B7E50" w:rsidDel="00E971FC">
          <w:delText xml:space="preserve">Hybrid </w:delText>
        </w:r>
      </w:del>
      <w:del w:id="2" w:author="ACER" w:date="2025-11-13T11:12:00Z">
        <w:r w:rsidRPr="009B7E50" w:rsidDel="005461AD">
          <w:delText>a</w:delText>
        </w:r>
      </w:del>
      <w:del w:id="3" w:author="ACER" w:date="2025-11-13T12:46:00Z">
        <w:r w:rsidRPr="009B7E50" w:rsidDel="00E971FC">
          <w:delText xml:space="preserve">pproaches </w:delText>
        </w:r>
      </w:del>
      <w:del w:id="4" w:author="ACER" w:date="2025-11-13T11:12:00Z">
        <w:r w:rsidRPr="009B7E50" w:rsidDel="005461AD">
          <w:delText>c</w:delText>
        </w:r>
      </w:del>
      <w:del w:id="5" w:author="ACER" w:date="2025-11-13T12:46:00Z">
        <w:r w:rsidRPr="009B7E50" w:rsidDel="00E971FC">
          <w:delText xml:space="preserve">ombining </w:delText>
        </w:r>
      </w:del>
      <w:del w:id="6" w:author="ACER" w:date="2025-11-13T11:12:00Z">
        <w:r w:rsidRPr="009B7E50" w:rsidDel="005461AD">
          <w:delText xml:space="preserve">traditional machine learning and deep learning for </w:delText>
        </w:r>
      </w:del>
      <w:ins w:id="7" w:author="ACER" w:date="2025-11-13T11:12:00Z">
        <w:r w:rsidR="005461AD">
          <w:t>R</w:t>
        </w:r>
      </w:ins>
      <w:del w:id="8" w:author="ACER" w:date="2025-11-13T11:12:00Z">
        <w:r w:rsidRPr="009B7E50" w:rsidDel="005461AD">
          <w:delText>r</w:delText>
        </w:r>
      </w:del>
      <w:r w:rsidRPr="009B7E50">
        <w:t xml:space="preserve">obust </w:t>
      </w:r>
      <w:ins w:id="9" w:author="ACER" w:date="2025-11-13T11:12:00Z">
        <w:r w:rsidR="005461AD">
          <w:t>H</w:t>
        </w:r>
      </w:ins>
      <w:del w:id="10" w:author="ACER" w:date="2025-11-13T11:12:00Z">
        <w:r w:rsidRPr="009B7E50" w:rsidDel="005461AD">
          <w:delText>h</w:delText>
        </w:r>
      </w:del>
      <w:r w:rsidRPr="009B7E50">
        <w:t xml:space="preserve">yperspectral </w:t>
      </w:r>
      <w:ins w:id="11" w:author="ACER" w:date="2025-11-13T11:12:00Z">
        <w:r w:rsidR="005461AD">
          <w:t>A</w:t>
        </w:r>
      </w:ins>
      <w:del w:id="12" w:author="ACER" w:date="2025-11-13T11:12:00Z">
        <w:r w:rsidRPr="009B7E50" w:rsidDel="005461AD">
          <w:delText>a</w:delText>
        </w:r>
      </w:del>
      <w:r w:rsidRPr="009B7E50">
        <w:t xml:space="preserve">nomaly </w:t>
      </w:r>
      <w:ins w:id="13" w:author="ACER" w:date="2025-11-13T11:12:00Z">
        <w:r w:rsidR="005461AD">
          <w:t>D</w:t>
        </w:r>
      </w:ins>
      <w:del w:id="14" w:author="ACER" w:date="2025-11-13T11:12:00Z">
        <w:r w:rsidRPr="009B7E50" w:rsidDel="005461AD">
          <w:delText>d</w:delText>
        </w:r>
      </w:del>
      <w:r w:rsidRPr="009B7E50">
        <w:t xml:space="preserve">etection </w:t>
      </w:r>
      <w:ins w:id="15" w:author="ACER" w:date="2025-11-13T12:46:00Z">
        <w:r w:rsidR="00E971FC">
          <w:t xml:space="preserve">: </w:t>
        </w:r>
      </w:ins>
      <w:ins w:id="16" w:author="ACER" w:date="2025-11-13T12:51:00Z">
        <w:r w:rsidR="00E971FC">
          <w:t xml:space="preserve">A </w:t>
        </w:r>
      </w:ins>
      <w:ins w:id="17" w:author="ACER" w:date="2025-11-13T12:46:00Z">
        <w:r w:rsidR="00E971FC">
          <w:t>Review Of Key Methods</w:t>
        </w:r>
      </w:ins>
    </w:p>
    <w:p w14:paraId="59AFAD81" w14:textId="06F65327" w:rsidR="00002FAF" w:rsidRDefault="002C44E0" w:rsidP="002A6292">
      <w:pPr>
        <w:pStyle w:val="Title"/>
        <w:framePr w:w="0" w:hSpace="0" w:vSpace="0" w:wrap="auto" w:vAnchor="margin" w:hAnchor="text" w:xAlign="left" w:yAlign="inline"/>
        <w:jc w:val="left"/>
        <w:pPrChange w:id="18" w:author="ACER" w:date="2025-11-13T12:11:00Z">
          <w:pPr>
            <w:pStyle w:val="Title"/>
            <w:framePr w:w="0" w:hSpace="0" w:vSpace="0" w:wrap="auto" w:vAnchor="margin" w:hAnchor="text" w:xAlign="left" w:yAlign="inline"/>
          </w:pPr>
        </w:pPrChange>
      </w:pPr>
      <w:ins w:id="19" w:author="ACER" w:date="2025-11-13T11:58:00Z">
        <w:r>
          <w:rPr>
            <w:noProof/>
            <w:lang w:val="en-IN" w:eastAsia="en-IN"/>
          </w:rPr>
          <mc:AlternateContent>
            <mc:Choice Requires="wps">
              <w:drawing>
                <wp:anchor distT="0" distB="0" distL="114300" distR="114300" simplePos="0" relativeHeight="251663360" behindDoc="0" locked="0" layoutInCell="1" allowOverlap="1" wp14:anchorId="14BAF11A" wp14:editId="387CD2F7">
                  <wp:simplePos x="0" y="0"/>
                  <wp:positionH relativeFrom="column">
                    <wp:posOffset>191251</wp:posOffset>
                  </wp:positionH>
                  <wp:positionV relativeFrom="paragraph">
                    <wp:posOffset>242981</wp:posOffset>
                  </wp:positionV>
                  <wp:extent cx="5950424" cy="817809"/>
                  <wp:effectExtent l="0" t="0" r="0" b="1905"/>
                  <wp:wrapNone/>
                  <wp:docPr id="4" name="Textbox 4"/>
                  <wp:cNvGraphicFramePr/>
                  <a:graphic xmlns:a="http://schemas.openxmlformats.org/drawingml/2006/main">
                    <a:graphicData uri="http://schemas.microsoft.com/office/word/2010/wordprocessingShape">
                      <wps:wsp>
                        <wps:cNvSpPr txBox="1"/>
                        <wps:spPr>
                          <a:xfrm>
                            <a:off x="0" y="0"/>
                            <a:ext cx="5950424" cy="817809"/>
                          </a:xfrm>
                          <a:prstGeom prst="rect">
                            <a:avLst/>
                          </a:prstGeom>
                          <a:solidFill>
                            <a:schemeClr val="bg1"/>
                          </a:solidFill>
                        </wps:spPr>
                        <wps:txbx>
                          <w:txbxContent>
                            <w:p w14:paraId="149ACC59" w14:textId="771965D1" w:rsidR="00E971FC" w:rsidRDefault="00E971FC" w:rsidP="00BC09A1">
                              <w:pPr>
                                <w:spacing w:before="84"/>
                                <w:ind w:left="148"/>
                                <w:rPr>
                                  <w:b/>
                                  <w:i/>
                                  <w:sz w:val="18"/>
                                </w:rPr>
                              </w:pPr>
                              <w:del w:id="20" w:author="ACER" w:date="2025-11-13T23:08:00Z">
                                <w:r w:rsidDel="00BC09A1">
                                  <w:rPr>
                                    <w:b/>
                                    <w:i/>
                                    <w:w w:val="105"/>
                                    <w:sz w:val="18"/>
                                  </w:rPr>
                                  <w:delText>Dr.</w:delText>
                                </w:r>
                                <w:r w:rsidDel="00BC09A1">
                                  <w:rPr>
                                    <w:b/>
                                    <w:i/>
                                    <w:spacing w:val="-7"/>
                                    <w:w w:val="105"/>
                                    <w:sz w:val="18"/>
                                  </w:rPr>
                                  <w:delText xml:space="preserve"> </w:delText>
                                </w:r>
                              </w:del>
                              <w:del w:id="21" w:author="ACER" w:date="2025-11-13T12:00:00Z">
                                <w:r w:rsidDel="00D576F0">
                                  <w:rPr>
                                    <w:b/>
                                    <w:i/>
                                    <w:w w:val="105"/>
                                    <w:sz w:val="18"/>
                                  </w:rPr>
                                  <w:delText>P.</w:delText>
                                </w:r>
                                <w:r w:rsidDel="00D576F0">
                                  <w:rPr>
                                    <w:b/>
                                    <w:i/>
                                    <w:spacing w:val="-3"/>
                                    <w:w w:val="105"/>
                                    <w:sz w:val="18"/>
                                  </w:rPr>
                                  <w:delText xml:space="preserve"> </w:delText>
                                </w:r>
                                <w:r w:rsidDel="00D576F0">
                                  <w:rPr>
                                    <w:b/>
                                    <w:i/>
                                    <w:w w:val="105"/>
                                    <w:sz w:val="18"/>
                                  </w:rPr>
                                  <w:delText>B.</w:delText>
                                </w:r>
                                <w:r w:rsidDel="00D576F0">
                                  <w:rPr>
                                    <w:b/>
                                    <w:i/>
                                    <w:spacing w:val="-3"/>
                                    <w:w w:val="105"/>
                                    <w:sz w:val="18"/>
                                  </w:rPr>
                                  <w:delText xml:space="preserve"> </w:delText>
                                </w:r>
                                <w:r w:rsidDel="00D576F0">
                                  <w:rPr>
                                    <w:b/>
                                    <w:i/>
                                    <w:w w:val="105"/>
                                    <w:sz w:val="18"/>
                                  </w:rPr>
                                  <w:delText>Nehe</w:delText>
                                </w:r>
                              </w:del>
                              <w:del w:id="22" w:author="ACER" w:date="2025-11-13T23:08:00Z">
                                <w:r w:rsidDel="00BC09A1">
                                  <w:rPr>
                                    <w:b/>
                                    <w:i/>
                                    <w:spacing w:val="-3"/>
                                    <w:w w:val="105"/>
                                    <w:sz w:val="18"/>
                                  </w:rPr>
                                  <w:delText xml:space="preserve"> </w:delText>
                                </w:r>
                                <w:r w:rsidDel="00BC09A1">
                                  <w:rPr>
                                    <w:b/>
                                    <w:i/>
                                    <w:w w:val="105"/>
                                    <w:sz w:val="18"/>
                                    <w:vertAlign w:val="superscript"/>
                                  </w:rPr>
                                  <w:delText>1</w:delText>
                                </w:r>
                                <w:r w:rsidDel="00BC09A1">
                                  <w:rPr>
                                    <w:b/>
                                    <w:i/>
                                    <w:w w:val="105"/>
                                    <w:sz w:val="18"/>
                                  </w:rPr>
                                  <w:delText>,</w:delText>
                                </w:r>
                                <w:r w:rsidDel="00BC09A1">
                                  <w:rPr>
                                    <w:b/>
                                    <w:i/>
                                    <w:spacing w:val="-4"/>
                                    <w:w w:val="105"/>
                                    <w:sz w:val="18"/>
                                  </w:rPr>
                                  <w:delText xml:space="preserve"> </w:delText>
                                </w:r>
                              </w:del>
                              <w:ins w:id="23" w:author="ACER" w:date="2025-11-13T12:02:00Z">
                                <w:r>
                                  <w:rPr>
                                    <w:b/>
                                    <w:i/>
                                    <w:w w:val="105"/>
                                    <w:sz w:val="18"/>
                                  </w:rPr>
                                  <w:t>O.P. Gonjari</w:t>
                                </w:r>
                              </w:ins>
                              <w:del w:id="24" w:author="ACER" w:date="2025-11-13T12:02:00Z">
                                <w:r w:rsidDel="00D576F0">
                                  <w:rPr>
                                    <w:b/>
                                    <w:i/>
                                    <w:w w:val="105"/>
                                    <w:sz w:val="18"/>
                                  </w:rPr>
                                  <w:delText>G.</w:delText>
                                </w:r>
                                <w:r w:rsidDel="00D576F0">
                                  <w:rPr>
                                    <w:b/>
                                    <w:i/>
                                    <w:spacing w:val="-5"/>
                                    <w:w w:val="105"/>
                                    <w:sz w:val="18"/>
                                  </w:rPr>
                                  <w:delText xml:space="preserve"> </w:delText>
                                </w:r>
                                <w:r w:rsidDel="00D576F0">
                                  <w:rPr>
                                    <w:b/>
                                    <w:i/>
                                    <w:w w:val="105"/>
                                    <w:sz w:val="18"/>
                                  </w:rPr>
                                  <w:delText>M.</w:delText>
                                </w:r>
                                <w:r w:rsidDel="00D576F0">
                                  <w:rPr>
                                    <w:b/>
                                    <w:i/>
                                    <w:spacing w:val="-4"/>
                                    <w:w w:val="105"/>
                                    <w:sz w:val="18"/>
                                  </w:rPr>
                                  <w:delText xml:space="preserve"> </w:delText>
                                </w:r>
                                <w:r w:rsidDel="00D576F0">
                                  <w:rPr>
                                    <w:b/>
                                    <w:i/>
                                    <w:w w:val="105"/>
                                    <w:sz w:val="18"/>
                                  </w:rPr>
                                  <w:delText>Aherrao</w:delText>
                                </w:r>
                              </w:del>
                              <w:r>
                                <w:rPr>
                                  <w:b/>
                                  <w:i/>
                                  <w:spacing w:val="-7"/>
                                  <w:w w:val="105"/>
                                  <w:sz w:val="18"/>
                                </w:rPr>
                                <w:t xml:space="preserve"> </w:t>
                              </w:r>
                              <w:ins w:id="25" w:author="ACER" w:date="2025-11-13T23:09:00Z">
                                <w:r w:rsidR="00BC09A1">
                                  <w:rPr>
                                    <w:b/>
                                    <w:i/>
                                    <w:w w:val="105"/>
                                    <w:sz w:val="18"/>
                                    <w:vertAlign w:val="superscript"/>
                                  </w:rPr>
                                  <w:t>1</w:t>
                                </w:r>
                              </w:ins>
                              <w:del w:id="26" w:author="ACER" w:date="2025-11-13T23:09:00Z">
                                <w:r w:rsidDel="00BC09A1">
                                  <w:rPr>
                                    <w:b/>
                                    <w:i/>
                                    <w:w w:val="105"/>
                                    <w:sz w:val="18"/>
                                    <w:vertAlign w:val="superscript"/>
                                  </w:rPr>
                                  <w:delText>2</w:delText>
                                </w:r>
                              </w:del>
                              <w:ins w:id="27" w:author="ACER" w:date="2025-11-13T12:02:00Z">
                                <w:r>
                                  <w:rPr>
                                    <w:b/>
                                    <w:i/>
                                    <w:spacing w:val="-1"/>
                                    <w:w w:val="105"/>
                                    <w:sz w:val="18"/>
                                  </w:rPr>
                                  <w:t xml:space="preserve">, </w:t>
                                </w:r>
                              </w:ins>
                              <w:del w:id="28" w:author="ACER" w:date="2025-11-13T12:02:00Z">
                                <w:r w:rsidDel="002A6292">
                                  <w:rPr>
                                    <w:b/>
                                    <w:i/>
                                    <w:spacing w:val="-1"/>
                                    <w:w w:val="105"/>
                                    <w:sz w:val="18"/>
                                  </w:rPr>
                                  <w:delText xml:space="preserve"> </w:delText>
                                </w:r>
                              </w:del>
                              <w:ins w:id="29" w:author="ACER" w:date="2025-11-13T12:02:00Z">
                                <w:r>
                                  <w:rPr>
                                    <w:b/>
                                    <w:i/>
                                    <w:w w:val="105"/>
                                    <w:sz w:val="18"/>
                                  </w:rPr>
                                  <w:t>K</w:t>
                                </w:r>
                              </w:ins>
                              <w:del w:id="30" w:author="ACER" w:date="2025-11-13T12:02:00Z">
                                <w:r w:rsidDel="002A6292">
                                  <w:rPr>
                                    <w:b/>
                                    <w:i/>
                                    <w:w w:val="105"/>
                                    <w:sz w:val="18"/>
                                  </w:rPr>
                                  <w:delText>R</w:delText>
                                </w:r>
                              </w:del>
                              <w:r>
                                <w:rPr>
                                  <w:b/>
                                  <w:i/>
                                  <w:w w:val="105"/>
                                  <w:sz w:val="18"/>
                                </w:rPr>
                                <w:t>.</w:t>
                              </w:r>
                              <w:r>
                                <w:rPr>
                                  <w:b/>
                                  <w:i/>
                                  <w:spacing w:val="-4"/>
                                  <w:w w:val="105"/>
                                  <w:sz w:val="18"/>
                                </w:rPr>
                                <w:t xml:space="preserve"> </w:t>
                              </w:r>
                              <w:ins w:id="31" w:author="ACER" w:date="2025-11-13T12:02:00Z">
                                <w:r>
                                  <w:rPr>
                                    <w:b/>
                                    <w:i/>
                                    <w:w w:val="105"/>
                                    <w:sz w:val="18"/>
                                  </w:rPr>
                                  <w:t>V</w:t>
                                </w:r>
                              </w:ins>
                              <w:del w:id="32" w:author="ACER" w:date="2025-11-13T12:02:00Z">
                                <w:r w:rsidDel="002A6292">
                                  <w:rPr>
                                    <w:b/>
                                    <w:i/>
                                    <w:w w:val="105"/>
                                    <w:sz w:val="18"/>
                                  </w:rPr>
                                  <w:delText>R</w:delText>
                                </w:r>
                              </w:del>
                              <w:r>
                                <w:rPr>
                                  <w:b/>
                                  <w:i/>
                                  <w:w w:val="105"/>
                                  <w:sz w:val="18"/>
                                </w:rPr>
                                <w:t>.</w:t>
                              </w:r>
                              <w:r>
                                <w:rPr>
                                  <w:b/>
                                  <w:i/>
                                  <w:spacing w:val="-5"/>
                                  <w:w w:val="105"/>
                                  <w:sz w:val="18"/>
                                </w:rPr>
                                <w:t xml:space="preserve"> </w:t>
                              </w:r>
                              <w:ins w:id="33" w:author="ACER" w:date="2025-11-13T12:03:00Z">
                                <w:r>
                                  <w:rPr>
                                    <w:b/>
                                    <w:i/>
                                    <w:w w:val="105"/>
                                    <w:sz w:val="18"/>
                                  </w:rPr>
                                  <w:t>Ghule</w:t>
                                </w:r>
                              </w:ins>
                              <w:del w:id="34" w:author="ACER" w:date="2025-11-13T12:03:00Z">
                                <w:r w:rsidDel="002A6292">
                                  <w:rPr>
                                    <w:b/>
                                    <w:i/>
                                    <w:w w:val="105"/>
                                    <w:sz w:val="18"/>
                                  </w:rPr>
                                  <w:delText>Athawal</w:delText>
                                </w:r>
                              </w:del>
                              <w:del w:id="35" w:author="ACER" w:date="2025-11-13T12:02:00Z">
                                <w:r w:rsidDel="002A6292">
                                  <w:rPr>
                                    <w:b/>
                                    <w:i/>
                                    <w:w w:val="105"/>
                                    <w:sz w:val="18"/>
                                  </w:rPr>
                                  <w:delText>e</w:delText>
                                </w:r>
                              </w:del>
                              <w:r>
                                <w:rPr>
                                  <w:b/>
                                  <w:i/>
                                  <w:spacing w:val="-3"/>
                                  <w:w w:val="105"/>
                                  <w:sz w:val="18"/>
                                </w:rPr>
                                <w:t xml:space="preserve"> </w:t>
                              </w:r>
                              <w:ins w:id="36" w:author="ACER" w:date="2025-11-13T23:09:00Z">
                                <w:r w:rsidR="00BC09A1">
                                  <w:rPr>
                                    <w:b/>
                                    <w:i/>
                                    <w:w w:val="105"/>
                                    <w:sz w:val="18"/>
                                    <w:vertAlign w:val="superscript"/>
                                  </w:rPr>
                                  <w:t>2</w:t>
                                </w:r>
                              </w:ins>
                              <w:del w:id="37" w:author="ACER" w:date="2025-11-13T23:09:00Z">
                                <w:r w:rsidDel="00BC09A1">
                                  <w:rPr>
                                    <w:b/>
                                    <w:i/>
                                    <w:w w:val="105"/>
                                    <w:sz w:val="18"/>
                                    <w:vertAlign w:val="superscript"/>
                                  </w:rPr>
                                  <w:delText>3</w:delText>
                                </w:r>
                              </w:del>
                              <w:r>
                                <w:rPr>
                                  <w:b/>
                                  <w:i/>
                                  <w:w w:val="105"/>
                                  <w:sz w:val="18"/>
                                </w:rPr>
                                <w:t>,</w:t>
                              </w:r>
                              <w:r>
                                <w:rPr>
                                  <w:b/>
                                  <w:i/>
                                  <w:spacing w:val="-4"/>
                                  <w:w w:val="105"/>
                                  <w:sz w:val="18"/>
                                </w:rPr>
                                <w:t xml:space="preserve"> </w:t>
                              </w:r>
                              <w:ins w:id="38" w:author="ACER" w:date="2025-11-13T12:03:00Z">
                                <w:r>
                                  <w:rPr>
                                    <w:b/>
                                    <w:i/>
                                    <w:w w:val="105"/>
                                    <w:sz w:val="18"/>
                                  </w:rPr>
                                  <w:t>S</w:t>
                                </w:r>
                              </w:ins>
                              <w:del w:id="39" w:author="ACER" w:date="2025-11-13T12:03:00Z">
                                <w:r w:rsidDel="002A6292">
                                  <w:rPr>
                                    <w:b/>
                                    <w:i/>
                                    <w:w w:val="105"/>
                                    <w:sz w:val="18"/>
                                  </w:rPr>
                                  <w:delText>V</w:delText>
                                </w:r>
                              </w:del>
                              <w:r>
                                <w:rPr>
                                  <w:b/>
                                  <w:i/>
                                  <w:w w:val="105"/>
                                  <w:sz w:val="18"/>
                                </w:rPr>
                                <w:t>.</w:t>
                              </w:r>
                              <w:r>
                                <w:rPr>
                                  <w:b/>
                                  <w:i/>
                                  <w:spacing w:val="1"/>
                                  <w:w w:val="105"/>
                                  <w:sz w:val="18"/>
                                </w:rPr>
                                <w:t xml:space="preserve"> </w:t>
                              </w:r>
                              <w:ins w:id="40" w:author="ACER" w:date="2025-11-13T12:03:00Z">
                                <w:r>
                                  <w:rPr>
                                    <w:b/>
                                    <w:i/>
                                    <w:w w:val="105"/>
                                    <w:sz w:val="18"/>
                                  </w:rPr>
                                  <w:t>S</w:t>
                                </w:r>
                              </w:ins>
                              <w:del w:id="41" w:author="ACER" w:date="2025-11-13T12:03:00Z">
                                <w:r w:rsidDel="002A6292">
                                  <w:rPr>
                                    <w:b/>
                                    <w:i/>
                                    <w:w w:val="105"/>
                                    <w:sz w:val="18"/>
                                  </w:rPr>
                                  <w:delText>M</w:delText>
                                </w:r>
                              </w:del>
                              <w:r>
                                <w:rPr>
                                  <w:b/>
                                  <w:i/>
                                  <w:w w:val="105"/>
                                  <w:sz w:val="18"/>
                                </w:rPr>
                                <w:t>.</w:t>
                              </w:r>
                              <w:r>
                                <w:rPr>
                                  <w:b/>
                                  <w:i/>
                                  <w:spacing w:val="-3"/>
                                  <w:w w:val="105"/>
                                  <w:sz w:val="18"/>
                                </w:rPr>
                                <w:t xml:space="preserve"> </w:t>
                              </w:r>
                              <w:ins w:id="42" w:author="ACER" w:date="2025-11-13T12:03:00Z">
                                <w:r>
                                  <w:rPr>
                                    <w:b/>
                                    <w:i/>
                                    <w:w w:val="105"/>
                                    <w:sz w:val="18"/>
                                  </w:rPr>
                                  <w:t>Gawali</w:t>
                                </w:r>
                              </w:ins>
                              <w:del w:id="43" w:author="ACER" w:date="2025-11-13T12:03:00Z">
                                <w:r w:rsidDel="002A6292">
                                  <w:rPr>
                                    <w:b/>
                                    <w:i/>
                                    <w:w w:val="105"/>
                                    <w:sz w:val="18"/>
                                  </w:rPr>
                                  <w:delText>Katwe</w:delText>
                                </w:r>
                              </w:del>
                              <w:r>
                                <w:rPr>
                                  <w:b/>
                                  <w:i/>
                                  <w:spacing w:val="-16"/>
                                  <w:w w:val="105"/>
                                  <w:sz w:val="18"/>
                                </w:rPr>
                                <w:t xml:space="preserve"> </w:t>
                              </w:r>
                              <w:ins w:id="44" w:author="ACER" w:date="2025-11-13T23:09:00Z">
                                <w:r w:rsidR="00BC09A1">
                                  <w:rPr>
                                    <w:b/>
                                    <w:i/>
                                    <w:w w:val="105"/>
                                    <w:sz w:val="18"/>
                                    <w:vertAlign w:val="superscript"/>
                                  </w:rPr>
                                  <w:t>3</w:t>
                                </w:r>
                              </w:ins>
                              <w:del w:id="45" w:author="ACER" w:date="2025-11-13T23:09:00Z">
                                <w:r w:rsidDel="00BC09A1">
                                  <w:rPr>
                                    <w:b/>
                                    <w:i/>
                                    <w:w w:val="105"/>
                                    <w:sz w:val="18"/>
                                    <w:vertAlign w:val="superscript"/>
                                  </w:rPr>
                                  <w:delText>4</w:delText>
                                </w:r>
                              </w:del>
                              <w:ins w:id="46" w:author="ACER" w:date="2025-11-13T23:09:00Z">
                                <w:r w:rsidR="00BC09A1">
                                  <w:rPr>
                                    <w:b/>
                                    <w:i/>
                                    <w:spacing w:val="-1"/>
                                    <w:w w:val="105"/>
                                    <w:sz w:val="18"/>
                                  </w:rPr>
                                  <w:t xml:space="preserve">, </w:t>
                                </w:r>
                              </w:ins>
                              <w:del w:id="47" w:author="ACER" w:date="2025-11-13T23:09:00Z">
                                <w:r w:rsidDel="00BC09A1">
                                  <w:rPr>
                                    <w:b/>
                                    <w:i/>
                                    <w:spacing w:val="-1"/>
                                    <w:w w:val="105"/>
                                    <w:sz w:val="18"/>
                                  </w:rPr>
                                  <w:delText xml:space="preserve"> </w:delText>
                                </w:r>
                              </w:del>
                              <w:ins w:id="48" w:author="ACER" w:date="2025-11-13T12:03:00Z">
                                <w:r>
                                  <w:rPr>
                                    <w:b/>
                                    <w:i/>
                                    <w:w w:val="105"/>
                                    <w:sz w:val="18"/>
                                  </w:rPr>
                                  <w:t>M</w:t>
                                </w:r>
                              </w:ins>
                              <w:del w:id="49" w:author="ACER" w:date="2025-11-13T12:03:00Z">
                                <w:r w:rsidDel="002A6292">
                                  <w:rPr>
                                    <w:b/>
                                    <w:i/>
                                    <w:w w:val="105"/>
                                    <w:sz w:val="18"/>
                                  </w:rPr>
                                  <w:delText>D</w:delText>
                                </w:r>
                              </w:del>
                              <w:r>
                                <w:rPr>
                                  <w:b/>
                                  <w:i/>
                                  <w:w w:val="105"/>
                                  <w:sz w:val="18"/>
                                </w:rPr>
                                <w:t>.</w:t>
                              </w:r>
                              <w:r>
                                <w:rPr>
                                  <w:b/>
                                  <w:i/>
                                  <w:spacing w:val="-5"/>
                                  <w:w w:val="105"/>
                                  <w:sz w:val="18"/>
                                </w:rPr>
                                <w:t xml:space="preserve"> </w:t>
                              </w:r>
                              <w:ins w:id="50" w:author="ACER" w:date="2025-11-13T12:03:00Z">
                                <w:r>
                                  <w:rPr>
                                    <w:b/>
                                    <w:i/>
                                    <w:w w:val="105"/>
                                    <w:sz w:val="18"/>
                                  </w:rPr>
                                  <w:t>S</w:t>
                                </w:r>
                              </w:ins>
                              <w:del w:id="51" w:author="ACER" w:date="2025-11-13T12:03:00Z">
                                <w:r w:rsidDel="002A6292">
                                  <w:rPr>
                                    <w:b/>
                                    <w:i/>
                                    <w:w w:val="105"/>
                                    <w:sz w:val="18"/>
                                  </w:rPr>
                                  <w:delText>P</w:delText>
                                </w:r>
                              </w:del>
                              <w:r>
                                <w:rPr>
                                  <w:b/>
                                  <w:i/>
                                  <w:w w:val="105"/>
                                  <w:sz w:val="18"/>
                                </w:rPr>
                                <w:t>.</w:t>
                              </w:r>
                              <w:r>
                                <w:rPr>
                                  <w:b/>
                                  <w:i/>
                                  <w:spacing w:val="-4"/>
                                  <w:w w:val="105"/>
                                  <w:sz w:val="18"/>
                                </w:rPr>
                                <w:t xml:space="preserve"> </w:t>
                              </w:r>
                              <w:ins w:id="52" w:author="ACER" w:date="2025-11-13T12:03:00Z">
                                <w:r>
                                  <w:rPr>
                                    <w:b/>
                                    <w:i/>
                                    <w:w w:val="105"/>
                                    <w:sz w:val="18"/>
                                  </w:rPr>
                                  <w:t>Pawar</w:t>
                                </w:r>
                              </w:ins>
                              <w:del w:id="53" w:author="ACER" w:date="2025-11-13T12:03:00Z">
                                <w:r w:rsidDel="002A6292">
                                  <w:rPr>
                                    <w:b/>
                                    <w:i/>
                                    <w:w w:val="105"/>
                                    <w:sz w:val="18"/>
                                  </w:rPr>
                                  <w:delText>Lonare</w:delText>
                                </w:r>
                              </w:del>
                              <w:r>
                                <w:rPr>
                                  <w:b/>
                                  <w:i/>
                                  <w:spacing w:val="-5"/>
                                  <w:w w:val="105"/>
                                  <w:sz w:val="18"/>
                                </w:rPr>
                                <w:t xml:space="preserve"> </w:t>
                              </w:r>
                              <w:ins w:id="54" w:author="ACER" w:date="2025-11-13T23:09:00Z">
                                <w:r w:rsidR="00BC09A1">
                                  <w:rPr>
                                    <w:b/>
                                    <w:i/>
                                    <w:spacing w:val="-10"/>
                                    <w:w w:val="105"/>
                                    <w:sz w:val="18"/>
                                    <w:vertAlign w:val="superscript"/>
                                  </w:rPr>
                                  <w:t>4</w:t>
                                </w:r>
                              </w:ins>
                              <w:del w:id="55" w:author="ACER" w:date="2025-11-13T23:09:00Z">
                                <w:r w:rsidDel="00BC09A1">
                                  <w:rPr>
                                    <w:b/>
                                    <w:i/>
                                    <w:spacing w:val="-10"/>
                                    <w:w w:val="105"/>
                                    <w:sz w:val="18"/>
                                    <w:vertAlign w:val="superscript"/>
                                  </w:rPr>
                                  <w:delText>5</w:delText>
                                </w:r>
                              </w:del>
                              <w:ins w:id="56" w:author="ACER" w:date="2025-11-13T23:08:00Z">
                                <w:r w:rsidR="00BC09A1">
                                  <w:rPr>
                                    <w:b/>
                                    <w:i/>
                                    <w:spacing w:val="-10"/>
                                    <w:w w:val="105"/>
                                    <w:sz w:val="18"/>
                                    <w:vertAlign w:val="superscript"/>
                                  </w:rPr>
                                  <w:t xml:space="preserve"> </w:t>
                                </w:r>
                                <w:r w:rsidR="00BC09A1">
                                  <w:rPr>
                                    <w:b/>
                                    <w:i/>
                                    <w:sz w:val="18"/>
                                  </w:rPr>
                                  <w:t>,</w:t>
                                </w:r>
                                <w:r w:rsidR="00BC09A1" w:rsidRPr="00BC09A1">
                                  <w:rPr>
                                    <w:b/>
                                    <w:i/>
                                    <w:w w:val="105"/>
                                    <w:sz w:val="18"/>
                                  </w:rPr>
                                  <w:t xml:space="preserve"> </w:t>
                                </w:r>
                                <w:r w:rsidR="00BC09A1">
                                  <w:rPr>
                                    <w:b/>
                                    <w:i/>
                                    <w:w w:val="105"/>
                                    <w:sz w:val="18"/>
                                  </w:rPr>
                                  <w:t>Dr.</w:t>
                                </w:r>
                                <w:r w:rsidR="00BC09A1">
                                  <w:rPr>
                                    <w:b/>
                                    <w:i/>
                                    <w:spacing w:val="-7"/>
                                    <w:w w:val="105"/>
                                    <w:sz w:val="18"/>
                                  </w:rPr>
                                  <w:t xml:space="preserve"> </w:t>
                                </w:r>
                                <w:r w:rsidR="00BC09A1">
                                  <w:rPr>
                                    <w:b/>
                                    <w:i/>
                                    <w:w w:val="105"/>
                                    <w:sz w:val="18"/>
                                  </w:rPr>
                                  <w:t>Suresh Mali</w:t>
                                </w:r>
                                <w:r w:rsidR="00BC09A1">
                                  <w:rPr>
                                    <w:b/>
                                    <w:i/>
                                    <w:spacing w:val="-3"/>
                                    <w:w w:val="105"/>
                                    <w:sz w:val="18"/>
                                  </w:rPr>
                                  <w:t xml:space="preserve"> </w:t>
                                </w:r>
                                <w:r w:rsidR="00BC09A1">
                                  <w:rPr>
                                    <w:b/>
                                    <w:i/>
                                    <w:w w:val="105"/>
                                    <w:sz w:val="18"/>
                                    <w:vertAlign w:val="superscript"/>
                                  </w:rPr>
                                  <w:t>5</w:t>
                                </w:r>
                              </w:ins>
                            </w:p>
                            <w:p w14:paraId="4C0EAC75" w14:textId="158253D4" w:rsidR="00BC09A1" w:rsidRPr="00BC09A1" w:rsidRDefault="00E971FC" w:rsidP="00BC09A1">
                              <w:pPr>
                                <w:spacing w:before="3" w:line="249" w:lineRule="auto"/>
                                <w:ind w:left="148"/>
                                <w:rPr>
                                  <w:ins w:id="57" w:author="ACER" w:date="2025-11-13T23:07:00Z"/>
                                  <w:i/>
                                  <w:sz w:val="18"/>
                                  <w:rPrChange w:id="58" w:author="ACER" w:date="2025-11-13T23:08:00Z">
                                    <w:rPr>
                                      <w:ins w:id="59" w:author="ACER" w:date="2025-11-13T23:07:00Z"/>
                                      <w:i/>
                                      <w:spacing w:val="-9"/>
                                      <w:w w:val="105"/>
                                      <w:sz w:val="18"/>
                                    </w:rPr>
                                  </w:rPrChange>
                                </w:rPr>
                                <w:pPrChange w:id="60" w:author="ACER" w:date="2025-11-13T23:08:00Z">
                                  <w:pPr>
                                    <w:spacing w:before="6" w:line="249" w:lineRule="auto"/>
                                    <w:ind w:left="148"/>
                                  </w:pPr>
                                </w:pPrChange>
                              </w:pPr>
                              <w:r>
                                <w:rPr>
                                  <w:i/>
                                  <w:w w:val="105"/>
                                  <w:sz w:val="18"/>
                                </w:rPr>
                                <w:t>1</w:t>
                              </w:r>
                              <w:ins w:id="61" w:author="ACER" w:date="2025-11-13T23:07:00Z">
                                <w:r w:rsidR="00BC09A1">
                                  <w:rPr>
                                    <w:i/>
                                    <w:spacing w:val="-9"/>
                                    <w:w w:val="105"/>
                                    <w:sz w:val="18"/>
                                  </w:rPr>
                                  <w:t>,</w:t>
                                </w:r>
                                <w:r w:rsidR="00BC09A1">
                                  <w:rPr>
                                    <w:i/>
                                    <w:w w:val="105"/>
                                    <w:sz w:val="18"/>
                                  </w:rPr>
                                  <w:t xml:space="preserve">2,3,4 </w:t>
                                </w:r>
                                <w:r w:rsidR="00BC09A1">
                                  <w:rPr>
                                    <w:i/>
                                    <w:spacing w:val="-11"/>
                                    <w:w w:val="105"/>
                                    <w:sz w:val="18"/>
                                  </w:rPr>
                                  <w:t xml:space="preserve"> </w:t>
                                </w:r>
                                <w:r w:rsidR="00BC09A1">
                                  <w:rPr>
                                    <w:i/>
                                    <w:w w:val="105"/>
                                    <w:sz w:val="18"/>
                                  </w:rPr>
                                  <w:t>U.G.</w:t>
                                </w:r>
                                <w:r w:rsidR="00BC09A1">
                                  <w:rPr>
                                    <w:i/>
                                    <w:spacing w:val="-6"/>
                                    <w:w w:val="105"/>
                                    <w:sz w:val="18"/>
                                  </w:rPr>
                                  <w:t xml:space="preserve"> </w:t>
                                </w:r>
                                <w:r w:rsidR="00BC09A1">
                                  <w:rPr>
                                    <w:i/>
                                    <w:w w:val="105"/>
                                    <w:sz w:val="18"/>
                                  </w:rPr>
                                  <w:t>Students,</w:t>
                                </w:r>
                                <w:r w:rsidR="00BC09A1">
                                  <w:rPr>
                                    <w:i/>
                                    <w:spacing w:val="-7"/>
                                    <w:w w:val="105"/>
                                    <w:sz w:val="18"/>
                                  </w:rPr>
                                  <w:t xml:space="preserve"> </w:t>
                                </w:r>
                                <w:r w:rsidR="00BC09A1">
                                  <w:rPr>
                                    <w:i/>
                                    <w:w w:val="105"/>
                                    <w:sz w:val="18"/>
                                  </w:rPr>
                                  <w:t>Computer</w:t>
                                </w:r>
                                <w:r w:rsidR="00BC09A1">
                                  <w:rPr>
                                    <w:i/>
                                    <w:spacing w:val="-7"/>
                                    <w:w w:val="105"/>
                                    <w:sz w:val="18"/>
                                  </w:rPr>
                                  <w:t xml:space="preserve"> </w:t>
                                </w:r>
                                <w:r w:rsidR="00BC09A1">
                                  <w:rPr>
                                    <w:i/>
                                    <w:w w:val="105"/>
                                    <w:sz w:val="18"/>
                                  </w:rPr>
                                  <w:t>Engineering</w:t>
                                </w:r>
                                <w:r w:rsidR="00BC09A1">
                                  <w:rPr>
                                    <w:i/>
                                    <w:spacing w:val="-9"/>
                                    <w:w w:val="105"/>
                                    <w:sz w:val="18"/>
                                  </w:rPr>
                                  <w:t xml:space="preserve"> </w:t>
                                </w:r>
                                <w:r w:rsidR="00BC09A1">
                                  <w:rPr>
                                    <w:i/>
                                    <w:w w:val="105"/>
                                    <w:sz w:val="18"/>
                                  </w:rPr>
                                  <w:t>Department,</w:t>
                                </w:r>
                                <w:r w:rsidR="00BC09A1">
                                  <w:rPr>
                                    <w:i/>
                                    <w:spacing w:val="-9"/>
                                    <w:w w:val="105"/>
                                    <w:sz w:val="18"/>
                                  </w:rPr>
                                  <w:t xml:space="preserve"> </w:t>
                                </w:r>
                                <w:r w:rsidR="00BC09A1">
                                  <w:rPr>
                                    <w:i/>
                                    <w:w w:val="105"/>
                                    <w:sz w:val="18"/>
                                  </w:rPr>
                                  <w:t>Dr. D.Y. College of Engineering and Innovation Talegaon, Pune, affiliated to Savitribai phule Pune University, Pune, Maharashtra, India</w:t>
                                </w:r>
                              </w:ins>
                              <w:del w:id="62" w:author="ACER" w:date="2025-11-13T23:07:00Z">
                                <w:r w:rsidDel="00BC09A1">
                                  <w:rPr>
                                    <w:i/>
                                    <w:spacing w:val="-9"/>
                                    <w:w w:val="105"/>
                                    <w:sz w:val="18"/>
                                  </w:rPr>
                                  <w:delText xml:space="preserve"> </w:delText>
                                </w:r>
                              </w:del>
                            </w:p>
                            <w:p w14:paraId="472CBAFB" w14:textId="12975806" w:rsidR="00BC09A1" w:rsidRPr="00BC09A1" w:rsidRDefault="00BC09A1" w:rsidP="00BC09A1">
                              <w:pPr>
                                <w:spacing w:before="6" w:line="249" w:lineRule="auto"/>
                                <w:ind w:left="148"/>
                                <w:rPr>
                                  <w:ins w:id="63" w:author="ACER" w:date="2025-11-13T23:07:00Z"/>
                                  <w:i/>
                                  <w:w w:val="105"/>
                                  <w:sz w:val="18"/>
                                  <w:rPrChange w:id="64" w:author="ACER" w:date="2025-11-13T23:07:00Z">
                                    <w:rPr>
                                      <w:ins w:id="65" w:author="ACER" w:date="2025-11-13T23:07:00Z"/>
                                      <w:i/>
                                      <w:sz w:val="18"/>
                                    </w:rPr>
                                  </w:rPrChange>
                                </w:rPr>
                                <w:pPrChange w:id="66" w:author="ACER" w:date="2025-11-13T23:07:00Z">
                                  <w:pPr>
                                    <w:spacing w:before="6" w:line="249" w:lineRule="auto"/>
                                    <w:ind w:left="148"/>
                                  </w:pPr>
                                </w:pPrChange>
                              </w:pPr>
                              <w:ins w:id="67" w:author="ACER" w:date="2025-11-13T23:08:00Z">
                                <w:r>
                                  <w:rPr>
                                    <w:i/>
                                    <w:w w:val="105"/>
                                    <w:sz w:val="18"/>
                                  </w:rPr>
                                  <w:t xml:space="preserve">5 </w:t>
                                </w:r>
                              </w:ins>
                              <w:ins w:id="68" w:author="ACER" w:date="2025-11-13T12:03:00Z">
                                <w:r w:rsidR="00E971FC">
                                  <w:rPr>
                                    <w:i/>
                                    <w:w w:val="105"/>
                                    <w:sz w:val="18"/>
                                  </w:rPr>
                                  <w:t>Principal</w:t>
                                </w:r>
                              </w:ins>
                              <w:del w:id="69" w:author="ACER" w:date="2025-11-13T12:03:00Z">
                                <w:r w:rsidR="00E971FC" w:rsidDel="002A6292">
                                  <w:rPr>
                                    <w:i/>
                                    <w:w w:val="105"/>
                                    <w:sz w:val="18"/>
                                  </w:rPr>
                                  <w:delText>Associate.</w:delText>
                                </w:r>
                                <w:r w:rsidR="00E971FC" w:rsidDel="002A6292">
                                  <w:rPr>
                                    <w:i/>
                                    <w:spacing w:val="-6"/>
                                    <w:w w:val="105"/>
                                    <w:sz w:val="18"/>
                                  </w:rPr>
                                  <w:delText xml:space="preserve"> </w:delText>
                                </w:r>
                                <w:r w:rsidR="00E971FC" w:rsidDel="002A6292">
                                  <w:rPr>
                                    <w:i/>
                                    <w:w w:val="105"/>
                                    <w:sz w:val="18"/>
                                  </w:rPr>
                                  <w:delText>Professor</w:delText>
                                </w:r>
                              </w:del>
                              <w:r w:rsidR="00E971FC">
                                <w:rPr>
                                  <w:i/>
                                  <w:w w:val="105"/>
                                  <w:sz w:val="18"/>
                                </w:rPr>
                                <w:t>,</w:t>
                              </w:r>
                              <w:r w:rsidR="00E971FC">
                                <w:rPr>
                                  <w:i/>
                                  <w:spacing w:val="-6"/>
                                  <w:w w:val="105"/>
                                  <w:sz w:val="18"/>
                                </w:rPr>
                                <w:t xml:space="preserve"> </w:t>
                              </w:r>
                              <w:del w:id="70" w:author="ACER" w:date="2025-11-13T12:03:00Z">
                                <w:r w:rsidR="00E971FC" w:rsidDel="002A6292">
                                  <w:rPr>
                                    <w:i/>
                                    <w:w w:val="105"/>
                                    <w:sz w:val="18"/>
                                  </w:rPr>
                                  <w:delText>Mechanical</w:delText>
                                </w:r>
                                <w:r w:rsidR="00E971FC" w:rsidDel="002A6292">
                                  <w:rPr>
                                    <w:i/>
                                    <w:spacing w:val="-7"/>
                                    <w:w w:val="105"/>
                                    <w:sz w:val="18"/>
                                  </w:rPr>
                                  <w:delText xml:space="preserve"> </w:delText>
                                </w:r>
                              </w:del>
                              <w:r w:rsidR="00E971FC">
                                <w:rPr>
                                  <w:i/>
                                  <w:w w:val="105"/>
                                  <w:sz w:val="18"/>
                                </w:rPr>
                                <w:t>Engineering</w:t>
                              </w:r>
                              <w:r w:rsidR="00E971FC">
                                <w:rPr>
                                  <w:i/>
                                  <w:spacing w:val="-9"/>
                                  <w:w w:val="105"/>
                                  <w:sz w:val="18"/>
                                </w:rPr>
                                <w:t xml:space="preserve"> </w:t>
                              </w:r>
                              <w:r w:rsidR="00E971FC">
                                <w:rPr>
                                  <w:i/>
                                  <w:w w:val="105"/>
                                  <w:sz w:val="18"/>
                                </w:rPr>
                                <w:t>Department</w:t>
                              </w:r>
                              <w:del w:id="71" w:author="ACER" w:date="2025-11-13T12:04:00Z">
                                <w:r w:rsidR="00E971FC" w:rsidDel="002A6292">
                                  <w:rPr>
                                    <w:i/>
                                    <w:w w:val="105"/>
                                    <w:sz w:val="18"/>
                                  </w:rPr>
                                  <w:delText>,</w:delText>
                                </w:r>
                                <w:r w:rsidR="00E971FC" w:rsidDel="002A6292">
                                  <w:rPr>
                                    <w:i/>
                                    <w:spacing w:val="-8"/>
                                    <w:w w:val="105"/>
                                    <w:sz w:val="18"/>
                                  </w:rPr>
                                  <w:delText xml:space="preserve"> </w:delText>
                                </w:r>
                                <w:r w:rsidR="00E971FC" w:rsidDel="002A6292">
                                  <w:rPr>
                                    <w:i/>
                                    <w:w w:val="105"/>
                                    <w:sz w:val="18"/>
                                  </w:rPr>
                                  <w:delText>Gokhale</w:delText>
                                </w:r>
                                <w:r w:rsidR="00E971FC" w:rsidDel="002A6292">
                                  <w:rPr>
                                    <w:i/>
                                    <w:spacing w:val="-8"/>
                                    <w:w w:val="105"/>
                                    <w:sz w:val="18"/>
                                  </w:rPr>
                                  <w:delText xml:space="preserve"> </w:delText>
                                </w:r>
                                <w:r w:rsidR="00E971FC" w:rsidDel="002A6292">
                                  <w:rPr>
                                    <w:i/>
                                    <w:w w:val="105"/>
                                    <w:sz w:val="18"/>
                                  </w:rPr>
                                  <w:delText>Education</w:delText>
                                </w:r>
                                <w:r w:rsidR="00E971FC" w:rsidDel="002A6292">
                                  <w:rPr>
                                    <w:i/>
                                    <w:spacing w:val="-8"/>
                                    <w:w w:val="105"/>
                                    <w:sz w:val="18"/>
                                  </w:rPr>
                                  <w:delText xml:space="preserve"> </w:delText>
                                </w:r>
                                <w:r w:rsidR="00E971FC" w:rsidDel="002A6292">
                                  <w:rPr>
                                    <w:i/>
                                    <w:w w:val="105"/>
                                    <w:sz w:val="18"/>
                                  </w:rPr>
                                  <w:delText>Society’s,</w:delText>
                                </w:r>
                                <w:r w:rsidR="00E971FC" w:rsidDel="002A6292">
                                  <w:rPr>
                                    <w:i/>
                                    <w:spacing w:val="-6"/>
                                    <w:w w:val="105"/>
                                    <w:sz w:val="18"/>
                                  </w:rPr>
                                  <w:delText xml:space="preserve"> </w:delText>
                                </w:r>
                                <w:r w:rsidR="00E971FC" w:rsidDel="002A6292">
                                  <w:rPr>
                                    <w:i/>
                                    <w:w w:val="105"/>
                                    <w:sz w:val="18"/>
                                  </w:rPr>
                                  <w:delText>R.</w:delText>
                                </w:r>
                                <w:r w:rsidR="00E971FC" w:rsidDel="002A6292">
                                  <w:rPr>
                                    <w:i/>
                                    <w:spacing w:val="-8"/>
                                    <w:w w:val="105"/>
                                    <w:sz w:val="18"/>
                                  </w:rPr>
                                  <w:delText xml:space="preserve"> </w:delText>
                                </w:r>
                                <w:r w:rsidR="00E971FC" w:rsidDel="002A6292">
                                  <w:rPr>
                                    <w:i/>
                                    <w:w w:val="105"/>
                                    <w:sz w:val="18"/>
                                  </w:rPr>
                                  <w:delText>H.</w:delText>
                                </w:r>
                                <w:r w:rsidR="00E971FC" w:rsidDel="002A6292">
                                  <w:rPr>
                                    <w:i/>
                                    <w:spacing w:val="-8"/>
                                    <w:w w:val="105"/>
                                    <w:sz w:val="18"/>
                                  </w:rPr>
                                  <w:delText xml:space="preserve"> </w:delText>
                                </w:r>
                                <w:r w:rsidR="00E971FC" w:rsidDel="002A6292">
                                  <w:rPr>
                                    <w:i/>
                                    <w:w w:val="105"/>
                                    <w:sz w:val="18"/>
                                  </w:rPr>
                                  <w:delText>Sapat</w:delText>
                                </w:r>
                                <w:r w:rsidR="00E971FC" w:rsidDel="002A6292">
                                  <w:rPr>
                                    <w:i/>
                                    <w:spacing w:val="-7"/>
                                    <w:w w:val="105"/>
                                    <w:sz w:val="18"/>
                                  </w:rPr>
                                  <w:delText xml:space="preserve"> </w:delText>
                                </w:r>
                                <w:r w:rsidR="00E971FC" w:rsidDel="002A6292">
                                  <w:rPr>
                                    <w:i/>
                                    <w:w w:val="105"/>
                                    <w:sz w:val="18"/>
                                  </w:rPr>
                                  <w:delText>College</w:delText>
                                </w:r>
                                <w:r w:rsidR="00E971FC" w:rsidDel="002A6292">
                                  <w:rPr>
                                    <w:i/>
                                    <w:spacing w:val="-5"/>
                                    <w:w w:val="105"/>
                                    <w:sz w:val="18"/>
                                  </w:rPr>
                                  <w:delText xml:space="preserve"> </w:delText>
                                </w:r>
                                <w:r w:rsidR="00E971FC" w:rsidDel="002A6292">
                                  <w:rPr>
                                    <w:i/>
                                    <w:w w:val="105"/>
                                    <w:sz w:val="18"/>
                                  </w:rPr>
                                  <w:delText>of Engineering, Management studies and Research</w:delText>
                                </w:r>
                              </w:del>
                              <w:r w:rsidR="00E971FC">
                                <w:rPr>
                                  <w:i/>
                                  <w:w w:val="105"/>
                                  <w:sz w:val="18"/>
                                </w:rPr>
                                <w:t>,</w:t>
                              </w:r>
                              <w:ins w:id="72" w:author="ACER" w:date="2025-11-13T12:04:00Z">
                                <w:r w:rsidR="00E971FC">
                                  <w:rPr>
                                    <w:i/>
                                    <w:w w:val="105"/>
                                    <w:sz w:val="18"/>
                                  </w:rPr>
                                  <w:t xml:space="preserve"> Dr. D.Y. College of Engineering and Innovation Talegaon,</w:t>
                                </w:r>
                              </w:ins>
                              <w:del w:id="73" w:author="ACER" w:date="2025-11-13T12:04:00Z">
                                <w:r w:rsidR="00E971FC" w:rsidDel="002A6292">
                                  <w:rPr>
                                    <w:i/>
                                    <w:w w:val="105"/>
                                    <w:sz w:val="18"/>
                                  </w:rPr>
                                  <w:delText xml:space="preserve"> </w:delText>
                                </w:r>
                              </w:del>
                              <w:ins w:id="74" w:author="ACER" w:date="2025-11-13T12:05:00Z">
                                <w:r w:rsidR="00E971FC">
                                  <w:rPr>
                                    <w:i/>
                                    <w:w w:val="105"/>
                                    <w:sz w:val="18"/>
                                  </w:rPr>
                                  <w:t xml:space="preserve"> Pune</w:t>
                                </w:r>
                              </w:ins>
                              <w:del w:id="75" w:author="ACER" w:date="2025-11-13T12:05:00Z">
                                <w:r w:rsidR="00E971FC" w:rsidDel="002A6292">
                                  <w:rPr>
                                    <w:i/>
                                    <w:w w:val="105"/>
                                    <w:sz w:val="18"/>
                                  </w:rPr>
                                  <w:delText>Nashik</w:delText>
                                </w:r>
                              </w:del>
                              <w:r w:rsidR="00E971FC">
                                <w:rPr>
                                  <w:i/>
                                  <w:w w:val="105"/>
                                  <w:sz w:val="18"/>
                                </w:rPr>
                                <w:t>,</w:t>
                              </w:r>
                              <w:ins w:id="76" w:author="ACER" w:date="2025-11-13T12:05:00Z">
                                <w:r w:rsidR="00E971FC">
                                  <w:rPr>
                                    <w:i/>
                                    <w:w w:val="105"/>
                                    <w:sz w:val="18"/>
                                  </w:rPr>
                                  <w:t xml:space="preserve"> </w:t>
                                </w:r>
                              </w:ins>
                              <w:del w:id="77" w:author="ACER" w:date="2025-11-13T12:05:00Z">
                                <w:r w:rsidR="00E971FC" w:rsidDel="002A6292">
                                  <w:rPr>
                                    <w:i/>
                                    <w:w w:val="105"/>
                                    <w:sz w:val="18"/>
                                  </w:rPr>
                                  <w:delText xml:space="preserve"> , </w:delText>
                                </w:r>
                              </w:del>
                              <w:r w:rsidR="00E971FC">
                                <w:rPr>
                                  <w:i/>
                                  <w:w w:val="105"/>
                                  <w:sz w:val="18"/>
                                </w:rPr>
                                <w:t>affiliated to Savitribai phule Pune University, Pune, Maharashtra, India</w:t>
                              </w:r>
                            </w:p>
                            <w:p w14:paraId="25FEB985" w14:textId="77777777" w:rsidR="00BC09A1" w:rsidRDefault="00BC09A1" w:rsidP="00D576F0">
                              <w:pPr>
                                <w:spacing w:before="6" w:line="249" w:lineRule="auto"/>
                                <w:ind w:left="148"/>
                                <w:rPr>
                                  <w:i/>
                                  <w:sz w:val="18"/>
                                </w:rPr>
                              </w:pPr>
                            </w:p>
                            <w:p w14:paraId="7E5362E1" w14:textId="69421B92" w:rsidR="00E971FC" w:rsidDel="00BC09A1" w:rsidRDefault="00E971FC" w:rsidP="00BC09A1">
                              <w:pPr>
                                <w:spacing w:before="3" w:line="249" w:lineRule="auto"/>
                                <w:ind w:left="148"/>
                                <w:rPr>
                                  <w:del w:id="78" w:author="ACER" w:date="2025-11-13T23:07:00Z"/>
                                  <w:i/>
                                  <w:sz w:val="18"/>
                                </w:rPr>
                                <w:pPrChange w:id="79" w:author="ACER" w:date="2025-11-13T23:07:00Z">
                                  <w:pPr>
                                    <w:spacing w:before="3" w:line="249" w:lineRule="auto"/>
                                    <w:ind w:left="148"/>
                                  </w:pPr>
                                </w:pPrChange>
                              </w:pPr>
                              <w:del w:id="80" w:author="ACER" w:date="2025-11-13T23:07:00Z">
                                <w:r w:rsidDel="00BC09A1">
                                  <w:rPr>
                                    <w:i/>
                                    <w:w w:val="105"/>
                                    <w:sz w:val="18"/>
                                  </w:rPr>
                                  <w:delText>2,3,4,5</w:delText>
                                </w:r>
                                <w:r w:rsidDel="00BC09A1">
                                  <w:rPr>
                                    <w:i/>
                                    <w:spacing w:val="-11"/>
                                    <w:w w:val="105"/>
                                    <w:sz w:val="18"/>
                                  </w:rPr>
                                  <w:delText xml:space="preserve"> </w:delText>
                                </w:r>
                                <w:r w:rsidDel="00BC09A1">
                                  <w:rPr>
                                    <w:i/>
                                    <w:w w:val="105"/>
                                    <w:sz w:val="18"/>
                                  </w:rPr>
                                  <w:delText>U.G.</w:delText>
                                </w:r>
                                <w:r w:rsidDel="00BC09A1">
                                  <w:rPr>
                                    <w:i/>
                                    <w:spacing w:val="-6"/>
                                    <w:w w:val="105"/>
                                    <w:sz w:val="18"/>
                                  </w:rPr>
                                  <w:delText xml:space="preserve"> </w:delText>
                                </w:r>
                                <w:r w:rsidDel="00BC09A1">
                                  <w:rPr>
                                    <w:i/>
                                    <w:w w:val="105"/>
                                    <w:sz w:val="18"/>
                                  </w:rPr>
                                  <w:delText>Students,</w:delText>
                                </w:r>
                                <w:r w:rsidDel="00BC09A1">
                                  <w:rPr>
                                    <w:i/>
                                    <w:spacing w:val="-7"/>
                                    <w:w w:val="105"/>
                                    <w:sz w:val="18"/>
                                  </w:rPr>
                                  <w:delText xml:space="preserve"> </w:delText>
                                </w:r>
                              </w:del>
                              <w:del w:id="81" w:author="ACER" w:date="2025-11-13T12:05:00Z">
                                <w:r w:rsidDel="002A6292">
                                  <w:rPr>
                                    <w:i/>
                                    <w:w w:val="105"/>
                                    <w:sz w:val="18"/>
                                  </w:rPr>
                                  <w:delText>Mechanical</w:delText>
                                </w:r>
                              </w:del>
                              <w:del w:id="82" w:author="ACER" w:date="2025-11-13T23:07:00Z">
                                <w:r w:rsidDel="00BC09A1">
                                  <w:rPr>
                                    <w:i/>
                                    <w:spacing w:val="-7"/>
                                    <w:w w:val="105"/>
                                    <w:sz w:val="18"/>
                                  </w:rPr>
                                  <w:delText xml:space="preserve"> </w:delText>
                                </w:r>
                                <w:r w:rsidDel="00BC09A1">
                                  <w:rPr>
                                    <w:i/>
                                    <w:w w:val="105"/>
                                    <w:sz w:val="18"/>
                                  </w:rPr>
                                  <w:delText>Engineering</w:delText>
                                </w:r>
                                <w:r w:rsidDel="00BC09A1">
                                  <w:rPr>
                                    <w:i/>
                                    <w:spacing w:val="-9"/>
                                    <w:w w:val="105"/>
                                    <w:sz w:val="18"/>
                                  </w:rPr>
                                  <w:delText xml:space="preserve"> </w:delText>
                                </w:r>
                                <w:r w:rsidDel="00BC09A1">
                                  <w:rPr>
                                    <w:i/>
                                    <w:w w:val="105"/>
                                    <w:sz w:val="18"/>
                                  </w:rPr>
                                  <w:delText>Department,</w:delText>
                                </w:r>
                                <w:r w:rsidDel="00BC09A1">
                                  <w:rPr>
                                    <w:i/>
                                    <w:spacing w:val="-9"/>
                                    <w:w w:val="105"/>
                                    <w:sz w:val="18"/>
                                  </w:rPr>
                                  <w:delText xml:space="preserve"> </w:delText>
                                </w:r>
                              </w:del>
                              <w:del w:id="83" w:author="ACER" w:date="2025-11-13T12:06:00Z">
                                <w:r w:rsidDel="002A6292">
                                  <w:rPr>
                                    <w:i/>
                                    <w:w w:val="105"/>
                                    <w:sz w:val="18"/>
                                  </w:rPr>
                                  <w:delText>Gokhale</w:delText>
                                </w:r>
                                <w:r w:rsidDel="002A6292">
                                  <w:rPr>
                                    <w:i/>
                                    <w:spacing w:val="-9"/>
                                    <w:w w:val="105"/>
                                    <w:sz w:val="18"/>
                                  </w:rPr>
                                  <w:delText xml:space="preserve"> </w:delText>
                                </w:r>
                                <w:r w:rsidDel="002A6292">
                                  <w:rPr>
                                    <w:i/>
                                    <w:w w:val="105"/>
                                    <w:sz w:val="18"/>
                                  </w:rPr>
                                  <w:delText>Education</w:delText>
                                </w:r>
                                <w:r w:rsidDel="002A6292">
                                  <w:rPr>
                                    <w:i/>
                                    <w:spacing w:val="-7"/>
                                    <w:w w:val="105"/>
                                    <w:sz w:val="18"/>
                                  </w:rPr>
                                  <w:delText xml:space="preserve"> </w:delText>
                                </w:r>
                                <w:r w:rsidDel="002A6292">
                                  <w:rPr>
                                    <w:i/>
                                    <w:w w:val="105"/>
                                    <w:sz w:val="18"/>
                                  </w:rPr>
                                  <w:delText>Society’s,</w:delText>
                                </w:r>
                                <w:r w:rsidDel="002A6292">
                                  <w:rPr>
                                    <w:i/>
                                    <w:spacing w:val="-7"/>
                                    <w:w w:val="105"/>
                                    <w:sz w:val="18"/>
                                  </w:rPr>
                                  <w:delText xml:space="preserve"> </w:delText>
                                </w:r>
                                <w:r w:rsidDel="002A6292">
                                  <w:rPr>
                                    <w:i/>
                                    <w:w w:val="105"/>
                                    <w:sz w:val="18"/>
                                  </w:rPr>
                                  <w:delText>R.H.</w:delText>
                                </w:r>
                                <w:r w:rsidDel="002A6292">
                                  <w:rPr>
                                    <w:i/>
                                    <w:spacing w:val="-9"/>
                                    <w:w w:val="105"/>
                                    <w:sz w:val="18"/>
                                  </w:rPr>
                                  <w:delText xml:space="preserve"> </w:delText>
                                </w:r>
                                <w:r w:rsidDel="002A6292">
                                  <w:rPr>
                                    <w:i/>
                                    <w:w w:val="105"/>
                                    <w:sz w:val="18"/>
                                  </w:rPr>
                                  <w:delText>Sapat</w:delText>
                                </w:r>
                                <w:r w:rsidDel="002A6292">
                                  <w:rPr>
                                    <w:i/>
                                    <w:spacing w:val="-4"/>
                                    <w:w w:val="105"/>
                                    <w:sz w:val="18"/>
                                  </w:rPr>
                                  <w:delText xml:space="preserve"> </w:delText>
                                </w:r>
                                <w:r w:rsidDel="002A6292">
                                  <w:rPr>
                                    <w:i/>
                                    <w:w w:val="105"/>
                                    <w:sz w:val="18"/>
                                  </w:rPr>
                                  <w:delText>College</w:delText>
                                </w:r>
                                <w:r w:rsidDel="002A6292">
                                  <w:rPr>
                                    <w:i/>
                                    <w:spacing w:val="-5"/>
                                    <w:w w:val="105"/>
                                    <w:sz w:val="18"/>
                                  </w:rPr>
                                  <w:delText xml:space="preserve"> </w:delText>
                                </w:r>
                                <w:r w:rsidDel="002A6292">
                                  <w:rPr>
                                    <w:i/>
                                    <w:w w:val="105"/>
                                    <w:sz w:val="18"/>
                                  </w:rPr>
                                  <w:delText>of Engineering, Management studies and Research</w:delText>
                                </w:r>
                              </w:del>
                              <w:del w:id="84" w:author="ACER" w:date="2025-11-13T23:07:00Z">
                                <w:r w:rsidDel="00BC09A1">
                                  <w:rPr>
                                    <w:i/>
                                    <w:w w:val="105"/>
                                    <w:sz w:val="18"/>
                                  </w:rPr>
                                  <w:delText xml:space="preserve">, </w:delText>
                                </w:r>
                              </w:del>
                              <w:del w:id="85" w:author="ACER" w:date="2025-11-13T12:06:00Z">
                                <w:r w:rsidDel="002A6292">
                                  <w:rPr>
                                    <w:i/>
                                    <w:w w:val="105"/>
                                    <w:sz w:val="18"/>
                                  </w:rPr>
                                  <w:delText xml:space="preserve">Nashik, </w:delText>
                                </w:r>
                              </w:del>
                              <w:del w:id="86" w:author="ACER" w:date="2025-11-13T23:07:00Z">
                                <w:r w:rsidDel="00BC09A1">
                                  <w:rPr>
                                    <w:i/>
                                    <w:w w:val="105"/>
                                    <w:sz w:val="18"/>
                                  </w:rPr>
                                  <w:delText>, affiliated to Savitribai phule Pune University, Pune, Maharashtra, India</w:delText>
                                </w:r>
                              </w:del>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4BAF11A" id="_x0000_t202" coordsize="21600,21600" o:spt="202" path="m,l,21600r21600,l21600,xe">
                  <v:stroke joinstyle="miter"/>
                  <v:path gradientshapeok="t" o:connecttype="rect"/>
                </v:shapetype>
                <v:shape id="Textbox 4" o:spid="_x0000_s1026" type="#_x0000_t202" style="position:absolute;margin-left:15.05pt;margin-top:19.15pt;width:468.55pt;height:6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" fillcolor="white [3212]" stroked="f">
                  <v:textbox inset="0,0,0,0">
                    <w:txbxContent>
                      <w:p w14:paraId="149ACC59" w14:textId="771965D1" w:rsidR="00E971FC" w:rsidRDefault="00E971FC" w:rsidP="00BC09A1">
                        <w:pPr>
                          <w:spacing w:before="84"/>
                          <w:ind w:left="148"/>
                          <w:rPr>
                            <w:b/>
                            <w:i/>
                            <w:sz w:val="18"/>
                          </w:rPr>
                        </w:pPr>
                        <w:del w:id="87" w:author="ACER" w:date="2025-11-13T23:08:00Z">
                          <w:r w:rsidDel="00BC09A1">
                            <w:rPr>
                              <w:b/>
                              <w:i/>
                              <w:w w:val="105"/>
                              <w:sz w:val="18"/>
                            </w:rPr>
                            <w:delText>Dr.</w:delText>
                          </w:r>
                          <w:r w:rsidDel="00BC09A1">
                            <w:rPr>
                              <w:b/>
                              <w:i/>
                              <w:spacing w:val="-7"/>
                              <w:w w:val="105"/>
                              <w:sz w:val="18"/>
                            </w:rPr>
                            <w:delText xml:space="preserve"> </w:delText>
                          </w:r>
                        </w:del>
                        <w:del w:id="88" w:author="ACER" w:date="2025-11-13T12:00:00Z">
                          <w:r w:rsidDel="00D576F0">
                            <w:rPr>
                              <w:b/>
                              <w:i/>
                              <w:w w:val="105"/>
                              <w:sz w:val="18"/>
                            </w:rPr>
                            <w:delText>P.</w:delText>
                          </w:r>
                          <w:r w:rsidDel="00D576F0">
                            <w:rPr>
                              <w:b/>
                              <w:i/>
                              <w:spacing w:val="-3"/>
                              <w:w w:val="105"/>
                              <w:sz w:val="18"/>
                            </w:rPr>
                            <w:delText xml:space="preserve"> </w:delText>
                          </w:r>
                          <w:r w:rsidDel="00D576F0">
                            <w:rPr>
                              <w:b/>
                              <w:i/>
                              <w:w w:val="105"/>
                              <w:sz w:val="18"/>
                            </w:rPr>
                            <w:delText>B.</w:delText>
                          </w:r>
                          <w:r w:rsidDel="00D576F0">
                            <w:rPr>
                              <w:b/>
                              <w:i/>
                              <w:spacing w:val="-3"/>
                              <w:w w:val="105"/>
                              <w:sz w:val="18"/>
                            </w:rPr>
                            <w:delText xml:space="preserve"> </w:delText>
                          </w:r>
                          <w:r w:rsidDel="00D576F0">
                            <w:rPr>
                              <w:b/>
                              <w:i/>
                              <w:w w:val="105"/>
                              <w:sz w:val="18"/>
                            </w:rPr>
                            <w:delText>Nehe</w:delText>
                          </w:r>
                        </w:del>
                        <w:del w:id="89" w:author="ACER" w:date="2025-11-13T23:08:00Z">
                          <w:r w:rsidDel="00BC09A1">
                            <w:rPr>
                              <w:b/>
                              <w:i/>
                              <w:spacing w:val="-3"/>
                              <w:w w:val="105"/>
                              <w:sz w:val="18"/>
                            </w:rPr>
                            <w:delText xml:space="preserve"> </w:delText>
                          </w:r>
                          <w:r w:rsidDel="00BC09A1">
                            <w:rPr>
                              <w:b/>
                              <w:i/>
                              <w:w w:val="105"/>
                              <w:sz w:val="18"/>
                              <w:vertAlign w:val="superscript"/>
                            </w:rPr>
                            <w:delText>1</w:delText>
                          </w:r>
                          <w:r w:rsidDel="00BC09A1">
                            <w:rPr>
                              <w:b/>
                              <w:i/>
                              <w:w w:val="105"/>
                              <w:sz w:val="18"/>
                            </w:rPr>
                            <w:delText>,</w:delText>
                          </w:r>
                          <w:r w:rsidDel="00BC09A1">
                            <w:rPr>
                              <w:b/>
                              <w:i/>
                              <w:spacing w:val="-4"/>
                              <w:w w:val="105"/>
                              <w:sz w:val="18"/>
                            </w:rPr>
                            <w:delText xml:space="preserve"> </w:delText>
                          </w:r>
                        </w:del>
                        <w:ins w:id="90" w:author="ACER" w:date="2025-11-13T12:02:00Z">
                          <w:r>
                            <w:rPr>
                              <w:b/>
                              <w:i/>
                              <w:w w:val="105"/>
                              <w:sz w:val="18"/>
                            </w:rPr>
                            <w:t>O.P. Gonjari</w:t>
                          </w:r>
                        </w:ins>
                        <w:del w:id="91" w:author="ACER" w:date="2025-11-13T12:02:00Z">
                          <w:r w:rsidDel="00D576F0">
                            <w:rPr>
                              <w:b/>
                              <w:i/>
                              <w:w w:val="105"/>
                              <w:sz w:val="18"/>
                            </w:rPr>
                            <w:delText>G.</w:delText>
                          </w:r>
                          <w:r w:rsidDel="00D576F0">
                            <w:rPr>
                              <w:b/>
                              <w:i/>
                              <w:spacing w:val="-5"/>
                              <w:w w:val="105"/>
                              <w:sz w:val="18"/>
                            </w:rPr>
                            <w:delText xml:space="preserve"> </w:delText>
                          </w:r>
                          <w:r w:rsidDel="00D576F0">
                            <w:rPr>
                              <w:b/>
                              <w:i/>
                              <w:w w:val="105"/>
                              <w:sz w:val="18"/>
                            </w:rPr>
                            <w:delText>M.</w:delText>
                          </w:r>
                          <w:r w:rsidDel="00D576F0">
                            <w:rPr>
                              <w:b/>
                              <w:i/>
                              <w:spacing w:val="-4"/>
                              <w:w w:val="105"/>
                              <w:sz w:val="18"/>
                            </w:rPr>
                            <w:delText xml:space="preserve"> </w:delText>
                          </w:r>
                          <w:r w:rsidDel="00D576F0">
                            <w:rPr>
                              <w:b/>
                              <w:i/>
                              <w:w w:val="105"/>
                              <w:sz w:val="18"/>
                            </w:rPr>
                            <w:delText>Aherrao</w:delText>
                          </w:r>
                        </w:del>
                        <w:r>
                          <w:rPr>
                            <w:b/>
                            <w:i/>
                            <w:spacing w:val="-7"/>
                            <w:w w:val="105"/>
                            <w:sz w:val="18"/>
                          </w:rPr>
                          <w:t xml:space="preserve"> </w:t>
                        </w:r>
                        <w:ins w:id="92" w:author="ACER" w:date="2025-11-13T23:09:00Z">
                          <w:r w:rsidR="00BC09A1">
                            <w:rPr>
                              <w:b/>
                              <w:i/>
                              <w:w w:val="105"/>
                              <w:sz w:val="18"/>
                              <w:vertAlign w:val="superscript"/>
                            </w:rPr>
                            <w:t>1</w:t>
                          </w:r>
                        </w:ins>
                        <w:del w:id="93" w:author="ACER" w:date="2025-11-13T23:09:00Z">
                          <w:r w:rsidDel="00BC09A1">
                            <w:rPr>
                              <w:b/>
                              <w:i/>
                              <w:w w:val="105"/>
                              <w:sz w:val="18"/>
                              <w:vertAlign w:val="superscript"/>
                            </w:rPr>
                            <w:delText>2</w:delText>
                          </w:r>
                        </w:del>
                        <w:ins w:id="94" w:author="ACER" w:date="2025-11-13T12:02:00Z">
                          <w:r>
                            <w:rPr>
                              <w:b/>
                              <w:i/>
                              <w:spacing w:val="-1"/>
                              <w:w w:val="105"/>
                              <w:sz w:val="18"/>
                            </w:rPr>
                            <w:t xml:space="preserve">, </w:t>
                          </w:r>
                        </w:ins>
                        <w:del w:id="95" w:author="ACER" w:date="2025-11-13T12:02:00Z">
                          <w:r w:rsidDel="002A6292">
                            <w:rPr>
                              <w:b/>
                              <w:i/>
                              <w:spacing w:val="-1"/>
                              <w:w w:val="105"/>
                              <w:sz w:val="18"/>
                            </w:rPr>
                            <w:delText xml:space="preserve"> </w:delText>
                          </w:r>
                        </w:del>
                        <w:ins w:id="96" w:author="ACER" w:date="2025-11-13T12:02:00Z">
                          <w:r>
                            <w:rPr>
                              <w:b/>
                              <w:i/>
                              <w:w w:val="105"/>
                              <w:sz w:val="18"/>
                            </w:rPr>
                            <w:t>K</w:t>
                          </w:r>
                        </w:ins>
                        <w:del w:id="97" w:author="ACER" w:date="2025-11-13T12:02:00Z">
                          <w:r w:rsidDel="002A6292">
                            <w:rPr>
                              <w:b/>
                              <w:i/>
                              <w:w w:val="105"/>
                              <w:sz w:val="18"/>
                            </w:rPr>
                            <w:delText>R</w:delText>
                          </w:r>
                        </w:del>
                        <w:r>
                          <w:rPr>
                            <w:b/>
                            <w:i/>
                            <w:w w:val="105"/>
                            <w:sz w:val="18"/>
                          </w:rPr>
                          <w:t>.</w:t>
                        </w:r>
                        <w:r>
                          <w:rPr>
                            <w:b/>
                            <w:i/>
                            <w:spacing w:val="-4"/>
                            <w:w w:val="105"/>
                            <w:sz w:val="18"/>
                          </w:rPr>
                          <w:t xml:space="preserve"> </w:t>
                        </w:r>
                        <w:ins w:id="98" w:author="ACER" w:date="2025-11-13T12:02:00Z">
                          <w:r>
                            <w:rPr>
                              <w:b/>
                              <w:i/>
                              <w:w w:val="105"/>
                              <w:sz w:val="18"/>
                            </w:rPr>
                            <w:t>V</w:t>
                          </w:r>
                        </w:ins>
                        <w:del w:id="99" w:author="ACER" w:date="2025-11-13T12:02:00Z">
                          <w:r w:rsidDel="002A6292">
                            <w:rPr>
                              <w:b/>
                              <w:i/>
                              <w:w w:val="105"/>
                              <w:sz w:val="18"/>
                            </w:rPr>
                            <w:delText>R</w:delText>
                          </w:r>
                        </w:del>
                        <w:r>
                          <w:rPr>
                            <w:b/>
                            <w:i/>
                            <w:w w:val="105"/>
                            <w:sz w:val="18"/>
                          </w:rPr>
                          <w:t>.</w:t>
                        </w:r>
                        <w:r>
                          <w:rPr>
                            <w:b/>
                            <w:i/>
                            <w:spacing w:val="-5"/>
                            <w:w w:val="105"/>
                            <w:sz w:val="18"/>
                          </w:rPr>
                          <w:t xml:space="preserve"> </w:t>
                        </w:r>
                        <w:ins w:id="100" w:author="ACER" w:date="2025-11-13T12:03:00Z">
                          <w:r>
                            <w:rPr>
                              <w:b/>
                              <w:i/>
                              <w:w w:val="105"/>
                              <w:sz w:val="18"/>
                            </w:rPr>
                            <w:t>Ghule</w:t>
                          </w:r>
                        </w:ins>
                        <w:del w:id="101" w:author="ACER" w:date="2025-11-13T12:03:00Z">
                          <w:r w:rsidDel="002A6292">
                            <w:rPr>
                              <w:b/>
                              <w:i/>
                              <w:w w:val="105"/>
                              <w:sz w:val="18"/>
                            </w:rPr>
                            <w:delText>Athawal</w:delText>
                          </w:r>
                        </w:del>
                        <w:del w:id="102" w:author="ACER" w:date="2025-11-13T12:02:00Z">
                          <w:r w:rsidDel="002A6292">
                            <w:rPr>
                              <w:b/>
                              <w:i/>
                              <w:w w:val="105"/>
                              <w:sz w:val="18"/>
                            </w:rPr>
                            <w:delText>e</w:delText>
                          </w:r>
                        </w:del>
                        <w:r>
                          <w:rPr>
                            <w:b/>
                            <w:i/>
                            <w:spacing w:val="-3"/>
                            <w:w w:val="105"/>
                            <w:sz w:val="18"/>
                          </w:rPr>
                          <w:t xml:space="preserve"> </w:t>
                        </w:r>
                        <w:ins w:id="103" w:author="ACER" w:date="2025-11-13T23:09:00Z">
                          <w:r w:rsidR="00BC09A1">
                            <w:rPr>
                              <w:b/>
                              <w:i/>
                              <w:w w:val="105"/>
                              <w:sz w:val="18"/>
                              <w:vertAlign w:val="superscript"/>
                            </w:rPr>
                            <w:t>2</w:t>
                          </w:r>
                        </w:ins>
                        <w:del w:id="104" w:author="ACER" w:date="2025-11-13T23:09:00Z">
                          <w:r w:rsidDel="00BC09A1">
                            <w:rPr>
                              <w:b/>
                              <w:i/>
                              <w:w w:val="105"/>
                              <w:sz w:val="18"/>
                              <w:vertAlign w:val="superscript"/>
                            </w:rPr>
                            <w:delText>3</w:delText>
                          </w:r>
                        </w:del>
                        <w:r>
                          <w:rPr>
                            <w:b/>
                            <w:i/>
                            <w:w w:val="105"/>
                            <w:sz w:val="18"/>
                          </w:rPr>
                          <w:t>,</w:t>
                        </w:r>
                        <w:r>
                          <w:rPr>
                            <w:b/>
                            <w:i/>
                            <w:spacing w:val="-4"/>
                            <w:w w:val="105"/>
                            <w:sz w:val="18"/>
                          </w:rPr>
                          <w:t xml:space="preserve"> </w:t>
                        </w:r>
                        <w:ins w:id="105" w:author="ACER" w:date="2025-11-13T12:03:00Z">
                          <w:r>
                            <w:rPr>
                              <w:b/>
                              <w:i/>
                              <w:w w:val="105"/>
                              <w:sz w:val="18"/>
                            </w:rPr>
                            <w:t>S</w:t>
                          </w:r>
                        </w:ins>
                        <w:del w:id="106" w:author="ACER" w:date="2025-11-13T12:03:00Z">
                          <w:r w:rsidDel="002A6292">
                            <w:rPr>
                              <w:b/>
                              <w:i/>
                              <w:w w:val="105"/>
                              <w:sz w:val="18"/>
                            </w:rPr>
                            <w:delText>V</w:delText>
                          </w:r>
                        </w:del>
                        <w:r>
                          <w:rPr>
                            <w:b/>
                            <w:i/>
                            <w:w w:val="105"/>
                            <w:sz w:val="18"/>
                          </w:rPr>
                          <w:t>.</w:t>
                        </w:r>
                        <w:r>
                          <w:rPr>
                            <w:b/>
                            <w:i/>
                            <w:spacing w:val="1"/>
                            <w:w w:val="105"/>
                            <w:sz w:val="18"/>
                          </w:rPr>
                          <w:t xml:space="preserve"> </w:t>
                        </w:r>
                        <w:ins w:id="107" w:author="ACER" w:date="2025-11-13T12:03:00Z">
                          <w:r>
                            <w:rPr>
                              <w:b/>
                              <w:i/>
                              <w:w w:val="105"/>
                              <w:sz w:val="18"/>
                            </w:rPr>
                            <w:t>S</w:t>
                          </w:r>
                        </w:ins>
                        <w:del w:id="108" w:author="ACER" w:date="2025-11-13T12:03:00Z">
                          <w:r w:rsidDel="002A6292">
                            <w:rPr>
                              <w:b/>
                              <w:i/>
                              <w:w w:val="105"/>
                              <w:sz w:val="18"/>
                            </w:rPr>
                            <w:delText>M</w:delText>
                          </w:r>
                        </w:del>
                        <w:r>
                          <w:rPr>
                            <w:b/>
                            <w:i/>
                            <w:w w:val="105"/>
                            <w:sz w:val="18"/>
                          </w:rPr>
                          <w:t>.</w:t>
                        </w:r>
                        <w:r>
                          <w:rPr>
                            <w:b/>
                            <w:i/>
                            <w:spacing w:val="-3"/>
                            <w:w w:val="105"/>
                            <w:sz w:val="18"/>
                          </w:rPr>
                          <w:t xml:space="preserve"> </w:t>
                        </w:r>
                        <w:ins w:id="109" w:author="ACER" w:date="2025-11-13T12:03:00Z">
                          <w:r>
                            <w:rPr>
                              <w:b/>
                              <w:i/>
                              <w:w w:val="105"/>
                              <w:sz w:val="18"/>
                            </w:rPr>
                            <w:t>Gawali</w:t>
                          </w:r>
                        </w:ins>
                        <w:del w:id="110" w:author="ACER" w:date="2025-11-13T12:03:00Z">
                          <w:r w:rsidDel="002A6292">
                            <w:rPr>
                              <w:b/>
                              <w:i/>
                              <w:w w:val="105"/>
                              <w:sz w:val="18"/>
                            </w:rPr>
                            <w:delText>Katwe</w:delText>
                          </w:r>
                        </w:del>
                        <w:r>
                          <w:rPr>
                            <w:b/>
                            <w:i/>
                            <w:spacing w:val="-16"/>
                            <w:w w:val="105"/>
                            <w:sz w:val="18"/>
                          </w:rPr>
                          <w:t xml:space="preserve"> </w:t>
                        </w:r>
                        <w:ins w:id="111" w:author="ACER" w:date="2025-11-13T23:09:00Z">
                          <w:r w:rsidR="00BC09A1">
                            <w:rPr>
                              <w:b/>
                              <w:i/>
                              <w:w w:val="105"/>
                              <w:sz w:val="18"/>
                              <w:vertAlign w:val="superscript"/>
                            </w:rPr>
                            <w:t>3</w:t>
                          </w:r>
                        </w:ins>
                        <w:del w:id="112" w:author="ACER" w:date="2025-11-13T23:09:00Z">
                          <w:r w:rsidDel="00BC09A1">
                            <w:rPr>
                              <w:b/>
                              <w:i/>
                              <w:w w:val="105"/>
                              <w:sz w:val="18"/>
                              <w:vertAlign w:val="superscript"/>
                            </w:rPr>
                            <w:delText>4</w:delText>
                          </w:r>
                        </w:del>
                        <w:ins w:id="113" w:author="ACER" w:date="2025-11-13T23:09:00Z">
                          <w:r w:rsidR="00BC09A1">
                            <w:rPr>
                              <w:b/>
                              <w:i/>
                              <w:spacing w:val="-1"/>
                              <w:w w:val="105"/>
                              <w:sz w:val="18"/>
                            </w:rPr>
                            <w:t xml:space="preserve">, </w:t>
                          </w:r>
                        </w:ins>
                        <w:del w:id="114" w:author="ACER" w:date="2025-11-13T23:09:00Z">
                          <w:r w:rsidDel="00BC09A1">
                            <w:rPr>
                              <w:b/>
                              <w:i/>
                              <w:spacing w:val="-1"/>
                              <w:w w:val="105"/>
                              <w:sz w:val="18"/>
                            </w:rPr>
                            <w:delText xml:space="preserve"> </w:delText>
                          </w:r>
                        </w:del>
                        <w:ins w:id="115" w:author="ACER" w:date="2025-11-13T12:03:00Z">
                          <w:r>
                            <w:rPr>
                              <w:b/>
                              <w:i/>
                              <w:w w:val="105"/>
                              <w:sz w:val="18"/>
                            </w:rPr>
                            <w:t>M</w:t>
                          </w:r>
                        </w:ins>
                        <w:del w:id="116" w:author="ACER" w:date="2025-11-13T12:03:00Z">
                          <w:r w:rsidDel="002A6292">
                            <w:rPr>
                              <w:b/>
                              <w:i/>
                              <w:w w:val="105"/>
                              <w:sz w:val="18"/>
                            </w:rPr>
                            <w:delText>D</w:delText>
                          </w:r>
                        </w:del>
                        <w:r>
                          <w:rPr>
                            <w:b/>
                            <w:i/>
                            <w:w w:val="105"/>
                            <w:sz w:val="18"/>
                          </w:rPr>
                          <w:t>.</w:t>
                        </w:r>
                        <w:r>
                          <w:rPr>
                            <w:b/>
                            <w:i/>
                            <w:spacing w:val="-5"/>
                            <w:w w:val="105"/>
                            <w:sz w:val="18"/>
                          </w:rPr>
                          <w:t xml:space="preserve"> </w:t>
                        </w:r>
                        <w:ins w:id="117" w:author="ACER" w:date="2025-11-13T12:03:00Z">
                          <w:r>
                            <w:rPr>
                              <w:b/>
                              <w:i/>
                              <w:w w:val="105"/>
                              <w:sz w:val="18"/>
                            </w:rPr>
                            <w:t>S</w:t>
                          </w:r>
                        </w:ins>
                        <w:del w:id="118" w:author="ACER" w:date="2025-11-13T12:03:00Z">
                          <w:r w:rsidDel="002A6292">
                            <w:rPr>
                              <w:b/>
                              <w:i/>
                              <w:w w:val="105"/>
                              <w:sz w:val="18"/>
                            </w:rPr>
                            <w:delText>P</w:delText>
                          </w:r>
                        </w:del>
                        <w:r>
                          <w:rPr>
                            <w:b/>
                            <w:i/>
                            <w:w w:val="105"/>
                            <w:sz w:val="18"/>
                          </w:rPr>
                          <w:t>.</w:t>
                        </w:r>
                        <w:r>
                          <w:rPr>
                            <w:b/>
                            <w:i/>
                            <w:spacing w:val="-4"/>
                            <w:w w:val="105"/>
                            <w:sz w:val="18"/>
                          </w:rPr>
                          <w:t xml:space="preserve"> </w:t>
                        </w:r>
                        <w:ins w:id="119" w:author="ACER" w:date="2025-11-13T12:03:00Z">
                          <w:r>
                            <w:rPr>
                              <w:b/>
                              <w:i/>
                              <w:w w:val="105"/>
                              <w:sz w:val="18"/>
                            </w:rPr>
                            <w:t>Pawar</w:t>
                          </w:r>
                        </w:ins>
                        <w:del w:id="120" w:author="ACER" w:date="2025-11-13T12:03:00Z">
                          <w:r w:rsidDel="002A6292">
                            <w:rPr>
                              <w:b/>
                              <w:i/>
                              <w:w w:val="105"/>
                              <w:sz w:val="18"/>
                            </w:rPr>
                            <w:delText>Lonare</w:delText>
                          </w:r>
                        </w:del>
                        <w:r>
                          <w:rPr>
                            <w:b/>
                            <w:i/>
                            <w:spacing w:val="-5"/>
                            <w:w w:val="105"/>
                            <w:sz w:val="18"/>
                          </w:rPr>
                          <w:t xml:space="preserve"> </w:t>
                        </w:r>
                        <w:ins w:id="121" w:author="ACER" w:date="2025-11-13T23:09:00Z">
                          <w:r w:rsidR="00BC09A1">
                            <w:rPr>
                              <w:b/>
                              <w:i/>
                              <w:spacing w:val="-10"/>
                              <w:w w:val="105"/>
                              <w:sz w:val="18"/>
                              <w:vertAlign w:val="superscript"/>
                            </w:rPr>
                            <w:t>4</w:t>
                          </w:r>
                        </w:ins>
                        <w:del w:id="122" w:author="ACER" w:date="2025-11-13T23:09:00Z">
                          <w:r w:rsidDel="00BC09A1">
                            <w:rPr>
                              <w:b/>
                              <w:i/>
                              <w:spacing w:val="-10"/>
                              <w:w w:val="105"/>
                              <w:sz w:val="18"/>
                              <w:vertAlign w:val="superscript"/>
                            </w:rPr>
                            <w:delText>5</w:delText>
                          </w:r>
                        </w:del>
                        <w:ins w:id="123" w:author="ACER" w:date="2025-11-13T23:08:00Z">
                          <w:r w:rsidR="00BC09A1">
                            <w:rPr>
                              <w:b/>
                              <w:i/>
                              <w:spacing w:val="-10"/>
                              <w:w w:val="105"/>
                              <w:sz w:val="18"/>
                              <w:vertAlign w:val="superscript"/>
                            </w:rPr>
                            <w:t xml:space="preserve"> </w:t>
                          </w:r>
                          <w:r w:rsidR="00BC09A1">
                            <w:rPr>
                              <w:b/>
                              <w:i/>
                              <w:sz w:val="18"/>
                            </w:rPr>
                            <w:t>,</w:t>
                          </w:r>
                          <w:r w:rsidR="00BC09A1" w:rsidRPr="00BC09A1">
                            <w:rPr>
                              <w:b/>
                              <w:i/>
                              <w:w w:val="105"/>
                              <w:sz w:val="18"/>
                            </w:rPr>
                            <w:t xml:space="preserve"> </w:t>
                          </w:r>
                          <w:r w:rsidR="00BC09A1">
                            <w:rPr>
                              <w:b/>
                              <w:i/>
                              <w:w w:val="105"/>
                              <w:sz w:val="18"/>
                            </w:rPr>
                            <w:t>Dr.</w:t>
                          </w:r>
                          <w:r w:rsidR="00BC09A1">
                            <w:rPr>
                              <w:b/>
                              <w:i/>
                              <w:spacing w:val="-7"/>
                              <w:w w:val="105"/>
                              <w:sz w:val="18"/>
                            </w:rPr>
                            <w:t xml:space="preserve"> </w:t>
                          </w:r>
                          <w:r w:rsidR="00BC09A1">
                            <w:rPr>
                              <w:b/>
                              <w:i/>
                              <w:w w:val="105"/>
                              <w:sz w:val="18"/>
                            </w:rPr>
                            <w:t>Suresh Mali</w:t>
                          </w:r>
                          <w:r w:rsidR="00BC09A1">
                            <w:rPr>
                              <w:b/>
                              <w:i/>
                              <w:spacing w:val="-3"/>
                              <w:w w:val="105"/>
                              <w:sz w:val="18"/>
                            </w:rPr>
                            <w:t xml:space="preserve"> </w:t>
                          </w:r>
                          <w:r w:rsidR="00BC09A1">
                            <w:rPr>
                              <w:b/>
                              <w:i/>
                              <w:w w:val="105"/>
                              <w:sz w:val="18"/>
                              <w:vertAlign w:val="superscript"/>
                            </w:rPr>
                            <w:t>5</w:t>
                          </w:r>
                        </w:ins>
                      </w:p>
                      <w:p w14:paraId="4C0EAC75" w14:textId="158253D4" w:rsidR="00BC09A1" w:rsidRPr="00BC09A1" w:rsidRDefault="00E971FC" w:rsidP="00BC09A1">
                        <w:pPr>
                          <w:spacing w:before="3" w:line="249" w:lineRule="auto"/>
                          <w:ind w:left="148"/>
                          <w:rPr>
                            <w:ins w:id="124" w:author="ACER" w:date="2025-11-13T23:07:00Z"/>
                            <w:i/>
                            <w:sz w:val="18"/>
                            <w:rPrChange w:id="125" w:author="ACER" w:date="2025-11-13T23:08:00Z">
                              <w:rPr>
                                <w:ins w:id="126" w:author="ACER" w:date="2025-11-13T23:07:00Z"/>
                                <w:i/>
                                <w:spacing w:val="-9"/>
                                <w:w w:val="105"/>
                                <w:sz w:val="18"/>
                              </w:rPr>
                            </w:rPrChange>
                          </w:rPr>
                          <w:pPrChange w:id="127" w:author="ACER" w:date="2025-11-13T23:08:00Z">
                            <w:pPr>
                              <w:spacing w:before="6" w:line="249" w:lineRule="auto"/>
                              <w:ind w:left="148"/>
                            </w:pPr>
                          </w:pPrChange>
                        </w:pPr>
                        <w:r>
                          <w:rPr>
                            <w:i/>
                            <w:w w:val="105"/>
                            <w:sz w:val="18"/>
                          </w:rPr>
                          <w:t>1</w:t>
                        </w:r>
                        <w:ins w:id="128" w:author="ACER" w:date="2025-11-13T23:07:00Z">
                          <w:r w:rsidR="00BC09A1">
                            <w:rPr>
                              <w:i/>
                              <w:spacing w:val="-9"/>
                              <w:w w:val="105"/>
                              <w:sz w:val="18"/>
                            </w:rPr>
                            <w:t>,</w:t>
                          </w:r>
                          <w:r w:rsidR="00BC09A1">
                            <w:rPr>
                              <w:i/>
                              <w:w w:val="105"/>
                              <w:sz w:val="18"/>
                            </w:rPr>
                            <w:t xml:space="preserve">2,3,4 </w:t>
                          </w:r>
                          <w:r w:rsidR="00BC09A1">
                            <w:rPr>
                              <w:i/>
                              <w:spacing w:val="-11"/>
                              <w:w w:val="105"/>
                              <w:sz w:val="18"/>
                            </w:rPr>
                            <w:t xml:space="preserve"> </w:t>
                          </w:r>
                          <w:r w:rsidR="00BC09A1">
                            <w:rPr>
                              <w:i/>
                              <w:w w:val="105"/>
                              <w:sz w:val="18"/>
                            </w:rPr>
                            <w:t>U.G.</w:t>
                          </w:r>
                          <w:r w:rsidR="00BC09A1">
                            <w:rPr>
                              <w:i/>
                              <w:spacing w:val="-6"/>
                              <w:w w:val="105"/>
                              <w:sz w:val="18"/>
                            </w:rPr>
                            <w:t xml:space="preserve"> </w:t>
                          </w:r>
                          <w:r w:rsidR="00BC09A1">
                            <w:rPr>
                              <w:i/>
                              <w:w w:val="105"/>
                              <w:sz w:val="18"/>
                            </w:rPr>
                            <w:t>Students,</w:t>
                          </w:r>
                          <w:r w:rsidR="00BC09A1">
                            <w:rPr>
                              <w:i/>
                              <w:spacing w:val="-7"/>
                              <w:w w:val="105"/>
                              <w:sz w:val="18"/>
                            </w:rPr>
                            <w:t xml:space="preserve"> </w:t>
                          </w:r>
                          <w:r w:rsidR="00BC09A1">
                            <w:rPr>
                              <w:i/>
                              <w:w w:val="105"/>
                              <w:sz w:val="18"/>
                            </w:rPr>
                            <w:t>Computer</w:t>
                          </w:r>
                          <w:r w:rsidR="00BC09A1">
                            <w:rPr>
                              <w:i/>
                              <w:spacing w:val="-7"/>
                              <w:w w:val="105"/>
                              <w:sz w:val="18"/>
                            </w:rPr>
                            <w:t xml:space="preserve"> </w:t>
                          </w:r>
                          <w:r w:rsidR="00BC09A1">
                            <w:rPr>
                              <w:i/>
                              <w:w w:val="105"/>
                              <w:sz w:val="18"/>
                            </w:rPr>
                            <w:t>Engineering</w:t>
                          </w:r>
                          <w:r w:rsidR="00BC09A1">
                            <w:rPr>
                              <w:i/>
                              <w:spacing w:val="-9"/>
                              <w:w w:val="105"/>
                              <w:sz w:val="18"/>
                            </w:rPr>
                            <w:t xml:space="preserve"> </w:t>
                          </w:r>
                          <w:r w:rsidR="00BC09A1">
                            <w:rPr>
                              <w:i/>
                              <w:w w:val="105"/>
                              <w:sz w:val="18"/>
                            </w:rPr>
                            <w:t>Department,</w:t>
                          </w:r>
                          <w:r w:rsidR="00BC09A1">
                            <w:rPr>
                              <w:i/>
                              <w:spacing w:val="-9"/>
                              <w:w w:val="105"/>
                              <w:sz w:val="18"/>
                            </w:rPr>
                            <w:t xml:space="preserve"> </w:t>
                          </w:r>
                          <w:r w:rsidR="00BC09A1">
                            <w:rPr>
                              <w:i/>
                              <w:w w:val="105"/>
                              <w:sz w:val="18"/>
                            </w:rPr>
                            <w:t>Dr. D.Y. College of Engineering and Innovation Talegaon, Pune, affiliated to Savitribai phule Pune University, Pune, Maharashtra, India</w:t>
                          </w:r>
                        </w:ins>
                        <w:del w:id="129" w:author="ACER" w:date="2025-11-13T23:07:00Z">
                          <w:r w:rsidDel="00BC09A1">
                            <w:rPr>
                              <w:i/>
                              <w:spacing w:val="-9"/>
                              <w:w w:val="105"/>
                              <w:sz w:val="18"/>
                            </w:rPr>
                            <w:delText xml:space="preserve"> </w:delText>
                          </w:r>
                        </w:del>
                      </w:p>
                      <w:p w14:paraId="472CBAFB" w14:textId="12975806" w:rsidR="00BC09A1" w:rsidRPr="00BC09A1" w:rsidRDefault="00BC09A1" w:rsidP="00BC09A1">
                        <w:pPr>
                          <w:spacing w:before="6" w:line="249" w:lineRule="auto"/>
                          <w:ind w:left="148"/>
                          <w:rPr>
                            <w:ins w:id="130" w:author="ACER" w:date="2025-11-13T23:07:00Z"/>
                            <w:i/>
                            <w:w w:val="105"/>
                            <w:sz w:val="18"/>
                            <w:rPrChange w:id="131" w:author="ACER" w:date="2025-11-13T23:07:00Z">
                              <w:rPr>
                                <w:ins w:id="132" w:author="ACER" w:date="2025-11-13T23:07:00Z"/>
                                <w:i/>
                                <w:sz w:val="18"/>
                              </w:rPr>
                            </w:rPrChange>
                          </w:rPr>
                          <w:pPrChange w:id="133" w:author="ACER" w:date="2025-11-13T23:07:00Z">
                            <w:pPr>
                              <w:spacing w:before="6" w:line="249" w:lineRule="auto"/>
                              <w:ind w:left="148"/>
                            </w:pPr>
                          </w:pPrChange>
                        </w:pPr>
                        <w:ins w:id="134" w:author="ACER" w:date="2025-11-13T23:08:00Z">
                          <w:r>
                            <w:rPr>
                              <w:i/>
                              <w:w w:val="105"/>
                              <w:sz w:val="18"/>
                            </w:rPr>
                            <w:t xml:space="preserve">5 </w:t>
                          </w:r>
                        </w:ins>
                        <w:ins w:id="135" w:author="ACER" w:date="2025-11-13T12:03:00Z">
                          <w:r w:rsidR="00E971FC">
                            <w:rPr>
                              <w:i/>
                              <w:w w:val="105"/>
                              <w:sz w:val="18"/>
                            </w:rPr>
                            <w:t>Principal</w:t>
                          </w:r>
                        </w:ins>
                        <w:del w:id="136" w:author="ACER" w:date="2025-11-13T12:03:00Z">
                          <w:r w:rsidR="00E971FC" w:rsidDel="002A6292">
                            <w:rPr>
                              <w:i/>
                              <w:w w:val="105"/>
                              <w:sz w:val="18"/>
                            </w:rPr>
                            <w:delText>Associate.</w:delText>
                          </w:r>
                          <w:r w:rsidR="00E971FC" w:rsidDel="002A6292">
                            <w:rPr>
                              <w:i/>
                              <w:spacing w:val="-6"/>
                              <w:w w:val="105"/>
                              <w:sz w:val="18"/>
                            </w:rPr>
                            <w:delText xml:space="preserve"> </w:delText>
                          </w:r>
                          <w:r w:rsidR="00E971FC" w:rsidDel="002A6292">
                            <w:rPr>
                              <w:i/>
                              <w:w w:val="105"/>
                              <w:sz w:val="18"/>
                            </w:rPr>
                            <w:delText>Professor</w:delText>
                          </w:r>
                        </w:del>
                        <w:r w:rsidR="00E971FC">
                          <w:rPr>
                            <w:i/>
                            <w:w w:val="105"/>
                            <w:sz w:val="18"/>
                          </w:rPr>
                          <w:t>,</w:t>
                        </w:r>
                        <w:r w:rsidR="00E971FC">
                          <w:rPr>
                            <w:i/>
                            <w:spacing w:val="-6"/>
                            <w:w w:val="105"/>
                            <w:sz w:val="18"/>
                          </w:rPr>
                          <w:t xml:space="preserve"> </w:t>
                        </w:r>
                        <w:del w:id="137" w:author="ACER" w:date="2025-11-13T12:03:00Z">
                          <w:r w:rsidR="00E971FC" w:rsidDel="002A6292">
                            <w:rPr>
                              <w:i/>
                              <w:w w:val="105"/>
                              <w:sz w:val="18"/>
                            </w:rPr>
                            <w:delText>Mechanical</w:delText>
                          </w:r>
                          <w:r w:rsidR="00E971FC" w:rsidDel="002A6292">
                            <w:rPr>
                              <w:i/>
                              <w:spacing w:val="-7"/>
                              <w:w w:val="105"/>
                              <w:sz w:val="18"/>
                            </w:rPr>
                            <w:delText xml:space="preserve"> </w:delText>
                          </w:r>
                        </w:del>
                        <w:r w:rsidR="00E971FC">
                          <w:rPr>
                            <w:i/>
                            <w:w w:val="105"/>
                            <w:sz w:val="18"/>
                          </w:rPr>
                          <w:t>Engineering</w:t>
                        </w:r>
                        <w:r w:rsidR="00E971FC">
                          <w:rPr>
                            <w:i/>
                            <w:spacing w:val="-9"/>
                            <w:w w:val="105"/>
                            <w:sz w:val="18"/>
                          </w:rPr>
                          <w:t xml:space="preserve"> </w:t>
                        </w:r>
                        <w:r w:rsidR="00E971FC">
                          <w:rPr>
                            <w:i/>
                            <w:w w:val="105"/>
                            <w:sz w:val="18"/>
                          </w:rPr>
                          <w:t>Department</w:t>
                        </w:r>
                        <w:del w:id="138" w:author="ACER" w:date="2025-11-13T12:04:00Z">
                          <w:r w:rsidR="00E971FC" w:rsidDel="002A6292">
                            <w:rPr>
                              <w:i/>
                              <w:w w:val="105"/>
                              <w:sz w:val="18"/>
                            </w:rPr>
                            <w:delText>,</w:delText>
                          </w:r>
                          <w:r w:rsidR="00E971FC" w:rsidDel="002A6292">
                            <w:rPr>
                              <w:i/>
                              <w:spacing w:val="-8"/>
                              <w:w w:val="105"/>
                              <w:sz w:val="18"/>
                            </w:rPr>
                            <w:delText xml:space="preserve"> </w:delText>
                          </w:r>
                          <w:r w:rsidR="00E971FC" w:rsidDel="002A6292">
                            <w:rPr>
                              <w:i/>
                              <w:w w:val="105"/>
                              <w:sz w:val="18"/>
                            </w:rPr>
                            <w:delText>Gokhale</w:delText>
                          </w:r>
                          <w:r w:rsidR="00E971FC" w:rsidDel="002A6292">
                            <w:rPr>
                              <w:i/>
                              <w:spacing w:val="-8"/>
                              <w:w w:val="105"/>
                              <w:sz w:val="18"/>
                            </w:rPr>
                            <w:delText xml:space="preserve"> </w:delText>
                          </w:r>
                          <w:r w:rsidR="00E971FC" w:rsidDel="002A6292">
                            <w:rPr>
                              <w:i/>
                              <w:w w:val="105"/>
                              <w:sz w:val="18"/>
                            </w:rPr>
                            <w:delText>Education</w:delText>
                          </w:r>
                          <w:r w:rsidR="00E971FC" w:rsidDel="002A6292">
                            <w:rPr>
                              <w:i/>
                              <w:spacing w:val="-8"/>
                              <w:w w:val="105"/>
                              <w:sz w:val="18"/>
                            </w:rPr>
                            <w:delText xml:space="preserve"> </w:delText>
                          </w:r>
                          <w:r w:rsidR="00E971FC" w:rsidDel="002A6292">
                            <w:rPr>
                              <w:i/>
                              <w:w w:val="105"/>
                              <w:sz w:val="18"/>
                            </w:rPr>
                            <w:delText>Society’s,</w:delText>
                          </w:r>
                          <w:r w:rsidR="00E971FC" w:rsidDel="002A6292">
                            <w:rPr>
                              <w:i/>
                              <w:spacing w:val="-6"/>
                              <w:w w:val="105"/>
                              <w:sz w:val="18"/>
                            </w:rPr>
                            <w:delText xml:space="preserve"> </w:delText>
                          </w:r>
                          <w:r w:rsidR="00E971FC" w:rsidDel="002A6292">
                            <w:rPr>
                              <w:i/>
                              <w:w w:val="105"/>
                              <w:sz w:val="18"/>
                            </w:rPr>
                            <w:delText>R.</w:delText>
                          </w:r>
                          <w:r w:rsidR="00E971FC" w:rsidDel="002A6292">
                            <w:rPr>
                              <w:i/>
                              <w:spacing w:val="-8"/>
                              <w:w w:val="105"/>
                              <w:sz w:val="18"/>
                            </w:rPr>
                            <w:delText xml:space="preserve"> </w:delText>
                          </w:r>
                          <w:r w:rsidR="00E971FC" w:rsidDel="002A6292">
                            <w:rPr>
                              <w:i/>
                              <w:w w:val="105"/>
                              <w:sz w:val="18"/>
                            </w:rPr>
                            <w:delText>H.</w:delText>
                          </w:r>
                          <w:r w:rsidR="00E971FC" w:rsidDel="002A6292">
                            <w:rPr>
                              <w:i/>
                              <w:spacing w:val="-8"/>
                              <w:w w:val="105"/>
                              <w:sz w:val="18"/>
                            </w:rPr>
                            <w:delText xml:space="preserve"> </w:delText>
                          </w:r>
                          <w:r w:rsidR="00E971FC" w:rsidDel="002A6292">
                            <w:rPr>
                              <w:i/>
                              <w:w w:val="105"/>
                              <w:sz w:val="18"/>
                            </w:rPr>
                            <w:delText>Sapat</w:delText>
                          </w:r>
                          <w:r w:rsidR="00E971FC" w:rsidDel="002A6292">
                            <w:rPr>
                              <w:i/>
                              <w:spacing w:val="-7"/>
                              <w:w w:val="105"/>
                              <w:sz w:val="18"/>
                            </w:rPr>
                            <w:delText xml:space="preserve"> </w:delText>
                          </w:r>
                          <w:r w:rsidR="00E971FC" w:rsidDel="002A6292">
                            <w:rPr>
                              <w:i/>
                              <w:w w:val="105"/>
                              <w:sz w:val="18"/>
                            </w:rPr>
                            <w:delText>College</w:delText>
                          </w:r>
                          <w:r w:rsidR="00E971FC" w:rsidDel="002A6292">
                            <w:rPr>
                              <w:i/>
                              <w:spacing w:val="-5"/>
                              <w:w w:val="105"/>
                              <w:sz w:val="18"/>
                            </w:rPr>
                            <w:delText xml:space="preserve"> </w:delText>
                          </w:r>
                          <w:r w:rsidR="00E971FC" w:rsidDel="002A6292">
                            <w:rPr>
                              <w:i/>
                              <w:w w:val="105"/>
                              <w:sz w:val="18"/>
                            </w:rPr>
                            <w:delText>of Engineering, Management studies and Research</w:delText>
                          </w:r>
                        </w:del>
                        <w:r w:rsidR="00E971FC">
                          <w:rPr>
                            <w:i/>
                            <w:w w:val="105"/>
                            <w:sz w:val="18"/>
                          </w:rPr>
                          <w:t>,</w:t>
                        </w:r>
                        <w:ins w:id="139" w:author="ACER" w:date="2025-11-13T12:04:00Z">
                          <w:r w:rsidR="00E971FC">
                            <w:rPr>
                              <w:i/>
                              <w:w w:val="105"/>
                              <w:sz w:val="18"/>
                            </w:rPr>
                            <w:t xml:space="preserve"> Dr. D.Y. College of Engineering and Innovation Talegaon,</w:t>
                          </w:r>
                        </w:ins>
                        <w:del w:id="140" w:author="ACER" w:date="2025-11-13T12:04:00Z">
                          <w:r w:rsidR="00E971FC" w:rsidDel="002A6292">
                            <w:rPr>
                              <w:i/>
                              <w:w w:val="105"/>
                              <w:sz w:val="18"/>
                            </w:rPr>
                            <w:delText xml:space="preserve"> </w:delText>
                          </w:r>
                        </w:del>
                        <w:ins w:id="141" w:author="ACER" w:date="2025-11-13T12:05:00Z">
                          <w:r w:rsidR="00E971FC">
                            <w:rPr>
                              <w:i/>
                              <w:w w:val="105"/>
                              <w:sz w:val="18"/>
                            </w:rPr>
                            <w:t xml:space="preserve"> Pune</w:t>
                          </w:r>
                        </w:ins>
                        <w:del w:id="142" w:author="ACER" w:date="2025-11-13T12:05:00Z">
                          <w:r w:rsidR="00E971FC" w:rsidDel="002A6292">
                            <w:rPr>
                              <w:i/>
                              <w:w w:val="105"/>
                              <w:sz w:val="18"/>
                            </w:rPr>
                            <w:delText>Nashik</w:delText>
                          </w:r>
                        </w:del>
                        <w:r w:rsidR="00E971FC">
                          <w:rPr>
                            <w:i/>
                            <w:w w:val="105"/>
                            <w:sz w:val="18"/>
                          </w:rPr>
                          <w:t>,</w:t>
                        </w:r>
                        <w:ins w:id="143" w:author="ACER" w:date="2025-11-13T12:05:00Z">
                          <w:r w:rsidR="00E971FC">
                            <w:rPr>
                              <w:i/>
                              <w:w w:val="105"/>
                              <w:sz w:val="18"/>
                            </w:rPr>
                            <w:t xml:space="preserve"> </w:t>
                          </w:r>
                        </w:ins>
                        <w:del w:id="144" w:author="ACER" w:date="2025-11-13T12:05:00Z">
                          <w:r w:rsidR="00E971FC" w:rsidDel="002A6292">
                            <w:rPr>
                              <w:i/>
                              <w:w w:val="105"/>
                              <w:sz w:val="18"/>
                            </w:rPr>
                            <w:delText xml:space="preserve"> , </w:delText>
                          </w:r>
                        </w:del>
                        <w:r w:rsidR="00E971FC">
                          <w:rPr>
                            <w:i/>
                            <w:w w:val="105"/>
                            <w:sz w:val="18"/>
                          </w:rPr>
                          <w:t>affiliated to Savitribai phule Pune University, Pune, Maharashtra, India</w:t>
                        </w:r>
                      </w:p>
                      <w:p w14:paraId="25FEB985" w14:textId="77777777" w:rsidR="00BC09A1" w:rsidRDefault="00BC09A1" w:rsidP="00D576F0">
                        <w:pPr>
                          <w:spacing w:before="6" w:line="249" w:lineRule="auto"/>
                          <w:ind w:left="148"/>
                          <w:rPr>
                            <w:i/>
                            <w:sz w:val="18"/>
                          </w:rPr>
                        </w:pPr>
                      </w:p>
                      <w:p w14:paraId="7E5362E1" w14:textId="69421B92" w:rsidR="00E971FC" w:rsidDel="00BC09A1" w:rsidRDefault="00E971FC" w:rsidP="00BC09A1">
                        <w:pPr>
                          <w:spacing w:before="3" w:line="249" w:lineRule="auto"/>
                          <w:ind w:left="148"/>
                          <w:rPr>
                            <w:del w:id="145" w:author="ACER" w:date="2025-11-13T23:07:00Z"/>
                            <w:i/>
                            <w:sz w:val="18"/>
                          </w:rPr>
                          <w:pPrChange w:id="146" w:author="ACER" w:date="2025-11-13T23:07:00Z">
                            <w:pPr>
                              <w:spacing w:before="3" w:line="249" w:lineRule="auto"/>
                              <w:ind w:left="148"/>
                            </w:pPr>
                          </w:pPrChange>
                        </w:pPr>
                        <w:del w:id="147" w:author="ACER" w:date="2025-11-13T23:07:00Z">
                          <w:r w:rsidDel="00BC09A1">
                            <w:rPr>
                              <w:i/>
                              <w:w w:val="105"/>
                              <w:sz w:val="18"/>
                            </w:rPr>
                            <w:delText>2,3,4,5</w:delText>
                          </w:r>
                          <w:r w:rsidDel="00BC09A1">
                            <w:rPr>
                              <w:i/>
                              <w:spacing w:val="-11"/>
                              <w:w w:val="105"/>
                              <w:sz w:val="18"/>
                            </w:rPr>
                            <w:delText xml:space="preserve"> </w:delText>
                          </w:r>
                          <w:r w:rsidDel="00BC09A1">
                            <w:rPr>
                              <w:i/>
                              <w:w w:val="105"/>
                              <w:sz w:val="18"/>
                            </w:rPr>
                            <w:delText>U.G.</w:delText>
                          </w:r>
                          <w:r w:rsidDel="00BC09A1">
                            <w:rPr>
                              <w:i/>
                              <w:spacing w:val="-6"/>
                              <w:w w:val="105"/>
                              <w:sz w:val="18"/>
                            </w:rPr>
                            <w:delText xml:space="preserve"> </w:delText>
                          </w:r>
                          <w:r w:rsidDel="00BC09A1">
                            <w:rPr>
                              <w:i/>
                              <w:w w:val="105"/>
                              <w:sz w:val="18"/>
                            </w:rPr>
                            <w:delText>Students,</w:delText>
                          </w:r>
                          <w:r w:rsidDel="00BC09A1">
                            <w:rPr>
                              <w:i/>
                              <w:spacing w:val="-7"/>
                              <w:w w:val="105"/>
                              <w:sz w:val="18"/>
                            </w:rPr>
                            <w:delText xml:space="preserve"> </w:delText>
                          </w:r>
                        </w:del>
                        <w:del w:id="148" w:author="ACER" w:date="2025-11-13T12:05:00Z">
                          <w:r w:rsidDel="002A6292">
                            <w:rPr>
                              <w:i/>
                              <w:w w:val="105"/>
                              <w:sz w:val="18"/>
                            </w:rPr>
                            <w:delText>Mechanical</w:delText>
                          </w:r>
                        </w:del>
                        <w:del w:id="149" w:author="ACER" w:date="2025-11-13T23:07:00Z">
                          <w:r w:rsidDel="00BC09A1">
                            <w:rPr>
                              <w:i/>
                              <w:spacing w:val="-7"/>
                              <w:w w:val="105"/>
                              <w:sz w:val="18"/>
                            </w:rPr>
                            <w:delText xml:space="preserve"> </w:delText>
                          </w:r>
                          <w:r w:rsidDel="00BC09A1">
                            <w:rPr>
                              <w:i/>
                              <w:w w:val="105"/>
                              <w:sz w:val="18"/>
                            </w:rPr>
                            <w:delText>Engineering</w:delText>
                          </w:r>
                          <w:r w:rsidDel="00BC09A1">
                            <w:rPr>
                              <w:i/>
                              <w:spacing w:val="-9"/>
                              <w:w w:val="105"/>
                              <w:sz w:val="18"/>
                            </w:rPr>
                            <w:delText xml:space="preserve"> </w:delText>
                          </w:r>
                          <w:r w:rsidDel="00BC09A1">
                            <w:rPr>
                              <w:i/>
                              <w:w w:val="105"/>
                              <w:sz w:val="18"/>
                            </w:rPr>
                            <w:delText>Department,</w:delText>
                          </w:r>
                          <w:r w:rsidDel="00BC09A1">
                            <w:rPr>
                              <w:i/>
                              <w:spacing w:val="-9"/>
                              <w:w w:val="105"/>
                              <w:sz w:val="18"/>
                            </w:rPr>
                            <w:delText xml:space="preserve"> </w:delText>
                          </w:r>
                        </w:del>
                        <w:del w:id="150" w:author="ACER" w:date="2025-11-13T12:06:00Z">
                          <w:r w:rsidDel="002A6292">
                            <w:rPr>
                              <w:i/>
                              <w:w w:val="105"/>
                              <w:sz w:val="18"/>
                            </w:rPr>
                            <w:delText>Gokhale</w:delText>
                          </w:r>
                          <w:r w:rsidDel="002A6292">
                            <w:rPr>
                              <w:i/>
                              <w:spacing w:val="-9"/>
                              <w:w w:val="105"/>
                              <w:sz w:val="18"/>
                            </w:rPr>
                            <w:delText xml:space="preserve"> </w:delText>
                          </w:r>
                          <w:r w:rsidDel="002A6292">
                            <w:rPr>
                              <w:i/>
                              <w:w w:val="105"/>
                              <w:sz w:val="18"/>
                            </w:rPr>
                            <w:delText>Education</w:delText>
                          </w:r>
                          <w:r w:rsidDel="002A6292">
                            <w:rPr>
                              <w:i/>
                              <w:spacing w:val="-7"/>
                              <w:w w:val="105"/>
                              <w:sz w:val="18"/>
                            </w:rPr>
                            <w:delText xml:space="preserve"> </w:delText>
                          </w:r>
                          <w:r w:rsidDel="002A6292">
                            <w:rPr>
                              <w:i/>
                              <w:w w:val="105"/>
                              <w:sz w:val="18"/>
                            </w:rPr>
                            <w:delText>Society’s,</w:delText>
                          </w:r>
                          <w:r w:rsidDel="002A6292">
                            <w:rPr>
                              <w:i/>
                              <w:spacing w:val="-7"/>
                              <w:w w:val="105"/>
                              <w:sz w:val="18"/>
                            </w:rPr>
                            <w:delText xml:space="preserve"> </w:delText>
                          </w:r>
                          <w:r w:rsidDel="002A6292">
                            <w:rPr>
                              <w:i/>
                              <w:w w:val="105"/>
                              <w:sz w:val="18"/>
                            </w:rPr>
                            <w:delText>R.H.</w:delText>
                          </w:r>
                          <w:r w:rsidDel="002A6292">
                            <w:rPr>
                              <w:i/>
                              <w:spacing w:val="-9"/>
                              <w:w w:val="105"/>
                              <w:sz w:val="18"/>
                            </w:rPr>
                            <w:delText xml:space="preserve"> </w:delText>
                          </w:r>
                          <w:r w:rsidDel="002A6292">
                            <w:rPr>
                              <w:i/>
                              <w:w w:val="105"/>
                              <w:sz w:val="18"/>
                            </w:rPr>
                            <w:delText>Sapat</w:delText>
                          </w:r>
                          <w:r w:rsidDel="002A6292">
                            <w:rPr>
                              <w:i/>
                              <w:spacing w:val="-4"/>
                              <w:w w:val="105"/>
                              <w:sz w:val="18"/>
                            </w:rPr>
                            <w:delText xml:space="preserve"> </w:delText>
                          </w:r>
                          <w:r w:rsidDel="002A6292">
                            <w:rPr>
                              <w:i/>
                              <w:w w:val="105"/>
                              <w:sz w:val="18"/>
                            </w:rPr>
                            <w:delText>College</w:delText>
                          </w:r>
                          <w:r w:rsidDel="002A6292">
                            <w:rPr>
                              <w:i/>
                              <w:spacing w:val="-5"/>
                              <w:w w:val="105"/>
                              <w:sz w:val="18"/>
                            </w:rPr>
                            <w:delText xml:space="preserve"> </w:delText>
                          </w:r>
                          <w:r w:rsidDel="002A6292">
                            <w:rPr>
                              <w:i/>
                              <w:w w:val="105"/>
                              <w:sz w:val="18"/>
                            </w:rPr>
                            <w:delText>of Engineering, Management studies and Research</w:delText>
                          </w:r>
                        </w:del>
                        <w:del w:id="151" w:author="ACER" w:date="2025-11-13T23:07:00Z">
                          <w:r w:rsidDel="00BC09A1">
                            <w:rPr>
                              <w:i/>
                              <w:w w:val="105"/>
                              <w:sz w:val="18"/>
                            </w:rPr>
                            <w:delText xml:space="preserve">, </w:delText>
                          </w:r>
                        </w:del>
                        <w:del w:id="152" w:author="ACER" w:date="2025-11-13T12:06:00Z">
                          <w:r w:rsidDel="002A6292">
                            <w:rPr>
                              <w:i/>
                              <w:w w:val="105"/>
                              <w:sz w:val="18"/>
                            </w:rPr>
                            <w:delText xml:space="preserve">Nashik, </w:delText>
                          </w:r>
                        </w:del>
                        <w:del w:id="153" w:author="ACER" w:date="2025-11-13T23:07:00Z">
                          <w:r w:rsidDel="00BC09A1">
                            <w:rPr>
                              <w:i/>
                              <w:w w:val="105"/>
                              <w:sz w:val="18"/>
                            </w:rPr>
                            <w:delText>, affiliated to Savitribai phule Pune University, Pune, Maharashtra, India</w:delText>
                          </w:r>
                        </w:del>
                      </w:p>
                    </w:txbxContent>
                  </v:textbox>
                </v:shape>
              </w:pict>
            </mc:Fallback>
          </mc:AlternateContent>
        </w:r>
      </w:ins>
      <w:ins w:id="154" w:author="ACER" w:date="2025-11-13T12:10:00Z">
        <w:r w:rsidR="002A6292">
          <w:rPr>
            <w:noProof/>
            <w:lang w:val="en-IN" w:eastAsia="en-IN"/>
          </w:rPr>
          <mc:AlternateContent>
            <mc:Choice Requires="wps">
              <w:drawing>
                <wp:anchor distT="0" distB="0" distL="114300" distR="114300" simplePos="0" relativeHeight="251664384" behindDoc="1" locked="0" layoutInCell="1" allowOverlap="1" wp14:anchorId="29D215F8" wp14:editId="2EE3D939">
                  <wp:simplePos x="0" y="0"/>
                  <wp:positionH relativeFrom="column">
                    <wp:posOffset>122289</wp:posOffset>
                  </wp:positionH>
                  <wp:positionV relativeFrom="paragraph">
                    <wp:posOffset>189154</wp:posOffset>
                  </wp:positionV>
                  <wp:extent cx="6080078" cy="921224"/>
                  <wp:effectExtent l="0" t="0" r="16510" b="12700"/>
                  <wp:wrapNone/>
                  <wp:docPr id="5" name="Rectangle 5"/>
                  <wp:cNvGraphicFramePr/>
                  <a:graphic xmlns:a="http://schemas.openxmlformats.org/drawingml/2006/main">
                    <a:graphicData uri="http://schemas.microsoft.com/office/word/2010/wordprocessingShape">
                      <wps:wsp>
                        <wps:cNvSpPr/>
                        <wps:spPr>
                          <a:xfrm>
                            <a:off x="0" y="0"/>
                            <a:ext cx="6080078" cy="92122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876BFC" id="Rectangle 5" o:spid="_x0000_s1026" style="position:absolute;margin-left:9.65pt;margin-top:14.9pt;width:478.75pt;height:72.5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" fillcolor="white [3212]" strokecolor="black [3213]" strokeweight="1pt"/>
              </w:pict>
            </mc:Fallback>
          </mc:AlternateContent>
        </w:r>
      </w:ins>
      <w:ins w:id="155" w:author="ACER" w:date="2025-11-13T23:06:00Z">
        <w:r w:rsidR="00BC09A1">
          <w:t xml:space="preserve"> </w:t>
        </w:r>
      </w:ins>
      <w:del w:id="156" w:author="ACER" w:date="2025-11-13T11:11:00Z">
        <w:r w:rsidR="00002FAF" w:rsidDel="005461AD">
          <w:delText>(</w:delText>
        </w:r>
        <w:r w:rsidR="009B7E50" w:rsidDel="005461AD">
          <w:delText>2025</w:delText>
        </w:r>
        <w:r w:rsidR="00002FAF" w:rsidDel="005461AD">
          <w:delText>)</w:delText>
        </w:r>
      </w:del>
    </w:p>
    <w:p w14:paraId="47CA69F1" w14:textId="4FD14472" w:rsidR="00732E46" w:rsidRDefault="00732E46">
      <w:pPr>
        <w:widowControl w:val="0"/>
        <w:pBdr>
          <w:top w:val="nil"/>
          <w:left w:val="nil"/>
          <w:bottom w:val="nil"/>
          <w:right w:val="nil"/>
          <w:between w:val="nil"/>
        </w:pBdr>
        <w:spacing w:line="252" w:lineRule="auto"/>
        <w:jc w:val="both"/>
        <w:rPr>
          <w:color w:val="000000"/>
          <w:sz w:val="18"/>
          <w:szCs w:val="18"/>
        </w:rPr>
      </w:pPr>
    </w:p>
    <w:p w14:paraId="0E16FE6D" w14:textId="23EBDB02" w:rsidR="007939AC" w:rsidRPr="007939AC" w:rsidRDefault="00363335" w:rsidP="00D050EC">
      <w:pPr>
        <w:pBdr>
          <w:top w:val="nil"/>
          <w:left w:val="nil"/>
          <w:bottom w:val="nil"/>
          <w:right w:val="nil"/>
          <w:between w:val="nil"/>
        </w:pBdr>
        <w:jc w:val="center"/>
        <w:rPr>
          <w:b/>
          <w:i/>
          <w:color w:val="000000"/>
          <w:sz w:val="22"/>
          <w:szCs w:val="22"/>
          <w:vertAlign w:val="superscript"/>
          <w:rPrChange w:id="157" w:author="ACER" w:date="2025-11-13T11:34:00Z">
            <w:rPr>
              <w:i/>
              <w:color w:val="000000"/>
              <w:sz w:val="22"/>
              <w:szCs w:val="22"/>
            </w:rPr>
          </w:rPrChange>
        </w:rPr>
      </w:pPr>
      <w:bookmarkStart w:id="158" w:name="_heading=h.gjdgxs" w:colFirst="0" w:colLast="0"/>
      <w:bookmarkEnd w:id="158"/>
      <w:del w:id="159" w:author="ACER" w:date="2025-11-13T11:59:00Z">
        <w:r w:rsidRPr="00621F16" w:rsidDel="00D576F0">
          <w:rPr>
            <w:b/>
            <w:i/>
            <w:color w:val="000000"/>
            <w:sz w:val="18"/>
            <w:szCs w:val="22"/>
            <w:rPrChange w:id="160" w:author="ACER" w:date="2025-11-13T11:50:00Z">
              <w:rPr>
                <w:i/>
                <w:color w:val="000000"/>
                <w:sz w:val="22"/>
                <w:szCs w:val="22"/>
              </w:rPr>
            </w:rPrChange>
          </w:rPr>
          <w:delText>Om Gonjar</w:delText>
        </w:r>
      </w:del>
      <w:del w:id="161" w:author="ACER" w:date="2025-11-13T11:34:00Z">
        <w:r w:rsidRPr="00621F16" w:rsidDel="007939AC">
          <w:rPr>
            <w:b/>
            <w:i/>
            <w:color w:val="000000"/>
            <w:sz w:val="18"/>
            <w:szCs w:val="22"/>
            <w:rPrChange w:id="162" w:author="ACER" w:date="2025-11-13T11:50:00Z">
              <w:rPr>
                <w:i/>
                <w:color w:val="000000"/>
                <w:sz w:val="22"/>
                <w:szCs w:val="22"/>
              </w:rPr>
            </w:rPrChange>
          </w:rPr>
          <w:delText>i</w:delText>
        </w:r>
      </w:del>
      <w:del w:id="163" w:author="ACER" w:date="2025-11-13T11:35:00Z">
        <w:r w:rsidRPr="00621F16" w:rsidDel="007939AC">
          <w:rPr>
            <w:b/>
            <w:i/>
            <w:color w:val="000000"/>
            <w:sz w:val="18"/>
            <w:szCs w:val="22"/>
            <w:rPrChange w:id="164" w:author="ACER" w:date="2025-11-13T11:50:00Z">
              <w:rPr>
                <w:i/>
                <w:color w:val="000000"/>
                <w:sz w:val="22"/>
                <w:szCs w:val="22"/>
              </w:rPr>
            </w:rPrChange>
          </w:rPr>
          <w:delText xml:space="preserve"> B</w:delText>
        </w:r>
      </w:del>
      <w:del w:id="165" w:author="ACER" w:date="2025-11-13T11:34:00Z">
        <w:r w:rsidRPr="00621F16" w:rsidDel="007939AC">
          <w:rPr>
            <w:b/>
            <w:i/>
            <w:color w:val="000000"/>
            <w:sz w:val="18"/>
            <w:szCs w:val="22"/>
            <w:rPrChange w:id="166" w:author="ACER" w:date="2025-11-13T11:50:00Z">
              <w:rPr>
                <w:i/>
                <w:color w:val="000000"/>
                <w:sz w:val="22"/>
                <w:szCs w:val="22"/>
              </w:rPr>
            </w:rPrChange>
          </w:rPr>
          <w:delText>E</w:delText>
        </w:r>
      </w:del>
      <w:del w:id="167" w:author="ACER" w:date="2025-11-13T11:59:00Z">
        <w:r w:rsidR="000F2C11" w:rsidRPr="00621F16" w:rsidDel="00D576F0">
          <w:rPr>
            <w:b/>
            <w:i/>
            <w:color w:val="000000"/>
            <w:sz w:val="18"/>
            <w:szCs w:val="22"/>
            <w:rPrChange w:id="168" w:author="ACER" w:date="2025-11-13T11:50:00Z">
              <w:rPr>
                <w:i/>
                <w:color w:val="000000"/>
                <w:sz w:val="22"/>
                <w:szCs w:val="22"/>
              </w:rPr>
            </w:rPrChange>
          </w:rPr>
          <w:delText xml:space="preserve">, </w:delText>
        </w:r>
        <w:r w:rsidRPr="00621F16" w:rsidDel="00D576F0">
          <w:rPr>
            <w:b/>
            <w:i/>
            <w:color w:val="000000"/>
            <w:sz w:val="18"/>
            <w:szCs w:val="22"/>
            <w:rPrChange w:id="169" w:author="ACER" w:date="2025-11-13T11:50:00Z">
              <w:rPr>
                <w:i/>
                <w:color w:val="000000"/>
                <w:sz w:val="22"/>
                <w:szCs w:val="22"/>
              </w:rPr>
            </w:rPrChange>
          </w:rPr>
          <w:delText>Kartik Ghule</w:delText>
        </w:r>
      </w:del>
      <w:del w:id="170" w:author="ACER" w:date="2025-11-13T11:35:00Z">
        <w:r w:rsidRPr="00621F16" w:rsidDel="007939AC">
          <w:rPr>
            <w:b/>
            <w:i/>
            <w:color w:val="000000"/>
            <w:sz w:val="18"/>
            <w:szCs w:val="22"/>
            <w:rPrChange w:id="171" w:author="ACER" w:date="2025-11-13T11:50:00Z">
              <w:rPr>
                <w:i/>
                <w:color w:val="000000"/>
                <w:sz w:val="22"/>
                <w:szCs w:val="22"/>
              </w:rPr>
            </w:rPrChange>
          </w:rPr>
          <w:delText xml:space="preserve"> BE</w:delText>
        </w:r>
      </w:del>
      <w:del w:id="172" w:author="ACER" w:date="2025-11-13T11:59:00Z">
        <w:r w:rsidRPr="00621F16" w:rsidDel="00D576F0">
          <w:rPr>
            <w:b/>
            <w:i/>
            <w:color w:val="000000"/>
            <w:sz w:val="18"/>
            <w:szCs w:val="22"/>
            <w:rPrChange w:id="173" w:author="ACER" w:date="2025-11-13T11:50:00Z">
              <w:rPr>
                <w:i/>
                <w:color w:val="000000"/>
                <w:sz w:val="22"/>
                <w:szCs w:val="22"/>
              </w:rPr>
            </w:rPrChange>
          </w:rPr>
          <w:delText>, Shanka</w:delText>
        </w:r>
      </w:del>
      <w:del w:id="174" w:author="ACER" w:date="2025-11-12T13:10:00Z">
        <w:r w:rsidRPr="00621F16" w:rsidDel="00B723E0">
          <w:rPr>
            <w:b/>
            <w:i/>
            <w:color w:val="000000"/>
            <w:sz w:val="18"/>
            <w:szCs w:val="22"/>
            <w:rPrChange w:id="175" w:author="ACER" w:date="2025-11-13T11:50:00Z">
              <w:rPr>
                <w:i/>
                <w:color w:val="000000"/>
                <w:sz w:val="22"/>
                <w:szCs w:val="22"/>
              </w:rPr>
            </w:rPrChange>
          </w:rPr>
          <w:delText>r</w:delText>
        </w:r>
      </w:del>
      <w:del w:id="176" w:author="ACER" w:date="2025-11-13T11:59:00Z">
        <w:r w:rsidRPr="00621F16" w:rsidDel="00D576F0">
          <w:rPr>
            <w:b/>
            <w:i/>
            <w:color w:val="000000"/>
            <w:sz w:val="18"/>
            <w:szCs w:val="22"/>
            <w:rPrChange w:id="177" w:author="ACER" w:date="2025-11-13T11:50:00Z">
              <w:rPr>
                <w:i/>
                <w:color w:val="000000"/>
                <w:sz w:val="22"/>
                <w:szCs w:val="22"/>
              </w:rPr>
            </w:rPrChange>
          </w:rPr>
          <w:delText xml:space="preserve"> Gawali</w:delText>
        </w:r>
      </w:del>
      <w:del w:id="178" w:author="ACER" w:date="2025-11-13T11:35:00Z">
        <w:r w:rsidRPr="00621F16" w:rsidDel="007939AC">
          <w:rPr>
            <w:b/>
            <w:i/>
            <w:color w:val="000000"/>
            <w:sz w:val="18"/>
            <w:szCs w:val="22"/>
            <w:rPrChange w:id="179" w:author="ACER" w:date="2025-11-13T11:50:00Z">
              <w:rPr>
                <w:i/>
                <w:color w:val="000000"/>
                <w:sz w:val="22"/>
                <w:szCs w:val="22"/>
              </w:rPr>
            </w:rPrChange>
          </w:rPr>
          <w:delText xml:space="preserve"> BE</w:delText>
        </w:r>
      </w:del>
      <w:del w:id="180" w:author="ACER" w:date="2025-11-13T11:59:00Z">
        <w:r w:rsidRPr="00621F16" w:rsidDel="00D576F0">
          <w:rPr>
            <w:b/>
            <w:i/>
            <w:color w:val="000000"/>
            <w:sz w:val="18"/>
            <w:szCs w:val="22"/>
            <w:rPrChange w:id="181" w:author="ACER" w:date="2025-11-13T11:50:00Z">
              <w:rPr>
                <w:i/>
                <w:color w:val="000000"/>
                <w:sz w:val="22"/>
                <w:szCs w:val="22"/>
              </w:rPr>
            </w:rPrChange>
          </w:rPr>
          <w:delText>, Mahesh Pawar</w:delText>
        </w:r>
      </w:del>
      <w:del w:id="182" w:author="ACER" w:date="2025-11-13T11:35:00Z">
        <w:r w:rsidRPr="00621F16" w:rsidDel="007939AC">
          <w:rPr>
            <w:b/>
            <w:i/>
            <w:color w:val="000000"/>
            <w:sz w:val="18"/>
            <w:szCs w:val="22"/>
            <w:rPrChange w:id="183" w:author="ACER" w:date="2025-11-13T11:50:00Z">
              <w:rPr>
                <w:i/>
                <w:color w:val="000000"/>
                <w:sz w:val="22"/>
                <w:szCs w:val="22"/>
              </w:rPr>
            </w:rPrChange>
          </w:rPr>
          <w:delText xml:space="preserve"> BE</w:delText>
        </w:r>
      </w:del>
    </w:p>
    <w:p w14:paraId="66416825" w14:textId="787B6E8C"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36A7CFA4" w:rsidR="007E713A" w:rsidRDefault="007E713A" w:rsidP="00D050EC">
      <w:pPr>
        <w:pBdr>
          <w:top w:val="nil"/>
          <w:left w:val="nil"/>
          <w:bottom w:val="nil"/>
          <w:right w:val="nil"/>
          <w:between w:val="nil"/>
        </w:pBdr>
        <w:spacing w:before="20" w:after="320"/>
        <w:ind w:firstLine="202"/>
        <w:jc w:val="both"/>
        <w:rPr>
          <w:ins w:id="184" w:author="ACER" w:date="2025-11-13T11:59:00Z"/>
          <w:b/>
          <w:i/>
          <w:color w:val="000000"/>
          <w:sz w:val="18"/>
          <w:szCs w:val="18"/>
        </w:rPr>
      </w:pPr>
    </w:p>
    <w:p w14:paraId="65332596" w14:textId="627E9B0A" w:rsidR="002A6292" w:rsidRDefault="002A6292" w:rsidP="002A6292">
      <w:pPr>
        <w:pBdr>
          <w:top w:val="nil"/>
          <w:left w:val="nil"/>
          <w:bottom w:val="nil"/>
          <w:right w:val="nil"/>
          <w:between w:val="nil"/>
        </w:pBdr>
        <w:spacing w:before="20" w:after="320"/>
        <w:jc w:val="both"/>
        <w:rPr>
          <w:b/>
          <w:i/>
          <w:color w:val="000000"/>
          <w:sz w:val="18"/>
          <w:szCs w:val="18"/>
        </w:rPr>
        <w:sectPr w:rsidR="002A6292" w:rsidSect="00002FAF">
          <w:headerReference w:type="default" r:id="rId9"/>
          <w:type w:val="continuous"/>
          <w:pgSz w:w="12240" w:h="15840"/>
          <w:pgMar w:top="1008" w:right="936" w:bottom="1008" w:left="936" w:header="432" w:footer="432" w:gutter="0"/>
          <w:pgNumType w:start="1"/>
          <w:cols w:space="288"/>
        </w:sectPr>
        <w:pPrChange w:id="185" w:author="ACER" w:date="2025-11-13T12:09:00Z">
          <w:pPr>
            <w:pBdr>
              <w:top w:val="nil"/>
              <w:left w:val="nil"/>
              <w:bottom w:val="nil"/>
              <w:right w:val="nil"/>
              <w:between w:val="nil"/>
            </w:pBdr>
            <w:spacing w:before="20" w:after="320"/>
            <w:ind w:firstLine="202"/>
            <w:jc w:val="both"/>
          </w:pPr>
        </w:pPrChange>
      </w:pPr>
    </w:p>
    <w:p w14:paraId="3F302522" w14:textId="4C4D15D9" w:rsidR="00BE4774" w:rsidRPr="006E071F" w:rsidRDefault="00BE4774" w:rsidP="00BE4774">
      <w:pPr>
        <w:pStyle w:val="Text"/>
        <w:ind w:firstLine="0"/>
        <w:rPr>
          <w:rFonts w:ascii="Times" w:hAnsi="Times"/>
          <w:sz w:val="18"/>
          <w:szCs w:val="18"/>
        </w:rPr>
      </w:pPr>
      <w:del w:id="186" w:author="ACER" w:date="2025-11-13T11:55:00Z">
        <w:r w:rsidRPr="006E071F" w:rsidDel="00D576F0">
          <w:rPr>
            <w:rFonts w:ascii="Times" w:hAnsi="Times"/>
            <w:sz w:val="18"/>
            <w:szCs w:val="18"/>
          </w:rPr>
          <w:lastRenderedPageBreak/>
          <w:footnoteReference w:customMarkFollows="1" w:id="1"/>
          <w:sym w:font="Symbol" w:char="F020"/>
        </w:r>
      </w:del>
    </w:p>
    <w:p w14:paraId="35B04E6E" w14:textId="589A3C38" w:rsidR="00F71B5C" w:rsidRDefault="000F2C11" w:rsidP="00F71B5C">
      <w:pPr>
        <w:jc w:val="both"/>
        <w:rPr>
          <w:b/>
          <w:i/>
          <w:sz w:val="18"/>
          <w:szCs w:val="18"/>
        </w:rPr>
      </w:pPr>
      <w:r>
        <w:rPr>
          <w:b/>
          <w:i/>
          <w:color w:val="000000"/>
          <w:sz w:val="18"/>
          <w:szCs w:val="18"/>
        </w:rPr>
        <w:t>Abstract</w:t>
      </w:r>
      <w:bookmarkStart w:id="196" w:name="bookmark=id.30j0zll" w:colFirst="0" w:colLast="0"/>
      <w:bookmarkEnd w:id="196"/>
      <w:r w:rsidR="00F71B5C">
        <w:rPr>
          <w:b/>
          <w:i/>
          <w:color w:val="000000"/>
          <w:sz w:val="18"/>
          <w:szCs w:val="18"/>
        </w:rPr>
        <w:t>:</w:t>
      </w:r>
      <w:r w:rsidR="00F71B5C" w:rsidRPr="00F71B5C">
        <w:t xml:space="preserve"> </w:t>
      </w:r>
      <w:r w:rsidR="00F71B5C" w:rsidRPr="00F71B5C">
        <w:rPr>
          <w:b/>
          <w:i/>
          <w:color w:val="000000"/>
          <w:sz w:val="18"/>
          <w:szCs w:val="18"/>
        </w:rPr>
        <w:t>This document discusses unusual data points distinct from typical ones; employing machine learning and deep learning techniques, these anomalies are identified. Its applications include areas such as healthcare surveillance and transportation systems, along with elaborating on recent studies and envisioning upcoming developments in technology. This document examines how machine learning and deep learning techniques apply to detecting anomalies in hyperspectral imagery by comparing results against actual data samples. It also explores potential enhancements for these methods. This study evaluates various Had methodologies across four actual hyperspectral imaging datasets via experimental analysis; subsequently, it concludes regarding H</w:t>
      </w:r>
      <w:ins w:id="197" w:author="ACER" w:date="2025-11-12T12:58:00Z">
        <w:r w:rsidR="00BC0AB7">
          <w:rPr>
            <w:b/>
            <w:i/>
            <w:color w:val="000000"/>
            <w:sz w:val="18"/>
            <w:szCs w:val="18"/>
          </w:rPr>
          <w:t>AD</w:t>
        </w:r>
      </w:ins>
      <w:del w:id="198" w:author="ACER" w:date="2025-11-12T12:58:00Z">
        <w:r w:rsidR="00F71B5C" w:rsidRPr="00F71B5C" w:rsidDel="00BC0AB7">
          <w:rPr>
            <w:b/>
            <w:i/>
            <w:color w:val="000000"/>
            <w:sz w:val="18"/>
            <w:szCs w:val="18"/>
          </w:rPr>
          <w:delText>ad</w:delText>
        </w:r>
      </w:del>
      <w:r w:rsidR="00F71B5C" w:rsidRPr="00F71B5C">
        <w:rPr>
          <w:b/>
          <w:i/>
          <w:color w:val="000000"/>
          <w:sz w:val="18"/>
          <w:szCs w:val="18"/>
        </w:rPr>
        <w:t>'s efficacy while also exploring potential avenues for further development within its domain. The program HAD is capable of detecting individual pixel elements within an image.</w:t>
      </w:r>
      <w:ins w:id="199" w:author="ACER" w:date="2025-11-12T13:10:00Z">
        <w:r w:rsidR="00B723E0">
          <w:rPr>
            <w:b/>
            <w:i/>
            <w:color w:val="000000"/>
            <w:sz w:val="18"/>
            <w:szCs w:val="18"/>
          </w:rPr>
          <w:t xml:space="preserve"> W</w:t>
        </w:r>
      </w:ins>
      <w:del w:id="200" w:author="ACER" w:date="2025-11-12T13:10:00Z">
        <w:r w:rsidR="00F71B5C" w:rsidRPr="00F71B5C" w:rsidDel="00B723E0">
          <w:rPr>
            <w:b/>
            <w:i/>
            <w:color w:val="000000"/>
            <w:sz w:val="18"/>
            <w:szCs w:val="18"/>
          </w:rPr>
          <w:delText>w</w:delText>
        </w:r>
      </w:del>
      <w:r w:rsidR="00F71B5C" w:rsidRPr="00F71B5C">
        <w:rPr>
          <w:b/>
          <w:i/>
          <w:color w:val="000000"/>
          <w:sz w:val="18"/>
          <w:szCs w:val="18"/>
        </w:rPr>
        <w:t>ith anomalous spectral signatures compared with their neighbor Lacking all pre-existing knowledge. Mostly all of them. existed researches are related to statistic-based and distance-based techniques, by summarizing the background samples with certain Identifying models followed closely by pinpointing the rare exceptions through different measurements.</w:t>
      </w:r>
      <w:r w:rsidR="00F71B5C">
        <w:rPr>
          <w:b/>
          <w:i/>
          <w:color w:val="000000"/>
          <w:sz w:val="18"/>
          <w:szCs w:val="18"/>
        </w:rPr>
        <w:t xml:space="preserve"> </w:t>
      </w:r>
      <w:r w:rsidR="00F71B5C" w:rsidRPr="00F71B5C">
        <w:rPr>
          <w:b/>
          <w:i/>
          <w:color w:val="000000"/>
          <w:sz w:val="18"/>
          <w:szCs w:val="18"/>
        </w:rPr>
        <w:t>This critique centers around metrics derived using machine learning techniques specifically for handling annotated data sets. Strategies, having experienced significant advancements recently. Decades. This document evaluates these research projects through an examination of methodologies, datasets, preprocessing techniques, outcomes, constraints, discusses contemporary issues, proposes</w:t>
      </w:r>
      <w:r w:rsidR="00F71B5C" w:rsidRPr="00F71B5C">
        <w:rPr>
          <w:b/>
          <w:i/>
        </w:rPr>
        <w:t xml:space="preserve"> </w:t>
      </w:r>
      <w:r w:rsidR="00F71B5C" w:rsidRPr="00363335">
        <w:rPr>
          <w:b/>
          <w:i/>
          <w:sz w:val="18"/>
          <w:szCs w:val="18"/>
        </w:rPr>
        <w:t>enhancements aimed at optimizing anomalies detection within hyper-spectral imagery employing deep neural networks.</w:t>
      </w:r>
    </w:p>
    <w:p w14:paraId="462351E6" w14:textId="77777777" w:rsidR="00363335" w:rsidRPr="00363335" w:rsidRDefault="00363335" w:rsidP="00F71B5C">
      <w:pPr>
        <w:jc w:val="both"/>
        <w:rPr>
          <w:sz w:val="18"/>
          <w:szCs w:val="18"/>
        </w:rPr>
      </w:pPr>
    </w:p>
    <w:p w14:paraId="4B5FE2A0" w14:textId="0AA3A87C" w:rsidR="005C18AE" w:rsidRPr="00F71B5C" w:rsidRDefault="00F71B5C" w:rsidP="00F71B5C">
      <w:pPr>
        <w:jc w:val="both"/>
        <w:rPr>
          <w:sz w:val="18"/>
          <w:szCs w:val="18"/>
        </w:rPr>
      </w:pPr>
      <w:r w:rsidRPr="00363335">
        <w:rPr>
          <w:b/>
          <w:i/>
          <w:sz w:val="18"/>
          <w:szCs w:val="18"/>
        </w:rPr>
        <w:t>Keywords - Anomaly Detection, Hyperspectral Imagery, Machine Learning, Deep Learning, HAD (Hyperspectral Anomaly Detection), Pixel-level Analysis, Spectral Signatures, Remote Sensing, Image Processing, Statistical Methods, Distance-based Techniques, Neural Networks, Data Preprocessing</w:t>
      </w:r>
      <w:r w:rsidRPr="00F71B5C">
        <w:rPr>
          <w:sz w:val="18"/>
          <w:szCs w:val="18"/>
        </w:rPr>
        <w:t>.</w:t>
      </w:r>
      <w:r w:rsidR="002947C5" w:rsidRPr="00F71B5C">
        <w:rPr>
          <w:rStyle w:val="Emphasis"/>
          <w:b/>
          <w:color w:val="000000"/>
          <w:sz w:val="18"/>
          <w:szCs w:val="18"/>
          <w:shd w:val="clear" w:color="auto" w:fill="FFFFFF"/>
        </w:rPr>
        <w:t xml:space="preserve">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363335"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6"/>
        </w:rPr>
      </w:pPr>
      <w:r w:rsidRPr="004063A4">
        <w:rPr>
          <w:smallCaps/>
          <w:color w:val="000000"/>
          <w:position w:val="-9"/>
          <w:sz w:val="97"/>
        </w:rPr>
        <w:t>T</w:t>
      </w:r>
    </w:p>
    <w:p w14:paraId="22AED50F" w14:textId="77777777" w:rsidR="00061EC2" w:rsidRDefault="00363335" w:rsidP="0061747F">
      <w:pPr>
        <w:jc w:val="both"/>
        <w:rPr>
          <w:ins w:id="201" w:author="ACER" w:date="2025-11-13T10:33:00Z"/>
          <w:sz w:val="18"/>
        </w:rPr>
      </w:pPr>
      <w:r w:rsidRPr="00363335">
        <w:rPr>
          <w:sz w:val="18"/>
        </w:rPr>
        <w:t xml:space="preserve">His paper aims Identifying unusual occurrences within datasets plays an indispensable role in analyzing information effectively, focusing on spotting deviations from typical behaviors. Such deviations frequently known colloquially as outliers or anomalies may disclose crucial information within sectors like cyber defense, medicine, space observation, and manufacturing surveillance. As datasets become increasingly multidimensional, conventional methods relying on classical statistics and distances struggle due to their inability to effectively manage intricate and non-linear patterns within these vast arrays of information. Emerging technologies like artificial intelligence's recent developments in machine learning and deep learning significantly enhance anomaly </w:t>
      </w:r>
    </w:p>
    <w:p w14:paraId="0171726D" w14:textId="26B4EFFB" w:rsidR="005461AD" w:rsidRDefault="005461AD" w:rsidP="0061747F">
      <w:pPr>
        <w:jc w:val="both"/>
        <w:rPr>
          <w:ins w:id="202" w:author="ACER" w:date="2025-11-13T11:13:00Z"/>
          <w:sz w:val="18"/>
        </w:rPr>
      </w:pPr>
    </w:p>
    <w:p w14:paraId="3513CD98" w14:textId="783F6BA7" w:rsidR="00363335" w:rsidDel="005461AD" w:rsidRDefault="00363335" w:rsidP="005461AD">
      <w:pPr>
        <w:jc w:val="both"/>
        <w:rPr>
          <w:del w:id="203" w:author="ACER" w:date="2025-11-13T11:13:00Z"/>
        </w:rPr>
        <w:pPrChange w:id="204" w:author="ACER" w:date="2025-11-13T11:13:00Z">
          <w:pPr>
            <w:pStyle w:val="Heading1"/>
            <w:spacing w:before="250"/>
            <w:jc w:val="left"/>
          </w:pPr>
        </w:pPrChange>
      </w:pPr>
      <w:r w:rsidRPr="00363335">
        <w:rPr>
          <w:sz w:val="18"/>
        </w:rPr>
        <w:t>identification capabilities through automatic data features' analysis and dynamic patterns' discernment across extensive information repositories. Specifically, HAD stands out; it identifies unique pixel spectra accurately even when target specifics aren't known beforehand. Advanced machine-learning algorithms like deep learning frameworks have shown remarkable effectiveness at recovering underlying scenes and detecting minute variations within high-dimensional spectral data sets through techniques such as autoencoders, CNNs, and GANs. This evaluation thoroughly analyzes various methods used in machine learning and deep learning for detecting anomalies, focusing on their use cases within hyperspectral imaging technology. It highlights comparisons among these techniques regarding effectiveness and efficiency, as well as presents current issues and future directions aimed at improving both precision and reliability in anomaly identification processes</w:t>
      </w:r>
      <w:r>
        <w:t>.</w:t>
      </w:r>
    </w:p>
    <w:p w14:paraId="3411DE61" w14:textId="77777777" w:rsidR="005461AD" w:rsidRDefault="005461AD" w:rsidP="0061747F">
      <w:pPr>
        <w:jc w:val="both"/>
        <w:rPr>
          <w:ins w:id="205" w:author="ACER" w:date="2025-11-13T11:13:00Z"/>
        </w:rPr>
      </w:pPr>
    </w:p>
    <w:p w14:paraId="62B9E44F" w14:textId="79B87B7E" w:rsidR="009B7E50" w:rsidDel="005461AD" w:rsidRDefault="009B7E50" w:rsidP="00363335">
      <w:pPr>
        <w:rPr>
          <w:del w:id="206" w:author="ACER" w:date="2025-11-13T11:13:00Z"/>
        </w:rPr>
      </w:pPr>
    </w:p>
    <w:p w14:paraId="21A52981" w14:textId="77777777" w:rsidR="009B7E50" w:rsidRPr="009B7E50" w:rsidRDefault="009B7E50" w:rsidP="005461AD">
      <w:pPr>
        <w:jc w:val="both"/>
        <w:pPrChange w:id="207" w:author="ACER" w:date="2025-11-13T11:13:00Z">
          <w:pPr>
            <w:pStyle w:val="Heading1"/>
            <w:spacing w:before="250"/>
            <w:jc w:val="left"/>
          </w:pPr>
        </w:pPrChange>
      </w:pPr>
    </w:p>
    <w:p w14:paraId="7B97602F" w14:textId="6EE8C446" w:rsidR="00732E46" w:rsidRDefault="00DB3364" w:rsidP="00C7592D">
      <w:pPr>
        <w:pStyle w:val="Heading1"/>
        <w:spacing w:before="250"/>
      </w:pPr>
      <w:r>
        <w:t xml:space="preserve">II. </w:t>
      </w:r>
      <w:r w:rsidR="009B7E50">
        <w:t>Background</w:t>
      </w:r>
    </w:p>
    <w:p w14:paraId="74794BD3" w14:textId="1B57B285" w:rsidR="009B7E50" w:rsidRDefault="00F909E6" w:rsidP="00F909E6">
      <w:pPr>
        <w:rPr>
          <w:sz w:val="18"/>
        </w:rPr>
        <w:pPrChange w:id="208" w:author="ACER" w:date="2025-11-14T01:17:00Z">
          <w:pPr/>
        </w:pPrChange>
      </w:pPr>
      <w:ins w:id="209" w:author="ACER" w:date="2025-11-14T01:16:00Z">
        <w:r>
          <w:rPr>
            <w:noProof/>
            <w:sz w:val="18"/>
            <w:lang w:val="en-IN" w:eastAsia="en-IN"/>
          </w:rPr>
          <w:drawing>
            <wp:anchor distT="0" distB="0" distL="114300" distR="114300" simplePos="0" relativeHeight="251669504" behindDoc="0" locked="0" layoutInCell="1" allowOverlap="1" wp14:anchorId="13783C24" wp14:editId="429210A1">
              <wp:simplePos x="0" y="0"/>
              <wp:positionH relativeFrom="column">
                <wp:posOffset>50468</wp:posOffset>
              </wp:positionH>
              <wp:positionV relativeFrom="paragraph">
                <wp:posOffset>300299</wp:posOffset>
              </wp:positionV>
              <wp:extent cx="3200400" cy="2335530"/>
              <wp:effectExtent l="0" t="0" r="0" b="762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emini_Generated_Image_1pky6f1pky6f1pk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2335530"/>
                      </a:xfrm>
                      <a:prstGeom prst="rect">
                        <a:avLst/>
                      </a:prstGeom>
                    </pic:spPr>
                  </pic:pic>
                </a:graphicData>
              </a:graphic>
            </wp:anchor>
          </w:drawing>
        </w:r>
      </w:ins>
      <w:r w:rsidR="009B7E50" w:rsidRPr="00E6741A">
        <w:rPr>
          <w:sz w:val="18"/>
        </w:rPr>
        <w:t xml:space="preserve">      Anomaly detection, known as outlier detection, is defined as the process of identifying data instances that deviate </w:t>
      </w:r>
      <w:ins w:id="210" w:author="ACER" w:date="2025-11-14T01:17:00Z">
        <w:r w:rsidRPr="00E6741A">
          <w:rPr>
            <w:color w:val="000000"/>
            <w:spacing w:val="-2"/>
            <w:sz w:val="18"/>
          </w:rPr>
          <w:t xml:space="preserve">alternate ways to </w:t>
        </w:r>
      </w:ins>
    </w:p>
    <w:p w14:paraId="7D26EF4A" w14:textId="1727C13F" w:rsidR="0061747F" w:rsidDel="00F909E6" w:rsidRDefault="0061747F" w:rsidP="0061747F">
      <w:pPr>
        <w:widowControl w:val="0"/>
        <w:pBdr>
          <w:top w:val="nil"/>
          <w:left w:val="nil"/>
          <w:bottom w:val="nil"/>
          <w:right w:val="nil"/>
          <w:between w:val="nil"/>
        </w:pBdr>
        <w:spacing w:line="252" w:lineRule="auto"/>
        <w:ind w:firstLine="202"/>
        <w:jc w:val="both"/>
        <w:rPr>
          <w:del w:id="211" w:author="ACER" w:date="2025-11-14T01:20:00Z"/>
          <w:sz w:val="18"/>
        </w:rPr>
      </w:pPr>
    </w:p>
    <w:p w14:paraId="6B2D5BCF" w14:textId="77777777" w:rsidR="00F909E6" w:rsidRDefault="00F909E6" w:rsidP="009B7E50">
      <w:pPr>
        <w:rPr>
          <w:ins w:id="212" w:author="ACER" w:date="2025-11-14T01:20:00Z"/>
          <w:sz w:val="18"/>
        </w:rPr>
      </w:pPr>
    </w:p>
    <w:p w14:paraId="5B082B40" w14:textId="27100AF7" w:rsidR="0061747F" w:rsidRPr="00E6741A" w:rsidDel="00F909E6" w:rsidRDefault="0061747F" w:rsidP="009B7E50">
      <w:pPr>
        <w:rPr>
          <w:del w:id="213" w:author="ACER" w:date="2025-11-14T01:16:00Z"/>
          <w:sz w:val="18"/>
        </w:rPr>
      </w:pPr>
    </w:p>
    <w:p w14:paraId="66208A74" w14:textId="3BBB2FDB" w:rsidR="00F909E6" w:rsidRPr="00E6741A" w:rsidDel="00F909E6" w:rsidRDefault="009B7E50" w:rsidP="009B7E50">
      <w:pPr>
        <w:widowControl w:val="0"/>
        <w:pBdr>
          <w:top w:val="nil"/>
          <w:left w:val="nil"/>
          <w:bottom w:val="nil"/>
          <w:right w:val="nil"/>
          <w:between w:val="nil"/>
        </w:pBdr>
        <w:spacing w:line="252" w:lineRule="auto"/>
        <w:jc w:val="both"/>
        <w:rPr>
          <w:del w:id="214" w:author="ACER" w:date="2025-11-14T01:20:00Z"/>
          <w:sz w:val="18"/>
        </w:rPr>
      </w:pPr>
      <w:del w:id="215" w:author="ACER" w:date="2025-11-14T01:16:00Z">
        <w:r w:rsidRPr="00E6741A" w:rsidDel="00F909E6">
          <w:rPr>
            <w:noProof/>
            <w:sz w:val="18"/>
            <w:lang w:val="en-IN" w:eastAsia="en-IN"/>
          </w:rPr>
          <w:drawing>
            <wp:inline distT="0" distB="0" distL="0" distR="0" wp14:anchorId="1F69FF33" wp14:editId="6849D00D">
              <wp:extent cx="3063240" cy="2211213"/>
              <wp:effectExtent l="0" t="0" r="3810" b="0"/>
              <wp:docPr id="2" name="Picture 2" descr="C:\Users\ACER\AppData\Local\Packages\5319275A.WhatsAppDesktop_cv1g1gvanyjgm\TempState\841062598995B44B071FB4D5F73A5566\WhatsApp Image 2025-11-03 at 13.22.01_dcf01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CER\AppData\Local\Packages\5319275A.WhatsAppDesktop_cv1g1gvanyjgm\TempState\841062598995B44B071FB4D5F73A5566\WhatsApp Image 2025-11-03 at 13.22.01_dcf01e3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3240" cy="2211213"/>
                      </a:xfrm>
                      <a:prstGeom prst="rect">
                        <a:avLst/>
                      </a:prstGeom>
                      <a:noFill/>
                      <a:ln>
                        <a:noFill/>
                      </a:ln>
                    </pic:spPr>
                  </pic:pic>
                </a:graphicData>
              </a:graphic>
            </wp:inline>
          </w:drawing>
        </w:r>
      </w:del>
    </w:p>
    <w:p w14:paraId="47CE4E1D" w14:textId="332350DE" w:rsidR="00A853F3" w:rsidRDefault="009B7E50" w:rsidP="0061747F">
      <w:pPr>
        <w:widowControl w:val="0"/>
        <w:pBdr>
          <w:top w:val="nil"/>
          <w:left w:val="nil"/>
          <w:bottom w:val="nil"/>
          <w:right w:val="nil"/>
          <w:between w:val="nil"/>
        </w:pBdr>
        <w:spacing w:line="252" w:lineRule="auto"/>
        <w:ind w:firstLine="202"/>
        <w:jc w:val="both"/>
        <w:rPr>
          <w:ins w:id="216" w:author="ACER" w:date="2025-11-14T01:19:00Z"/>
          <w:sz w:val="18"/>
        </w:rPr>
      </w:pPr>
      <w:r w:rsidRPr="00E6741A">
        <w:rPr>
          <w:sz w:val="18"/>
        </w:rPr>
        <w:t>Fig. 1. Illustration of Anomalies in Two-Dimensional Dataset</w:t>
      </w:r>
    </w:p>
    <w:p w14:paraId="6CE22F9C" w14:textId="77777777" w:rsidR="00F909E6" w:rsidDel="00F909E6" w:rsidRDefault="00F909E6" w:rsidP="0061747F">
      <w:pPr>
        <w:widowControl w:val="0"/>
        <w:pBdr>
          <w:top w:val="nil"/>
          <w:left w:val="nil"/>
          <w:bottom w:val="nil"/>
          <w:right w:val="nil"/>
          <w:between w:val="nil"/>
        </w:pBdr>
        <w:spacing w:line="252" w:lineRule="auto"/>
        <w:ind w:firstLine="202"/>
        <w:jc w:val="both"/>
        <w:rPr>
          <w:del w:id="217" w:author="ACER" w:date="2025-11-14T01:19:00Z"/>
          <w:sz w:val="18"/>
        </w:rPr>
      </w:pPr>
    </w:p>
    <w:p w14:paraId="2F970FA5" w14:textId="513FFB9E" w:rsidR="0061747F" w:rsidRDefault="0061747F" w:rsidP="009B7E50">
      <w:pPr>
        <w:widowControl w:val="0"/>
        <w:pBdr>
          <w:top w:val="nil"/>
          <w:left w:val="nil"/>
          <w:bottom w:val="nil"/>
          <w:right w:val="nil"/>
          <w:between w:val="nil"/>
        </w:pBdr>
        <w:spacing w:line="252" w:lineRule="auto"/>
        <w:ind w:firstLine="202"/>
        <w:jc w:val="center"/>
        <w:rPr>
          <w:sz w:val="18"/>
        </w:rPr>
      </w:pPr>
    </w:p>
    <w:p w14:paraId="1EA4AB9A" w14:textId="5CB8A874" w:rsidR="0061747F" w:rsidRPr="00E6741A" w:rsidDel="00F909E6" w:rsidRDefault="00F909E6" w:rsidP="009B7E50">
      <w:pPr>
        <w:widowControl w:val="0"/>
        <w:pBdr>
          <w:top w:val="nil"/>
          <w:left w:val="nil"/>
          <w:bottom w:val="nil"/>
          <w:right w:val="nil"/>
          <w:between w:val="nil"/>
        </w:pBdr>
        <w:spacing w:line="252" w:lineRule="auto"/>
        <w:ind w:firstLine="202"/>
        <w:jc w:val="center"/>
        <w:rPr>
          <w:del w:id="218" w:author="ACER" w:date="2025-11-14T01:16:00Z"/>
          <w:color w:val="000000"/>
          <w:sz w:val="18"/>
        </w:rPr>
      </w:pPr>
      <w:ins w:id="219" w:author="ACER" w:date="2025-11-14T01:17:00Z">
        <w:r>
          <w:rPr>
            <w:color w:val="000000"/>
            <w:spacing w:val="-2"/>
            <w:sz w:val="18"/>
          </w:rPr>
          <w:t>a</w:t>
        </w:r>
        <w:r w:rsidRPr="00E6741A">
          <w:rPr>
            <w:color w:val="000000"/>
            <w:spacing w:val="-2"/>
            <w:sz w:val="18"/>
          </w:rPr>
          <w:t>ccess</w:t>
        </w:r>
        <w:r>
          <w:rPr>
            <w:color w:val="000000"/>
            <w:spacing w:val="-2"/>
            <w:sz w:val="18"/>
          </w:rPr>
          <w:t xml:space="preserve"> </w:t>
        </w:r>
      </w:ins>
    </w:p>
    <w:p w14:paraId="451C243C" w14:textId="305217EC" w:rsidR="003230A7" w:rsidRPr="00E6741A" w:rsidRDefault="000F2C11" w:rsidP="000826FA">
      <w:pPr>
        <w:jc w:val="both"/>
        <w:rPr>
          <w:sz w:val="18"/>
        </w:rPr>
        <w:pPrChange w:id="220" w:author="ACER" w:date="2025-11-14T01:02:00Z">
          <w:pPr>
            <w:jc w:val="both"/>
          </w:pPr>
        </w:pPrChange>
      </w:pPr>
      <w:del w:id="221" w:author="ACER" w:date="2025-11-14T01:17:00Z">
        <w:r w:rsidRPr="00E6741A" w:rsidDel="00F909E6">
          <w:rPr>
            <w:color w:val="000000"/>
            <w:spacing w:val="-2"/>
            <w:sz w:val="18"/>
          </w:rPr>
          <w:delText xml:space="preserve">alternate ways to access </w:delText>
        </w:r>
      </w:del>
      <w:r w:rsidRPr="00E6741A">
        <w:rPr>
          <w:color w:val="000000"/>
          <w:spacing w:val="-2"/>
          <w:sz w:val="18"/>
        </w:rPr>
        <w:t xml:space="preserve">the </w:t>
      </w:r>
      <w:r w:rsidR="003230A7" w:rsidRPr="00E6741A">
        <w:rPr>
          <w:color w:val="000000"/>
          <w:spacing w:val="-2"/>
          <w:sz w:val="18"/>
        </w:rPr>
        <w:t>same functionalities noted here</w:t>
      </w:r>
      <w:r w:rsidRPr="00E6741A">
        <w:rPr>
          <w:color w:val="000000"/>
          <w:spacing w:val="-2"/>
          <w:sz w:val="18"/>
        </w:rPr>
        <w:t xml:space="preserve">. </w:t>
      </w:r>
      <w:r w:rsidR="003230A7" w:rsidRPr="00E6741A">
        <w:rPr>
          <w:sz w:val="18"/>
        </w:rPr>
        <w:t>Outlier identification, also referred to as anomaly detection, involves pinpointing specific pieces of information significantly different from typical patterns in datasets [4]. Shown by Figure as follows: N1" and "N2," which encompass most elements withi</w:t>
      </w:r>
      <w:r w:rsidR="00E6741A">
        <w:rPr>
          <w:sz w:val="18"/>
        </w:rPr>
        <w:t xml:space="preserve">n them, constitute these areas. </w:t>
      </w:r>
      <w:r w:rsidR="003230A7" w:rsidRPr="00E6741A">
        <w:rPr>
          <w:sz w:val="18"/>
        </w:rPr>
        <w:t>Observations are regarded as typical i</w:t>
      </w:r>
      <w:r w:rsidR="00E6741A">
        <w:rPr>
          <w:sz w:val="18"/>
        </w:rPr>
        <w:t xml:space="preserve">nformation due to their nature. </w:t>
      </w:r>
      <w:r w:rsidR="003230A7" w:rsidRPr="00E6741A">
        <w:rPr>
          <w:sz w:val="18"/>
        </w:rPr>
        <w:t>Instances encompass areas such as "O3,</w:t>
      </w:r>
      <w:r w:rsidR="00E6741A">
        <w:rPr>
          <w:sz w:val="18"/>
        </w:rPr>
        <w:t xml:space="preserve">" along with both "O1" and "O2. </w:t>
      </w:r>
      <w:r w:rsidR="003230A7" w:rsidRPr="00E6741A">
        <w:rPr>
          <w:sz w:val="18"/>
        </w:rPr>
        <w:lastRenderedPageBreak/>
        <w:t>Observations scattered at significant distances away from most other measurements constitute sparse information units.</w:t>
      </w:r>
    </w:p>
    <w:p w14:paraId="0325BE8F" w14:textId="14ED9759" w:rsidR="003230A7" w:rsidRPr="00E6741A" w:rsidDel="00BC0AB7" w:rsidRDefault="003230A7" w:rsidP="000826FA">
      <w:pPr>
        <w:jc w:val="both"/>
        <w:rPr>
          <w:del w:id="222" w:author="ACER" w:date="2025-11-12T13:00:00Z"/>
          <w:sz w:val="18"/>
        </w:rPr>
        <w:pPrChange w:id="223" w:author="ACER" w:date="2025-11-14T01:02:00Z">
          <w:pPr>
            <w:jc w:val="both"/>
          </w:pPr>
        </w:pPrChange>
      </w:pPr>
      <w:r w:rsidRPr="00E6741A">
        <w:rPr>
          <w:sz w:val="18"/>
        </w:rPr>
        <w:t>The statistical markers. Since "O3", "O</w:t>
      </w:r>
      <w:r w:rsidR="00E6741A">
        <w:rPr>
          <w:sz w:val="18"/>
        </w:rPr>
        <w:t xml:space="preserve">1", and "O2" signify something. </w:t>
      </w:r>
      <w:r w:rsidRPr="00E6741A">
        <w:rPr>
          <w:sz w:val="18"/>
        </w:rPr>
        <w:t>Recognized as exceptional cases. These events arise because of mistakes i</w:t>
      </w:r>
      <w:r w:rsidR="00E6741A">
        <w:rPr>
          <w:sz w:val="18"/>
        </w:rPr>
        <w:t xml:space="preserve">n data transmission or storage. </w:t>
      </w:r>
      <w:r w:rsidRPr="00E6741A">
        <w:rPr>
          <w:sz w:val="18"/>
        </w:rPr>
        <w:t>At times, this signifies an emerging fundamental procedure whic</w:t>
      </w:r>
      <w:r w:rsidR="00E6741A">
        <w:rPr>
          <w:sz w:val="18"/>
        </w:rPr>
        <w:t xml:space="preserve">h had not been utilized before </w:t>
      </w:r>
      <w:r w:rsidRPr="00E6741A">
        <w:rPr>
          <w:sz w:val="18"/>
        </w:rPr>
        <w:t xml:space="preserve">known [5]. Anomaly detection </w:t>
      </w:r>
      <w:r w:rsidR="00E6741A">
        <w:rPr>
          <w:sz w:val="18"/>
        </w:rPr>
        <w:t xml:space="preserve">plays an increasingly important </w:t>
      </w:r>
      <w:r w:rsidRPr="00E6741A">
        <w:rPr>
          <w:sz w:val="18"/>
        </w:rPr>
        <w:t>role and is highlighted in different communities, including</w:t>
      </w:r>
      <w:ins w:id="224" w:author="ACER" w:date="2025-11-12T13:00:00Z">
        <w:r w:rsidR="00BC0AB7">
          <w:rPr>
            <w:sz w:val="18"/>
          </w:rPr>
          <w:t xml:space="preserve"> </w:t>
        </w:r>
      </w:ins>
    </w:p>
    <w:p w14:paraId="5A0C2B52" w14:textId="079053E2" w:rsidR="003230A7" w:rsidDel="00BC0AB7" w:rsidRDefault="003230A7" w:rsidP="000826FA">
      <w:pPr>
        <w:jc w:val="both"/>
        <w:rPr>
          <w:del w:id="225" w:author="ACER" w:date="2025-11-12T13:00:00Z"/>
          <w:color w:val="000000"/>
        </w:rPr>
        <w:pPrChange w:id="226" w:author="ACER" w:date="2025-11-14T01:02:00Z">
          <w:pPr>
            <w:widowControl w:val="0"/>
            <w:pBdr>
              <w:top w:val="nil"/>
              <w:left w:val="nil"/>
              <w:bottom w:val="nil"/>
              <w:right w:val="nil"/>
              <w:between w:val="nil"/>
            </w:pBdr>
            <w:spacing w:line="252" w:lineRule="auto"/>
            <w:jc w:val="both"/>
          </w:pPr>
        </w:pPrChange>
      </w:pPr>
      <w:r w:rsidRPr="00E6741A">
        <w:rPr>
          <w:sz w:val="18"/>
        </w:rPr>
        <w:t>machine learning, computer vision, and data mining</w:t>
      </w:r>
      <w:ins w:id="227" w:author="ACER" w:date="2025-11-12T13:00:00Z">
        <w:r w:rsidR="00BC0AB7">
          <w:rPr>
            <w:color w:val="000000"/>
          </w:rPr>
          <w:t>.</w:t>
        </w:r>
      </w:ins>
    </w:p>
    <w:p w14:paraId="46EEBD5F" w14:textId="4FE3CF29" w:rsidR="00BC0AB7" w:rsidRDefault="00BC0AB7" w:rsidP="000826FA">
      <w:pPr>
        <w:jc w:val="both"/>
        <w:rPr>
          <w:ins w:id="228" w:author="ACER" w:date="2025-11-12T13:00:00Z"/>
          <w:color w:val="000000"/>
        </w:rPr>
        <w:pPrChange w:id="229" w:author="ACER" w:date="2025-11-14T01:02:00Z">
          <w:pPr>
            <w:jc w:val="both"/>
          </w:pPr>
        </w:pPrChange>
      </w:pPr>
    </w:p>
    <w:p w14:paraId="718F3614" w14:textId="1E1A8378" w:rsidR="00BC0AB7" w:rsidRDefault="00BC0AB7" w:rsidP="0061747F">
      <w:pPr>
        <w:jc w:val="both"/>
        <w:rPr>
          <w:ins w:id="230" w:author="ACER" w:date="2025-11-12T13:00:00Z"/>
          <w:color w:val="000000"/>
        </w:rPr>
      </w:pPr>
    </w:p>
    <w:p w14:paraId="3EB8FD4C" w14:textId="3934DADA" w:rsidR="00732E46" w:rsidRDefault="0096199E">
      <w:pPr>
        <w:jc w:val="both"/>
        <w:rPr>
          <w:color w:val="000000"/>
        </w:rPr>
        <w:pPrChange w:id="231" w:author="ACER" w:date="2025-11-12T13:00:00Z">
          <w:pPr>
            <w:widowControl w:val="0"/>
            <w:pBdr>
              <w:top w:val="nil"/>
              <w:left w:val="nil"/>
              <w:bottom w:val="nil"/>
              <w:right w:val="nil"/>
              <w:between w:val="nil"/>
            </w:pBdr>
            <w:spacing w:line="252" w:lineRule="auto"/>
            <w:jc w:val="both"/>
          </w:pPr>
        </w:pPrChange>
      </w:pPr>
      <w:del w:id="232" w:author="ACER" w:date="2025-11-12T13:00:00Z">
        <w:r w:rsidDel="00BC0AB7">
          <w:rPr>
            <w:color w:val="000000"/>
          </w:rPr>
          <w:delText>.</w:delText>
        </w:r>
      </w:del>
    </w:p>
    <w:p w14:paraId="59DA313D" w14:textId="4ADBAE4B" w:rsidR="00732E46" w:rsidDel="00930778" w:rsidRDefault="00930778" w:rsidP="00827FB8">
      <w:pPr>
        <w:pStyle w:val="Heading1"/>
        <w:rPr>
          <w:del w:id="233" w:author="ACER" w:date="2025-11-14T01:00:00Z"/>
        </w:rPr>
      </w:pPr>
      <w:ins w:id="234" w:author="ACER" w:date="2025-11-14T00:58:00Z">
        <w:r w:rsidRPr="00930778">
          <w:rPr>
            <w:noProof/>
            <w:lang w:val="en-IN" w:eastAsia="en-IN"/>
          </w:rPr>
          <w:drawing>
            <wp:anchor distT="0" distB="0" distL="114300" distR="114300" simplePos="0" relativeHeight="251668480" behindDoc="0" locked="0" layoutInCell="1" allowOverlap="1" wp14:anchorId="441C0708" wp14:editId="537F9CD1">
              <wp:simplePos x="0" y="0"/>
              <wp:positionH relativeFrom="column">
                <wp:posOffset>196215</wp:posOffset>
              </wp:positionH>
              <wp:positionV relativeFrom="paragraph">
                <wp:posOffset>398780</wp:posOffset>
              </wp:positionV>
              <wp:extent cx="2792095" cy="1704975"/>
              <wp:effectExtent l="0" t="0" r="8255" b="9525"/>
              <wp:wrapSquare wrapText="bothSides"/>
              <wp:docPr id="16" name="Picture 16" descr="C:\Users\ACER\AppData\Local\Packages\5319275A.WhatsAppDesktop_cv1g1gvanyjgm\TempState\E16851C2E51D737D0F6A3B1529B93B26\WhatsApp Image 2025-11-13 at 22.23.07_3214fc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CER\AppData\Local\Packages\5319275A.WhatsAppDesktop_cv1g1gvanyjgm\TempState\E16851C2E51D737D0F6A3B1529B93B26\WhatsApp Image 2025-11-13 at 22.23.07_3214fcd6.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627" r="10835"/>
                      <a:stretch/>
                    </pic:blipFill>
                    <pic:spPr bwMode="auto">
                      <a:xfrm>
                        <a:off x="0" y="0"/>
                        <a:ext cx="2792095" cy="1704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r w:rsidR="00DB3364">
        <w:t xml:space="preserve">III. </w:t>
      </w:r>
      <w:r w:rsidR="008B2B86">
        <w:t>Terminology</w:t>
      </w:r>
    </w:p>
    <w:p w14:paraId="38516CA0" w14:textId="7F4CA189" w:rsidR="008B2B86" w:rsidDel="00930778" w:rsidRDefault="008B2B86" w:rsidP="008B2B86">
      <w:pPr>
        <w:rPr>
          <w:del w:id="235" w:author="ACER" w:date="2025-11-14T01:00:00Z"/>
        </w:rPr>
      </w:pPr>
    </w:p>
    <w:p w14:paraId="54F36668" w14:textId="4B594A40" w:rsidR="008B2B86" w:rsidRPr="008B2B86" w:rsidRDefault="008B2B86" w:rsidP="00930778">
      <w:pPr>
        <w:pStyle w:val="Heading1"/>
        <w:pPrChange w:id="236" w:author="ACER" w:date="2025-11-14T01:00:00Z">
          <w:pPr/>
        </w:pPrChange>
      </w:pPr>
    </w:p>
    <w:p w14:paraId="13B47BE5" w14:textId="22950B35" w:rsidR="008B2B86" w:rsidDel="00930778" w:rsidRDefault="008B2B86" w:rsidP="008B2B86">
      <w:pPr>
        <w:widowControl w:val="0"/>
        <w:pBdr>
          <w:top w:val="nil"/>
          <w:left w:val="nil"/>
          <w:bottom w:val="nil"/>
          <w:right w:val="nil"/>
          <w:between w:val="nil"/>
        </w:pBdr>
        <w:spacing w:line="252" w:lineRule="auto"/>
        <w:ind w:firstLine="202"/>
        <w:jc w:val="center"/>
        <w:rPr>
          <w:del w:id="237" w:author="ACER" w:date="2025-11-14T00:59:00Z"/>
        </w:rPr>
      </w:pPr>
      <w:del w:id="238" w:author="ACER" w:date="2025-11-14T00:58:00Z">
        <w:r w:rsidRPr="008B2B86" w:rsidDel="00930778">
          <w:rPr>
            <w:noProof/>
            <w:lang w:val="en-IN" w:eastAsia="en-IN"/>
          </w:rPr>
          <w:drawing>
            <wp:inline distT="0" distB="0" distL="0" distR="0" wp14:anchorId="767867E4" wp14:editId="020CE78F">
              <wp:extent cx="3063240" cy="1502279"/>
              <wp:effectExtent l="0" t="0" r="3810" b="3175"/>
              <wp:docPr id="3" name="Picture 3" descr="C:\Users\ACER\AppData\Local\Packages\5319275A.WhatsAppDesktop_cv1g1gvanyjgm\TempState\CDA6EEA50E92E0D0B6D22B6B54364FF0\WhatsApp Image 2025-11-03 at 13.21.52_de73b9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CER\AppData\Local\Packages\5319275A.WhatsAppDesktop_cv1g1gvanyjgm\TempState\CDA6EEA50E92E0D0B6D22B6B54364FF0\WhatsApp Image 2025-11-03 at 13.21.52_de73b9d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3240" cy="1502279"/>
                      </a:xfrm>
                      <a:prstGeom prst="rect">
                        <a:avLst/>
                      </a:prstGeom>
                      <a:noFill/>
                      <a:ln>
                        <a:noFill/>
                      </a:ln>
                    </pic:spPr>
                  </pic:pic>
                </a:graphicData>
              </a:graphic>
            </wp:inline>
          </w:drawing>
        </w:r>
      </w:del>
    </w:p>
    <w:p w14:paraId="73450E0E" w14:textId="3B82477A" w:rsidR="008B2B86" w:rsidRDefault="008B2B86" w:rsidP="00930778">
      <w:pPr>
        <w:widowControl w:val="0"/>
        <w:pBdr>
          <w:top w:val="nil"/>
          <w:left w:val="nil"/>
          <w:bottom w:val="nil"/>
          <w:right w:val="nil"/>
          <w:between w:val="nil"/>
        </w:pBdr>
        <w:spacing w:line="252" w:lineRule="auto"/>
        <w:ind w:firstLine="202"/>
        <w:jc w:val="center"/>
        <w:pPrChange w:id="239" w:author="ACER" w:date="2025-11-14T00:59:00Z">
          <w:pPr>
            <w:widowControl w:val="0"/>
            <w:pBdr>
              <w:top w:val="nil"/>
              <w:left w:val="nil"/>
              <w:bottom w:val="nil"/>
              <w:right w:val="nil"/>
              <w:between w:val="nil"/>
            </w:pBdr>
            <w:spacing w:line="252" w:lineRule="auto"/>
            <w:ind w:firstLine="202"/>
            <w:jc w:val="center"/>
          </w:pPr>
        </w:pPrChange>
      </w:pPr>
    </w:p>
    <w:p w14:paraId="1C4256C6" w14:textId="7BFC8EF7" w:rsidR="008B2B86" w:rsidRPr="008B2B86" w:rsidRDefault="008B2B86" w:rsidP="000826FA">
      <w:pPr>
        <w:widowControl w:val="0"/>
        <w:pBdr>
          <w:top w:val="nil"/>
          <w:left w:val="nil"/>
          <w:bottom w:val="nil"/>
          <w:right w:val="nil"/>
          <w:between w:val="nil"/>
        </w:pBdr>
        <w:spacing w:line="252" w:lineRule="auto"/>
        <w:ind w:firstLine="202"/>
        <w:jc w:val="center"/>
        <w:rPr>
          <w:sz w:val="18"/>
          <w:szCs w:val="18"/>
        </w:rPr>
        <w:pPrChange w:id="240" w:author="ACER" w:date="2025-11-14T01:01:00Z">
          <w:pPr>
            <w:widowControl w:val="0"/>
            <w:pBdr>
              <w:top w:val="nil"/>
              <w:left w:val="nil"/>
              <w:bottom w:val="nil"/>
              <w:right w:val="nil"/>
              <w:between w:val="nil"/>
            </w:pBdr>
            <w:spacing w:line="252" w:lineRule="auto"/>
            <w:ind w:firstLine="202"/>
            <w:jc w:val="center"/>
          </w:pPr>
        </w:pPrChange>
      </w:pPr>
      <w:r w:rsidRPr="008B2B86">
        <w:rPr>
          <w:sz w:val="18"/>
          <w:szCs w:val="18"/>
        </w:rPr>
        <w:t>Fig. 2. Comparing the Performance of Deep Learning-based Algorithms Versus Traditional Algorithms</w:t>
      </w:r>
    </w:p>
    <w:p w14:paraId="7554103B" w14:textId="6157E9B9" w:rsidR="0061747F" w:rsidRDefault="0061747F" w:rsidP="0061747F">
      <w:pPr>
        <w:widowControl w:val="0"/>
        <w:pBdr>
          <w:top w:val="nil"/>
          <w:left w:val="nil"/>
          <w:bottom w:val="nil"/>
          <w:right w:val="nil"/>
          <w:between w:val="nil"/>
        </w:pBdr>
        <w:spacing w:line="252" w:lineRule="auto"/>
        <w:ind w:firstLine="202"/>
      </w:pPr>
    </w:p>
    <w:p w14:paraId="052F072E" w14:textId="671291C6" w:rsidR="00930778" w:rsidRDefault="00930778" w:rsidP="0061747F">
      <w:pPr>
        <w:widowControl w:val="0"/>
        <w:pBdr>
          <w:top w:val="nil"/>
          <w:left w:val="nil"/>
          <w:bottom w:val="nil"/>
          <w:right w:val="nil"/>
          <w:between w:val="nil"/>
        </w:pBdr>
        <w:spacing w:line="252" w:lineRule="auto"/>
        <w:ind w:firstLine="202"/>
      </w:pPr>
    </w:p>
    <w:p w14:paraId="4C77C6BD" w14:textId="77777777" w:rsidR="0061747F" w:rsidRPr="000976B3" w:rsidRDefault="0061747F" w:rsidP="000976B3">
      <w:pPr>
        <w:widowControl w:val="0"/>
        <w:pBdr>
          <w:top w:val="nil"/>
          <w:left w:val="nil"/>
          <w:bottom w:val="nil"/>
          <w:right w:val="nil"/>
          <w:between w:val="nil"/>
        </w:pBdr>
        <w:spacing w:line="252" w:lineRule="auto"/>
        <w:jc w:val="both"/>
        <w:rPr>
          <w:sz w:val="18"/>
        </w:rPr>
      </w:pPr>
      <w:r w:rsidRPr="000976B3">
        <w:rPr>
          <w:sz w:val="18"/>
        </w:rPr>
        <w:t>A. Deep Learning</w:t>
      </w:r>
    </w:p>
    <w:p w14:paraId="27F3F8DE" w14:textId="186BF872" w:rsidR="0061747F" w:rsidRPr="000976B3" w:rsidDel="00BC0AB7" w:rsidRDefault="0061747F" w:rsidP="000976B3">
      <w:pPr>
        <w:widowControl w:val="0"/>
        <w:pBdr>
          <w:top w:val="nil"/>
          <w:left w:val="nil"/>
          <w:bottom w:val="nil"/>
          <w:right w:val="nil"/>
          <w:between w:val="nil"/>
        </w:pBdr>
        <w:spacing w:line="252" w:lineRule="auto"/>
        <w:ind w:firstLine="202"/>
        <w:jc w:val="both"/>
        <w:rPr>
          <w:del w:id="241" w:author="ACER" w:date="2025-11-12T13:01:00Z"/>
          <w:sz w:val="18"/>
        </w:rPr>
      </w:pPr>
      <w:r w:rsidRPr="000976B3">
        <w:rPr>
          <w:sz w:val="18"/>
        </w:rPr>
        <w:t>In recent years there has been exponential development</w:t>
      </w:r>
      <w:ins w:id="242" w:author="ACER" w:date="2025-11-12T13:01:00Z">
        <w:r w:rsidR="00BC0AB7">
          <w:rPr>
            <w:sz w:val="18"/>
          </w:rPr>
          <w:t xml:space="preserve"> </w:t>
        </w:r>
      </w:ins>
    </w:p>
    <w:p w14:paraId="3CD7A40A" w14:textId="0675AFEE" w:rsidR="0061747F" w:rsidRPr="000976B3" w:rsidRDefault="0061747F">
      <w:pPr>
        <w:widowControl w:val="0"/>
        <w:pBdr>
          <w:top w:val="nil"/>
          <w:left w:val="nil"/>
          <w:bottom w:val="nil"/>
          <w:right w:val="nil"/>
          <w:between w:val="nil"/>
        </w:pBdr>
        <w:spacing w:line="252" w:lineRule="auto"/>
        <w:ind w:firstLine="202"/>
        <w:jc w:val="both"/>
        <w:rPr>
          <w:sz w:val="18"/>
        </w:rPr>
        <w:pPrChange w:id="243" w:author="ACER" w:date="2025-11-12T13:01:00Z">
          <w:pPr>
            <w:widowControl w:val="0"/>
            <w:pBdr>
              <w:top w:val="nil"/>
              <w:left w:val="nil"/>
              <w:bottom w:val="nil"/>
              <w:right w:val="nil"/>
              <w:between w:val="nil"/>
            </w:pBdr>
            <w:spacing w:line="252" w:lineRule="auto"/>
            <w:jc w:val="both"/>
          </w:pPr>
        </w:pPrChange>
      </w:pPr>
      <w:r w:rsidRPr="000976B3">
        <w:rPr>
          <w:sz w:val="18"/>
        </w:rPr>
        <w:t>of deep learning and has been shown through several various application areas. Deep learning is considered a sub-domain</w:t>
      </w:r>
      <w:r w:rsidR="000976B3">
        <w:rPr>
          <w:sz w:val="18"/>
        </w:rPr>
        <w:t xml:space="preserve"> </w:t>
      </w:r>
      <w:r w:rsidRPr="000976B3">
        <w:rPr>
          <w:sz w:val="18"/>
        </w:rPr>
        <w:t>of the machine learning field that aims to achieve good performance and flexibility [4]. As R. Chalapathy et al. stated</w:t>
      </w:r>
      <w:r w:rsidR="000976B3">
        <w:rPr>
          <w:sz w:val="18"/>
        </w:rPr>
        <w:t xml:space="preserve"> </w:t>
      </w:r>
      <w:r w:rsidRPr="000976B3">
        <w:rPr>
          <w:sz w:val="18"/>
        </w:rPr>
        <w:t>in, deep learning achieves outstanding performance and flexibility than machine learning through learning to represent</w:t>
      </w:r>
      <w:r w:rsidR="000976B3">
        <w:rPr>
          <w:sz w:val="18"/>
        </w:rPr>
        <w:t xml:space="preserve"> </w:t>
      </w:r>
      <w:r w:rsidRPr="000976B3">
        <w:rPr>
          <w:sz w:val="18"/>
        </w:rPr>
        <w:t>data as a nested hierarchy of concepts within the layers of a neural</w:t>
      </w:r>
      <w:r w:rsidR="000976B3">
        <w:rPr>
          <w:sz w:val="18"/>
        </w:rPr>
        <w:t xml:space="preserve"> network. As Fig. 2 shows, deep learning outperforms </w:t>
      </w:r>
      <w:r w:rsidRPr="000976B3">
        <w:rPr>
          <w:sz w:val="18"/>
        </w:rPr>
        <w:t>the conventional approaches of machine learning considering</w:t>
      </w:r>
      <w:r w:rsidR="000976B3">
        <w:rPr>
          <w:sz w:val="18"/>
        </w:rPr>
        <w:t xml:space="preserve"> </w:t>
      </w:r>
      <w:r w:rsidRPr="000976B3">
        <w:rPr>
          <w:sz w:val="18"/>
        </w:rPr>
        <w:t>the increased data scale.</w:t>
      </w:r>
    </w:p>
    <w:p w14:paraId="639C4118" w14:textId="457EE4BE" w:rsidR="0061747F" w:rsidDel="00BC0AB7" w:rsidRDefault="0061747F" w:rsidP="000976B3">
      <w:pPr>
        <w:widowControl w:val="0"/>
        <w:pBdr>
          <w:top w:val="nil"/>
          <w:left w:val="nil"/>
          <w:bottom w:val="nil"/>
          <w:right w:val="nil"/>
          <w:between w:val="nil"/>
        </w:pBdr>
        <w:spacing w:line="252" w:lineRule="auto"/>
        <w:jc w:val="both"/>
        <w:rPr>
          <w:del w:id="244" w:author="ACER" w:date="2025-11-12T12:54:00Z"/>
          <w:sz w:val="18"/>
        </w:rPr>
      </w:pPr>
    </w:p>
    <w:p w14:paraId="301A2B5C" w14:textId="77777777" w:rsidR="00BC0AB7" w:rsidRPr="000976B3" w:rsidRDefault="00BC0AB7" w:rsidP="000976B3">
      <w:pPr>
        <w:widowControl w:val="0"/>
        <w:pBdr>
          <w:top w:val="nil"/>
          <w:left w:val="nil"/>
          <w:bottom w:val="nil"/>
          <w:right w:val="nil"/>
          <w:between w:val="nil"/>
        </w:pBdr>
        <w:spacing w:line="252" w:lineRule="auto"/>
        <w:jc w:val="both"/>
        <w:rPr>
          <w:ins w:id="245" w:author="ACER" w:date="2025-11-12T12:55:00Z"/>
          <w:sz w:val="18"/>
        </w:rPr>
      </w:pPr>
    </w:p>
    <w:p w14:paraId="37BCECA6" w14:textId="1B9FFC3C" w:rsidR="0061747F" w:rsidRPr="000976B3" w:rsidRDefault="0061747F" w:rsidP="000976B3">
      <w:pPr>
        <w:widowControl w:val="0"/>
        <w:pBdr>
          <w:top w:val="nil"/>
          <w:left w:val="nil"/>
          <w:bottom w:val="nil"/>
          <w:right w:val="nil"/>
          <w:between w:val="nil"/>
        </w:pBdr>
        <w:spacing w:line="252" w:lineRule="auto"/>
        <w:jc w:val="both"/>
        <w:rPr>
          <w:sz w:val="18"/>
        </w:rPr>
      </w:pPr>
      <w:r w:rsidRPr="000976B3">
        <w:rPr>
          <w:sz w:val="18"/>
        </w:rPr>
        <w:t>B. Anomaly Detection</w:t>
      </w:r>
    </w:p>
    <w:p w14:paraId="61BDC914" w14:textId="4C6E3F2E" w:rsidR="0061747F" w:rsidRPr="000976B3" w:rsidRDefault="0061747F" w:rsidP="000976B3">
      <w:pPr>
        <w:widowControl w:val="0"/>
        <w:pBdr>
          <w:top w:val="nil"/>
          <w:left w:val="nil"/>
          <w:bottom w:val="nil"/>
          <w:right w:val="nil"/>
          <w:between w:val="nil"/>
        </w:pBdr>
        <w:spacing w:line="252" w:lineRule="auto"/>
        <w:ind w:firstLine="202"/>
        <w:jc w:val="both"/>
        <w:rPr>
          <w:sz w:val="18"/>
        </w:rPr>
      </w:pPr>
      <w:r w:rsidRPr="000976B3">
        <w:rPr>
          <w:sz w:val="18"/>
        </w:rPr>
        <w:t>Anomaly detection is the</w:t>
      </w:r>
      <w:r w:rsidR="000976B3">
        <w:rPr>
          <w:sz w:val="18"/>
        </w:rPr>
        <w:t xml:space="preserve"> process of identifying data in</w:t>
      </w:r>
      <w:r w:rsidRPr="000976B3">
        <w:rPr>
          <w:sz w:val="18"/>
        </w:rPr>
        <w:t>stances that deviate from what is normal or expected data.</w:t>
      </w:r>
    </w:p>
    <w:p w14:paraId="60B74C3C" w14:textId="77777777" w:rsidR="0061747F" w:rsidRPr="000976B3" w:rsidRDefault="0061747F" w:rsidP="000976B3">
      <w:pPr>
        <w:widowControl w:val="0"/>
        <w:pBdr>
          <w:top w:val="nil"/>
          <w:left w:val="nil"/>
          <w:bottom w:val="nil"/>
          <w:right w:val="nil"/>
          <w:between w:val="nil"/>
        </w:pBdr>
        <w:spacing w:line="252" w:lineRule="auto"/>
        <w:ind w:firstLine="202"/>
        <w:jc w:val="both"/>
        <w:rPr>
          <w:sz w:val="18"/>
        </w:rPr>
      </w:pPr>
    </w:p>
    <w:p w14:paraId="2031475D" w14:textId="089272A6" w:rsidR="0061747F" w:rsidRPr="000976B3" w:rsidRDefault="0061747F" w:rsidP="000976B3">
      <w:pPr>
        <w:widowControl w:val="0"/>
        <w:pBdr>
          <w:top w:val="nil"/>
          <w:left w:val="nil"/>
          <w:bottom w:val="nil"/>
          <w:right w:val="nil"/>
          <w:between w:val="nil"/>
        </w:pBdr>
        <w:spacing w:line="252" w:lineRule="auto"/>
        <w:jc w:val="both"/>
        <w:rPr>
          <w:sz w:val="18"/>
        </w:rPr>
      </w:pPr>
      <w:r w:rsidRPr="000976B3">
        <w:rPr>
          <w:sz w:val="18"/>
        </w:rPr>
        <w:t>C.</w:t>
      </w:r>
      <w:ins w:id="246" w:author="ACER" w:date="2025-11-13T11:19:00Z">
        <w:r w:rsidR="005461AD">
          <w:rPr>
            <w:sz w:val="18"/>
          </w:rPr>
          <w:t xml:space="preserve"> </w:t>
        </w:r>
      </w:ins>
      <w:del w:id="247" w:author="ACER" w:date="2025-11-13T11:19:00Z">
        <w:r w:rsidRPr="000976B3" w:rsidDel="005461AD">
          <w:rPr>
            <w:sz w:val="18"/>
          </w:rPr>
          <w:delText xml:space="preserve"> </w:delText>
        </w:r>
      </w:del>
      <w:r w:rsidRPr="000976B3">
        <w:rPr>
          <w:sz w:val="18"/>
        </w:rPr>
        <w:t>Semi-Supervised or (one-class classification) Deep Anomaly Detection Defined as “a technique assumes that all training instances have only one class label” [</w:t>
      </w:r>
      <w:ins w:id="248" w:author="ACER" w:date="2025-11-13T11:23:00Z">
        <w:r w:rsidR="00BA66F6">
          <w:rPr>
            <w:sz w:val="18"/>
          </w:rPr>
          <w:t>3</w:t>
        </w:r>
      </w:ins>
      <w:del w:id="249" w:author="ACER" w:date="2025-11-13T11:23:00Z">
        <w:r w:rsidRPr="000976B3" w:rsidDel="00BA66F6">
          <w:rPr>
            <w:sz w:val="18"/>
          </w:rPr>
          <w:delText>5</w:delText>
        </w:r>
      </w:del>
      <w:r w:rsidRPr="000976B3">
        <w:rPr>
          <w:sz w:val="18"/>
        </w:rPr>
        <w:t>].</w:t>
      </w:r>
    </w:p>
    <w:p w14:paraId="28AB92E1" w14:textId="77777777" w:rsidR="0061747F" w:rsidRPr="000976B3" w:rsidRDefault="0061747F" w:rsidP="000976B3">
      <w:pPr>
        <w:widowControl w:val="0"/>
        <w:pBdr>
          <w:top w:val="nil"/>
          <w:left w:val="nil"/>
          <w:bottom w:val="nil"/>
          <w:right w:val="nil"/>
          <w:between w:val="nil"/>
        </w:pBdr>
        <w:spacing w:line="252" w:lineRule="auto"/>
        <w:jc w:val="both"/>
        <w:rPr>
          <w:sz w:val="18"/>
        </w:rPr>
      </w:pPr>
    </w:p>
    <w:p w14:paraId="1D8B912E" w14:textId="665E23F7" w:rsidR="0061747F" w:rsidRPr="000976B3" w:rsidRDefault="0061747F" w:rsidP="000976B3">
      <w:pPr>
        <w:widowControl w:val="0"/>
        <w:pBdr>
          <w:top w:val="nil"/>
          <w:left w:val="nil"/>
          <w:bottom w:val="nil"/>
          <w:right w:val="nil"/>
          <w:between w:val="nil"/>
        </w:pBdr>
        <w:spacing w:line="252" w:lineRule="auto"/>
        <w:jc w:val="both"/>
        <w:rPr>
          <w:sz w:val="18"/>
        </w:rPr>
      </w:pPr>
      <w:r w:rsidRPr="000976B3">
        <w:rPr>
          <w:sz w:val="18"/>
        </w:rPr>
        <w:t>D. Unsupervised Deep Anomaly Detection</w:t>
      </w:r>
    </w:p>
    <w:p w14:paraId="6DFFF843" w14:textId="1C3F3EB0" w:rsidR="0061747F" w:rsidRPr="000976B3" w:rsidRDefault="0061747F" w:rsidP="000976B3">
      <w:pPr>
        <w:widowControl w:val="0"/>
        <w:pBdr>
          <w:top w:val="nil"/>
          <w:left w:val="nil"/>
          <w:bottom w:val="nil"/>
          <w:right w:val="nil"/>
          <w:between w:val="nil"/>
        </w:pBdr>
        <w:spacing w:line="252" w:lineRule="auto"/>
        <w:ind w:firstLine="202"/>
        <w:jc w:val="both"/>
        <w:rPr>
          <w:sz w:val="18"/>
        </w:rPr>
      </w:pPr>
      <w:r w:rsidRPr="000976B3">
        <w:rPr>
          <w:sz w:val="18"/>
        </w:rPr>
        <w:t>Unsupervised is “a techniq</w:t>
      </w:r>
      <w:r w:rsidR="000976B3">
        <w:rPr>
          <w:sz w:val="18"/>
        </w:rPr>
        <w:t xml:space="preserve">ue that used automatic labeling </w:t>
      </w:r>
      <w:r w:rsidRPr="000976B3">
        <w:rPr>
          <w:sz w:val="18"/>
        </w:rPr>
        <w:t>of unlabeled data samples”</w:t>
      </w:r>
    </w:p>
    <w:p w14:paraId="7C7CC4E3" w14:textId="77DE74DE" w:rsidR="004B280C" w:rsidRDefault="004B280C" w:rsidP="0061747F">
      <w:pPr>
        <w:widowControl w:val="0"/>
        <w:pBdr>
          <w:top w:val="nil"/>
          <w:left w:val="nil"/>
          <w:bottom w:val="nil"/>
          <w:right w:val="nil"/>
          <w:between w:val="nil"/>
        </w:pBdr>
        <w:spacing w:line="252" w:lineRule="auto"/>
        <w:ind w:firstLine="202"/>
        <w:jc w:val="both"/>
        <w:rPr>
          <w:ins w:id="250" w:author="ACER" w:date="2025-11-04T11:29:00Z"/>
        </w:rPr>
      </w:pPr>
    </w:p>
    <w:p w14:paraId="2A690803" w14:textId="37FD220A" w:rsidR="005461AD" w:rsidRPr="00BA66F6" w:rsidRDefault="005461AD" w:rsidP="005461AD">
      <w:pPr>
        <w:widowControl w:val="0"/>
        <w:pBdr>
          <w:top w:val="nil"/>
          <w:left w:val="nil"/>
          <w:bottom w:val="nil"/>
          <w:right w:val="nil"/>
          <w:between w:val="nil"/>
        </w:pBdr>
        <w:spacing w:line="252" w:lineRule="auto"/>
        <w:jc w:val="both"/>
        <w:rPr>
          <w:ins w:id="251" w:author="ACER" w:date="2025-11-13T11:18:00Z"/>
          <w:sz w:val="18"/>
          <w:rPrChange w:id="252" w:author="ACER" w:date="2025-11-13T11:29:00Z">
            <w:rPr>
              <w:ins w:id="253" w:author="ACER" w:date="2025-11-13T11:18:00Z"/>
            </w:rPr>
          </w:rPrChange>
        </w:rPr>
        <w:pPrChange w:id="254" w:author="ACER" w:date="2025-11-13T11:18:00Z">
          <w:pPr>
            <w:widowControl w:val="0"/>
            <w:pBdr>
              <w:top w:val="nil"/>
              <w:left w:val="nil"/>
              <w:bottom w:val="nil"/>
              <w:right w:val="nil"/>
              <w:between w:val="nil"/>
            </w:pBdr>
            <w:spacing w:line="252" w:lineRule="auto"/>
            <w:ind w:firstLine="202"/>
            <w:jc w:val="both"/>
          </w:pPr>
        </w:pPrChange>
      </w:pPr>
      <w:ins w:id="255" w:author="ACER" w:date="2025-11-13T11:18:00Z">
        <w:r w:rsidRPr="00BA66F6">
          <w:rPr>
            <w:sz w:val="18"/>
            <w:rPrChange w:id="256" w:author="ACER" w:date="2025-11-13T11:29:00Z">
              <w:rPr/>
            </w:rPrChange>
          </w:rPr>
          <w:t xml:space="preserve">E. </w:t>
        </w:r>
        <w:r w:rsidRPr="00BA66F6">
          <w:rPr>
            <w:bCs/>
            <w:sz w:val="18"/>
            <w:rPrChange w:id="257" w:author="ACER" w:date="2025-11-13T11:29:00Z">
              <w:rPr>
                <w:b/>
                <w:bCs/>
              </w:rPr>
            </w:rPrChange>
          </w:rPr>
          <w:t>Supervised Deep Anomaly Detection</w:t>
        </w:r>
        <w:r w:rsidRPr="00BA66F6">
          <w:rPr>
            <w:sz w:val="18"/>
            <w:rPrChange w:id="258" w:author="ACER" w:date="2025-11-13T11:29:00Z">
              <w:rPr/>
            </w:rPrChange>
          </w:rPr>
          <w:t xml:space="preserve"> </w:t>
        </w:r>
      </w:ins>
    </w:p>
    <w:p w14:paraId="1C956D98" w14:textId="33933941" w:rsidR="005461AD" w:rsidRPr="00930778" w:rsidDel="00BA66F6" w:rsidRDefault="005461AD" w:rsidP="005461AD">
      <w:pPr>
        <w:widowControl w:val="0"/>
        <w:pBdr>
          <w:top w:val="nil"/>
          <w:left w:val="nil"/>
          <w:bottom w:val="nil"/>
          <w:right w:val="nil"/>
          <w:between w:val="nil"/>
        </w:pBdr>
        <w:spacing w:line="252" w:lineRule="auto"/>
        <w:jc w:val="both"/>
        <w:rPr>
          <w:del w:id="259" w:author="ACER" w:date="2025-11-13T11:19:00Z"/>
          <w:sz w:val="18"/>
          <w:rPrChange w:id="260" w:author="ACER" w:date="2025-11-14T01:01:00Z">
            <w:rPr>
              <w:del w:id="261" w:author="ACER" w:date="2025-11-13T11:19:00Z"/>
            </w:rPr>
          </w:rPrChange>
        </w:rPr>
        <w:pPrChange w:id="262" w:author="ACER" w:date="2025-11-13T11:19:00Z">
          <w:pPr>
            <w:widowControl w:val="0"/>
            <w:pBdr>
              <w:top w:val="nil"/>
              <w:left w:val="nil"/>
              <w:bottom w:val="nil"/>
              <w:right w:val="nil"/>
              <w:between w:val="nil"/>
            </w:pBdr>
            <w:spacing w:line="252" w:lineRule="auto"/>
            <w:ind w:firstLine="202"/>
            <w:jc w:val="both"/>
          </w:pPr>
        </w:pPrChange>
      </w:pPr>
      <w:ins w:id="263" w:author="ACER" w:date="2025-11-13T11:18:00Z">
        <w:r w:rsidRPr="00BA66F6">
          <w:rPr>
            <w:sz w:val="18"/>
            <w:rPrChange w:id="264" w:author="ACER" w:date="2025-11-13T11:29:00Z">
              <w:rPr/>
            </w:rPrChange>
          </w:rPr>
          <w:t xml:space="preserve">    Defined as "a technique that utilizes a fully labeled dataset containing both normal and anomalous instances to train a binary or multi-class classifier." Unlike unsupervised methods, this approach requires expert-labeled examples of anomalies, making it highly accurate but dependent on the availability of rare anomaly data.</w:t>
        </w:r>
      </w:ins>
    </w:p>
    <w:p w14:paraId="0E48B52E" w14:textId="0AE1070A" w:rsidR="004B280C" w:rsidDel="00061EC2" w:rsidRDefault="004B280C" w:rsidP="005461AD">
      <w:pPr>
        <w:widowControl w:val="0"/>
        <w:pBdr>
          <w:top w:val="nil"/>
          <w:left w:val="nil"/>
          <w:bottom w:val="nil"/>
          <w:right w:val="nil"/>
          <w:between w:val="nil"/>
        </w:pBdr>
        <w:spacing w:line="252" w:lineRule="auto"/>
        <w:jc w:val="both"/>
        <w:rPr>
          <w:del w:id="265" w:author="ACER" w:date="2025-11-13T10:33:00Z"/>
        </w:rPr>
        <w:pPrChange w:id="266" w:author="ACER" w:date="2025-11-13T11:19:00Z">
          <w:pPr>
            <w:widowControl w:val="0"/>
            <w:pBdr>
              <w:top w:val="nil"/>
              <w:left w:val="nil"/>
              <w:bottom w:val="nil"/>
              <w:right w:val="nil"/>
              <w:between w:val="nil"/>
            </w:pBdr>
            <w:spacing w:line="252" w:lineRule="auto"/>
            <w:ind w:firstLine="202"/>
            <w:jc w:val="both"/>
          </w:pPr>
        </w:pPrChange>
      </w:pPr>
    </w:p>
    <w:p w14:paraId="495F7946" w14:textId="6EBC4A8B" w:rsidR="004B280C" w:rsidDel="00BC0AB7" w:rsidRDefault="004B280C" w:rsidP="005461AD">
      <w:pPr>
        <w:widowControl w:val="0"/>
        <w:pBdr>
          <w:top w:val="nil"/>
          <w:left w:val="nil"/>
          <w:bottom w:val="nil"/>
          <w:right w:val="nil"/>
          <w:between w:val="nil"/>
        </w:pBdr>
        <w:spacing w:line="252" w:lineRule="auto"/>
        <w:jc w:val="both"/>
        <w:rPr>
          <w:del w:id="267" w:author="ACER" w:date="2025-11-12T13:00:00Z"/>
        </w:rPr>
        <w:pPrChange w:id="268" w:author="ACER" w:date="2025-11-13T11:19:00Z">
          <w:pPr>
            <w:widowControl w:val="0"/>
            <w:pBdr>
              <w:top w:val="nil"/>
              <w:left w:val="nil"/>
              <w:bottom w:val="nil"/>
              <w:right w:val="nil"/>
              <w:between w:val="nil"/>
            </w:pBdr>
            <w:spacing w:line="252" w:lineRule="auto"/>
            <w:ind w:firstLine="202"/>
            <w:jc w:val="both"/>
          </w:pPr>
        </w:pPrChange>
      </w:pPr>
    </w:p>
    <w:p w14:paraId="4884A7B6" w14:textId="77777777" w:rsidR="004B280C" w:rsidRDefault="004B280C" w:rsidP="005461AD">
      <w:pPr>
        <w:widowControl w:val="0"/>
        <w:pBdr>
          <w:top w:val="nil"/>
          <w:left w:val="nil"/>
          <w:bottom w:val="nil"/>
          <w:right w:val="nil"/>
          <w:between w:val="nil"/>
        </w:pBdr>
        <w:spacing w:line="252" w:lineRule="auto"/>
        <w:jc w:val="both"/>
        <w:pPrChange w:id="269" w:author="ACER" w:date="2025-11-13T11:19:00Z">
          <w:pPr>
            <w:widowControl w:val="0"/>
            <w:pBdr>
              <w:top w:val="nil"/>
              <w:left w:val="nil"/>
              <w:bottom w:val="nil"/>
              <w:right w:val="nil"/>
              <w:between w:val="nil"/>
            </w:pBdr>
            <w:spacing w:line="252" w:lineRule="auto"/>
            <w:ind w:firstLine="202"/>
            <w:jc w:val="both"/>
          </w:pPr>
        </w:pPrChange>
      </w:pPr>
    </w:p>
    <w:p w14:paraId="28D744EB" w14:textId="2721BAAE" w:rsidR="0096199E" w:rsidRDefault="000826FA" w:rsidP="0096199E">
      <w:pPr>
        <w:widowControl w:val="0"/>
        <w:pBdr>
          <w:top w:val="nil"/>
          <w:left w:val="nil"/>
          <w:bottom w:val="nil"/>
          <w:right w:val="nil"/>
          <w:between w:val="nil"/>
        </w:pBdr>
        <w:spacing w:line="252" w:lineRule="auto"/>
        <w:ind w:firstLine="202"/>
        <w:jc w:val="center"/>
        <w:rPr>
          <w:ins w:id="270" w:author="ACER" w:date="2025-11-14T00:49:00Z"/>
          <w:smallCaps/>
        </w:rPr>
      </w:pPr>
      <w:ins w:id="271" w:author="ACER" w:date="2025-11-14T00:56:00Z">
        <w:r>
          <w:rPr>
            <w:noProof/>
            <w:sz w:val="18"/>
            <w:szCs w:val="18"/>
            <w:lang w:val="en-IN" w:eastAsia="en-IN"/>
          </w:rPr>
          <w:lastRenderedPageBreak/>
          <w:drawing>
            <wp:anchor distT="0" distB="0" distL="114300" distR="114300" simplePos="0" relativeHeight="251667456" behindDoc="0" locked="0" layoutInCell="1" allowOverlap="1" wp14:anchorId="36FE1FAE" wp14:editId="2EDB38B3">
              <wp:simplePos x="0" y="0"/>
              <wp:positionH relativeFrom="column">
                <wp:posOffset>10795</wp:posOffset>
              </wp:positionH>
              <wp:positionV relativeFrom="paragraph">
                <wp:posOffset>281305</wp:posOffset>
              </wp:positionV>
              <wp:extent cx="3622040" cy="1938655"/>
              <wp:effectExtent l="0" t="0" r="0" b="444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0.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22040" cy="1938655"/>
                      </a:xfrm>
                      <a:prstGeom prst="rect">
                        <a:avLst/>
                      </a:prstGeom>
                    </pic:spPr>
                  </pic:pic>
                </a:graphicData>
              </a:graphic>
              <wp14:sizeRelH relativeFrom="margin">
                <wp14:pctWidth>0</wp14:pctWidth>
              </wp14:sizeRelH>
              <wp14:sizeRelV relativeFrom="margin">
                <wp14:pctHeight>0</wp14:pctHeight>
              </wp14:sizeRelV>
            </wp:anchor>
          </w:drawing>
        </w:r>
      </w:ins>
      <w:del w:id="272" w:author="ACER" w:date="2025-11-04T10:57:00Z">
        <w:r w:rsidR="00A01D5E" w:rsidDel="00CD72B8">
          <w:rPr>
            <w:smallCaps/>
          </w:rPr>
          <w:delText>i</w:delText>
        </w:r>
      </w:del>
      <w:ins w:id="273" w:author="ACER" w:date="2025-11-04T10:57:00Z">
        <w:r w:rsidR="00CD72B8" w:rsidRPr="007B1649">
          <w:rPr>
            <w:smallCaps/>
          </w:rPr>
          <w:t>V</w:t>
        </w:r>
        <w:r w:rsidR="00CD72B8" w:rsidRPr="008856C3">
          <w:t>I</w:t>
        </w:r>
        <w:r w:rsidR="00CD72B8" w:rsidRPr="007B1649">
          <w:rPr>
            <w:smallCaps/>
          </w:rPr>
          <w:t xml:space="preserve"> </w:t>
        </w:r>
        <w:r w:rsidR="00CD72B8" w:rsidRPr="007B1649">
          <w:rPr>
            <w:smallCaps/>
          </w:rPr>
          <w:softHyphen/>
        </w:r>
        <w:r w:rsidR="00CD72B8" w:rsidRPr="007B1649">
          <w:rPr>
            <w:smallCaps/>
          </w:rPr>
          <w:softHyphen/>
        </w:r>
        <w:r w:rsidR="00CD72B8" w:rsidRPr="007B1649">
          <w:rPr>
            <w:smallCaps/>
          </w:rPr>
          <w:softHyphen/>
        </w:r>
        <w:r w:rsidR="00CD72B8" w:rsidRPr="007B1649">
          <w:rPr>
            <w:smallCaps/>
          </w:rPr>
          <w:softHyphen/>
        </w:r>
        <w:r w:rsidR="00CD72B8" w:rsidRPr="007B1649">
          <w:rPr>
            <w:smallCaps/>
          </w:rPr>
          <w:softHyphen/>
        </w:r>
      </w:ins>
      <w:del w:id="274" w:author="ACER" w:date="2025-11-04T10:57:00Z">
        <w:r w:rsidR="00A01D5E" w:rsidDel="00CD72B8">
          <w:rPr>
            <w:smallCaps/>
          </w:rPr>
          <w:delText>v</w:delText>
        </w:r>
      </w:del>
      <w:r w:rsidR="00A01D5E">
        <w:rPr>
          <w:smallCaps/>
        </w:rPr>
        <w:t>. Methodologies</w:t>
      </w:r>
    </w:p>
    <w:p w14:paraId="79F9D0DA" w14:textId="30FE9A40" w:rsidR="005F43C1" w:rsidRDefault="005F43C1" w:rsidP="0096199E">
      <w:pPr>
        <w:widowControl w:val="0"/>
        <w:pBdr>
          <w:top w:val="nil"/>
          <w:left w:val="nil"/>
          <w:bottom w:val="nil"/>
          <w:right w:val="nil"/>
          <w:between w:val="nil"/>
        </w:pBdr>
        <w:spacing w:line="252" w:lineRule="auto"/>
        <w:ind w:firstLine="202"/>
        <w:jc w:val="center"/>
      </w:pPr>
    </w:p>
    <w:p w14:paraId="657BA8A9" w14:textId="55414C72" w:rsidR="0096199E" w:rsidDel="005F43C1" w:rsidRDefault="00A01D5E" w:rsidP="00A01D5E">
      <w:pPr>
        <w:widowControl w:val="0"/>
        <w:pBdr>
          <w:top w:val="nil"/>
          <w:left w:val="nil"/>
          <w:bottom w:val="nil"/>
          <w:right w:val="nil"/>
          <w:between w:val="nil"/>
        </w:pBdr>
        <w:spacing w:line="252" w:lineRule="auto"/>
        <w:ind w:firstLine="202"/>
        <w:rPr>
          <w:del w:id="275" w:author="ACER" w:date="2025-11-14T00:50:00Z"/>
        </w:rPr>
      </w:pPr>
      <w:del w:id="276" w:author="ACER" w:date="2025-11-14T00:50:00Z">
        <w:r w:rsidDel="005F43C1">
          <w:rPr>
            <w:noProof/>
            <w:lang w:val="en-IN" w:eastAsia="en-IN"/>
          </w:rPr>
          <mc:AlternateContent>
            <mc:Choice Requires="wps">
              <w:drawing>
                <wp:inline distT="0" distB="0" distL="0" distR="0" wp14:anchorId="00CE3FB8" wp14:editId="2EB26FE3">
                  <wp:extent cx="304800" cy="304800"/>
                  <wp:effectExtent l="0" t="0" r="0" b="0"/>
                  <wp:docPr id="7" name="Rectangle 7" descr="https://lh3.googleusercontent.com/gg-dl/ABS2GSkw32vJG9I13B4hzShK53vfp51U7auJCDBSzT7BdyOrM6drv6PIpOGWKgpbp4UB5qTRWVR1W5b-LoDw08FFdldvp7dlSD4JZShkDMRQL8BmEnAuBLSvVR4om9GkVNQCnVk9a_uWXa6LvsoVj8uMfwGfFJC4BUjizjWGchiS0pW09SjyLg=s1024-r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7EEDC" id="Rectangle 7" o:spid="_x0000_s1026" alt="https://lh3.googleusercontent.com/gg-dl/ABS2GSkw32vJG9I13B4hzShK53vfp51U7auJCDBSzT7BdyOrM6drv6PIpOGWKgpbp4UB5qTRWVR1W5b-LoDw08FFdldvp7dlSD4JZShkDMRQL8BmEnAuBLSvVR4om9GkVNQCnVk9a_uWXa6LvsoVj8uMfwGfFJC4BUjizjWGchiS0pW09SjyLg=s1024-r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PpCPqqAAwAApwYAAA4AAAAAAAAAAAAAAAAALgIAAGRycy9lMm9Eb2Mu&#10;eG1sUEsBAi0AFAAGAAgAAAAhAEyg6SzYAAAAAwEAAA8AAAAAAAAAAAAAAAAA2gUAAGRycy9kb3du&#10;cmV2LnhtbFBLBQYAAAAABAAEAPMAAADfBgAAAAA=&#10;" filled="f" stroked="f">
                  <o:lock v:ext="edit" aspectratio="t"/>
                  <w10:anchorlock/>
                </v:rect>
              </w:pict>
            </mc:Fallback>
          </mc:AlternateContent>
        </w:r>
        <w:r w:rsidRPr="00A01D5E" w:rsidDel="005F43C1">
          <w:rPr>
            <w:snapToGrid w:val="0"/>
            <w:color w:val="000000"/>
            <w:w w:val="0"/>
            <w:sz w:val="0"/>
            <w:szCs w:val="0"/>
            <w:u w:color="000000"/>
            <w:bdr w:val="none" w:sz="0" w:space="0" w:color="000000"/>
            <w:shd w:val="clear" w:color="000000" w:fill="000000"/>
            <w:lang w:val="x-none" w:eastAsia="x-none" w:bidi="x-none"/>
          </w:rPr>
          <w:delText xml:space="preserve"> </w:delText>
        </w:r>
      </w:del>
      <w:del w:id="277" w:author="ACER" w:date="2025-11-14T00:47:00Z">
        <w:r w:rsidRPr="00A01D5E" w:rsidDel="005F43C1">
          <w:rPr>
            <w:noProof/>
            <w:lang w:val="en-IN" w:eastAsia="en-IN"/>
          </w:rPr>
          <w:drawing>
            <wp:inline distT="0" distB="0" distL="0" distR="0" wp14:anchorId="2083882E" wp14:editId="472B92F5">
              <wp:extent cx="3061970" cy="1859069"/>
              <wp:effectExtent l="0" t="0" r="5080" b="8255"/>
              <wp:docPr id="8" name="Picture 8" descr="C:\Users\ACER\AppData\Local\Packages\5319275A.WhatsAppDesktop_cv1g1gvanyjgm\TempState\7735E310A8F8A4DE2430338DFAE18359\WhatsApp Image 2025-11-03 at 15.05.21_92ebc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CER\AppData\Local\Packages\5319275A.WhatsAppDesktop_cv1g1gvanyjgm\TempState\7735E310A8F8A4DE2430338DFAE18359\WhatsApp Image 2025-11-03 at 15.05.21_92ebc42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7518" cy="1886723"/>
                      </a:xfrm>
                      <a:prstGeom prst="rect">
                        <a:avLst/>
                      </a:prstGeom>
                      <a:noFill/>
                      <a:ln>
                        <a:noFill/>
                      </a:ln>
                    </pic:spPr>
                  </pic:pic>
                </a:graphicData>
              </a:graphic>
            </wp:inline>
          </w:drawing>
        </w:r>
      </w:del>
    </w:p>
    <w:p w14:paraId="7719A9ED" w14:textId="0DAA50C7" w:rsidR="0096199E" w:rsidDel="005F43C1" w:rsidRDefault="0096199E" w:rsidP="005F43C1">
      <w:pPr>
        <w:widowControl w:val="0"/>
        <w:pBdr>
          <w:top w:val="nil"/>
          <w:left w:val="nil"/>
          <w:bottom w:val="nil"/>
          <w:right w:val="nil"/>
          <w:between w:val="nil"/>
        </w:pBdr>
        <w:spacing w:line="252" w:lineRule="auto"/>
        <w:ind w:firstLine="202"/>
        <w:rPr>
          <w:del w:id="278" w:author="ACER" w:date="2025-11-14T00:50:00Z"/>
          <w:color w:val="000000"/>
        </w:rPr>
        <w:pPrChange w:id="279" w:author="ACER" w:date="2025-11-14T00:50:00Z">
          <w:pPr>
            <w:widowControl w:val="0"/>
            <w:pBdr>
              <w:top w:val="nil"/>
              <w:left w:val="nil"/>
              <w:bottom w:val="nil"/>
              <w:right w:val="nil"/>
              <w:between w:val="nil"/>
            </w:pBdr>
            <w:spacing w:before="20" w:line="252" w:lineRule="auto"/>
            <w:jc w:val="both"/>
          </w:pPr>
        </w:pPrChange>
      </w:pPr>
    </w:p>
    <w:p w14:paraId="3A35D8E2" w14:textId="325B2DF9" w:rsidR="00A01D5E" w:rsidRDefault="00A01D5E" w:rsidP="005F43C1">
      <w:pPr>
        <w:widowControl w:val="0"/>
        <w:pBdr>
          <w:top w:val="nil"/>
          <w:left w:val="nil"/>
          <w:bottom w:val="nil"/>
          <w:right w:val="nil"/>
          <w:between w:val="nil"/>
        </w:pBdr>
        <w:spacing w:before="20" w:line="252" w:lineRule="auto"/>
        <w:rPr>
          <w:ins w:id="280" w:author="ACER" w:date="2025-11-14T00:55:00Z"/>
          <w:sz w:val="18"/>
          <w:szCs w:val="18"/>
        </w:rPr>
        <w:pPrChange w:id="281" w:author="ACER" w:date="2025-11-14T00:50:00Z">
          <w:pPr>
            <w:widowControl w:val="0"/>
            <w:pBdr>
              <w:top w:val="nil"/>
              <w:left w:val="nil"/>
              <w:bottom w:val="nil"/>
              <w:right w:val="nil"/>
              <w:between w:val="nil"/>
            </w:pBdr>
            <w:spacing w:before="20" w:line="252" w:lineRule="auto"/>
            <w:ind w:firstLine="202"/>
            <w:jc w:val="center"/>
          </w:pPr>
        </w:pPrChange>
      </w:pPr>
      <w:del w:id="282" w:author="ACER" w:date="2025-11-14T00:50:00Z">
        <w:r w:rsidRPr="00A01D5E" w:rsidDel="005F43C1">
          <w:rPr>
            <w:sz w:val="18"/>
            <w:szCs w:val="18"/>
          </w:rPr>
          <w:delText>F</w:delText>
        </w:r>
      </w:del>
      <w:ins w:id="283" w:author="ACER" w:date="2025-11-14T00:51:00Z">
        <w:r w:rsidR="00930778">
          <w:rPr>
            <w:sz w:val="18"/>
            <w:szCs w:val="18"/>
          </w:rPr>
          <w:t xml:space="preserve">                           </w:t>
        </w:r>
      </w:ins>
      <w:del w:id="284" w:author="ACER" w:date="2025-11-14T00:51:00Z">
        <w:r w:rsidRPr="00A01D5E" w:rsidDel="00930778">
          <w:rPr>
            <w:sz w:val="18"/>
            <w:szCs w:val="18"/>
          </w:rPr>
          <w:delText>i</w:delText>
        </w:r>
      </w:del>
      <w:ins w:id="285" w:author="ACER" w:date="2025-11-14T00:51:00Z">
        <w:r w:rsidR="00930778">
          <w:rPr>
            <w:sz w:val="18"/>
            <w:szCs w:val="18"/>
          </w:rPr>
          <w:t>Fi</w:t>
        </w:r>
      </w:ins>
      <w:r w:rsidRPr="00A01D5E">
        <w:rPr>
          <w:sz w:val="18"/>
          <w:szCs w:val="18"/>
        </w:rPr>
        <w:t>g.</w:t>
      </w:r>
      <w:ins w:id="286" w:author="ACER" w:date="2025-11-14T01:06:00Z">
        <w:r w:rsidR="000826FA">
          <w:rPr>
            <w:sz w:val="18"/>
            <w:szCs w:val="18"/>
          </w:rPr>
          <w:t xml:space="preserve"> </w:t>
        </w:r>
      </w:ins>
      <w:ins w:id="287" w:author="ACER" w:date="2025-11-14T01:05:00Z">
        <w:r w:rsidR="000826FA">
          <w:rPr>
            <w:sz w:val="18"/>
            <w:szCs w:val="18"/>
          </w:rPr>
          <w:t>3</w:t>
        </w:r>
      </w:ins>
      <w:del w:id="288" w:author="ACER" w:date="2025-11-14T01:05:00Z">
        <w:r w:rsidRPr="00A01D5E" w:rsidDel="000826FA">
          <w:rPr>
            <w:sz w:val="18"/>
            <w:szCs w:val="18"/>
          </w:rPr>
          <w:delText>2</w:delText>
        </w:r>
      </w:del>
      <w:ins w:id="289" w:author="ACER" w:date="2025-11-14T01:05:00Z">
        <w:r w:rsidR="000826FA">
          <w:rPr>
            <w:sz w:val="18"/>
            <w:szCs w:val="18"/>
          </w:rPr>
          <w:t>.</w:t>
        </w:r>
      </w:ins>
      <w:del w:id="290" w:author="ACER" w:date="2025-11-14T01:05:00Z">
        <w:r w:rsidRPr="00A01D5E" w:rsidDel="000826FA">
          <w:rPr>
            <w:sz w:val="18"/>
            <w:szCs w:val="18"/>
          </w:rPr>
          <w:delText>:</w:delText>
        </w:r>
      </w:del>
      <w:r w:rsidRPr="00A01D5E">
        <w:rPr>
          <w:sz w:val="18"/>
          <w:szCs w:val="18"/>
        </w:rPr>
        <w:t xml:space="preserve"> Machi</w:t>
      </w:r>
      <w:r w:rsidR="000976B3">
        <w:rPr>
          <w:sz w:val="18"/>
          <w:szCs w:val="18"/>
        </w:rPr>
        <w:t>ne Learning Techniques Observed</w:t>
      </w:r>
    </w:p>
    <w:p w14:paraId="0E59D113" w14:textId="6208A1DF" w:rsidR="00930778" w:rsidDel="00930778" w:rsidRDefault="00FD6117" w:rsidP="005F43C1">
      <w:pPr>
        <w:widowControl w:val="0"/>
        <w:pBdr>
          <w:top w:val="nil"/>
          <w:left w:val="nil"/>
          <w:bottom w:val="nil"/>
          <w:right w:val="nil"/>
          <w:between w:val="nil"/>
        </w:pBdr>
        <w:spacing w:before="20" w:line="252" w:lineRule="auto"/>
        <w:rPr>
          <w:del w:id="291" w:author="ACER" w:date="2025-11-14T00:56:00Z"/>
          <w:sz w:val="18"/>
          <w:szCs w:val="18"/>
        </w:rPr>
        <w:pPrChange w:id="292" w:author="ACER" w:date="2025-11-14T00:50:00Z">
          <w:pPr>
            <w:widowControl w:val="0"/>
            <w:pBdr>
              <w:top w:val="nil"/>
              <w:left w:val="nil"/>
              <w:bottom w:val="nil"/>
              <w:right w:val="nil"/>
              <w:between w:val="nil"/>
            </w:pBdr>
            <w:spacing w:before="20" w:line="252" w:lineRule="auto"/>
            <w:ind w:firstLine="202"/>
            <w:jc w:val="center"/>
          </w:pPr>
        </w:pPrChange>
      </w:pPr>
      <w:r w:rsidRPr="00A01D5E">
        <w:rPr>
          <w:noProof/>
          <w:color w:val="000000"/>
          <w:sz w:val="18"/>
          <w:szCs w:val="18"/>
          <w:lang w:val="en-IN" w:eastAsia="en-IN"/>
        </w:rPr>
        <w:drawing>
          <wp:anchor distT="0" distB="0" distL="114300" distR="114300" simplePos="0" relativeHeight="251666432" behindDoc="0" locked="0" layoutInCell="1" allowOverlap="1" wp14:anchorId="162C6370" wp14:editId="48FBCA5B">
            <wp:simplePos x="0" y="0"/>
            <wp:positionH relativeFrom="column">
              <wp:posOffset>176530</wp:posOffset>
            </wp:positionH>
            <wp:positionV relativeFrom="paragraph">
              <wp:posOffset>230505</wp:posOffset>
            </wp:positionV>
            <wp:extent cx="3063240" cy="2332355"/>
            <wp:effectExtent l="0" t="0" r="3810" b="0"/>
            <wp:wrapSquare wrapText="bothSides"/>
            <wp:docPr id="12" name="Picture 12" descr="C:\Users\ACER\AppData\Local\Packages\5319275A.WhatsAppDesktop_cv1g1gvanyjgm\TempState\309D36BFE0E77374DEEB836355F8DB23\WhatsApp Image 2025-11-03 at 15.06.42_c73bdd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CER\AppData\Local\Packages\5319275A.WhatsAppDesktop_cv1g1gvanyjgm\TempState\309D36BFE0E77374DEEB836355F8DB23\WhatsApp Image 2025-11-03 at 15.06.42_c73bdda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3240" cy="2332355"/>
                    </a:xfrm>
                    <a:prstGeom prst="rect">
                      <a:avLst/>
                    </a:prstGeom>
                    <a:noFill/>
                    <a:ln>
                      <a:noFill/>
                    </a:ln>
                  </pic:spPr>
                </pic:pic>
              </a:graphicData>
            </a:graphic>
            <wp14:sizeRelV relativeFrom="margin">
              <wp14:pctHeight>0</wp14:pctHeight>
            </wp14:sizeRelV>
          </wp:anchor>
        </w:drawing>
      </w:r>
    </w:p>
    <w:p w14:paraId="39886066" w14:textId="0FAFB03C" w:rsidR="00A01D5E" w:rsidRDefault="00A01D5E" w:rsidP="00A01D5E">
      <w:pPr>
        <w:widowControl w:val="0"/>
        <w:pBdr>
          <w:top w:val="nil"/>
          <w:left w:val="nil"/>
          <w:bottom w:val="nil"/>
          <w:right w:val="nil"/>
          <w:between w:val="nil"/>
        </w:pBdr>
        <w:spacing w:before="20" w:line="252" w:lineRule="auto"/>
        <w:rPr>
          <w:sz w:val="18"/>
          <w:szCs w:val="18"/>
        </w:rPr>
      </w:pPr>
    </w:p>
    <w:p w14:paraId="1E1049BA" w14:textId="489955B9" w:rsidR="00A01D5E" w:rsidRDefault="00A01D5E" w:rsidP="00A01D5E">
      <w:pPr>
        <w:widowControl w:val="0"/>
        <w:pBdr>
          <w:top w:val="nil"/>
          <w:left w:val="nil"/>
          <w:bottom w:val="nil"/>
          <w:right w:val="nil"/>
          <w:between w:val="nil"/>
        </w:pBdr>
        <w:spacing w:before="20" w:line="252" w:lineRule="auto"/>
        <w:rPr>
          <w:sz w:val="18"/>
          <w:szCs w:val="18"/>
        </w:rPr>
      </w:pPr>
    </w:p>
    <w:p w14:paraId="16D09016" w14:textId="49660F31" w:rsidR="00A01D5E" w:rsidRPr="00A01D5E" w:rsidRDefault="00A01D5E" w:rsidP="00A01D5E">
      <w:pPr>
        <w:widowControl w:val="0"/>
        <w:pBdr>
          <w:top w:val="nil"/>
          <w:left w:val="nil"/>
          <w:bottom w:val="nil"/>
          <w:right w:val="nil"/>
          <w:between w:val="nil"/>
        </w:pBdr>
        <w:spacing w:before="20" w:line="252" w:lineRule="auto"/>
        <w:rPr>
          <w:color w:val="000000"/>
          <w:sz w:val="18"/>
          <w:szCs w:val="18"/>
        </w:rPr>
      </w:pPr>
    </w:p>
    <w:p w14:paraId="3BE17BC4" w14:textId="44D05EC1" w:rsidR="00A01D5E" w:rsidRPr="00A01D5E" w:rsidRDefault="00A01D5E" w:rsidP="00A01D5E">
      <w:pPr>
        <w:pStyle w:val="Heading2"/>
        <w:numPr>
          <w:ilvl w:val="0"/>
          <w:numId w:val="0"/>
        </w:numPr>
        <w:jc w:val="center"/>
        <w:rPr>
          <w:i w:val="0"/>
          <w:sz w:val="18"/>
        </w:rPr>
      </w:pPr>
      <w:r w:rsidRPr="00A01D5E">
        <w:rPr>
          <w:i w:val="0"/>
          <w:sz w:val="18"/>
        </w:rPr>
        <w:t>Fig.</w:t>
      </w:r>
      <w:ins w:id="293" w:author="ACER" w:date="2025-11-14T01:06:00Z">
        <w:r w:rsidR="000826FA">
          <w:rPr>
            <w:i w:val="0"/>
            <w:sz w:val="18"/>
          </w:rPr>
          <w:t xml:space="preserve"> 4</w:t>
        </w:r>
      </w:ins>
      <w:del w:id="294" w:author="ACER" w:date="2025-11-14T01:06:00Z">
        <w:r w:rsidRPr="00A01D5E" w:rsidDel="000826FA">
          <w:rPr>
            <w:i w:val="0"/>
            <w:sz w:val="18"/>
          </w:rPr>
          <w:delText>3</w:delText>
        </w:r>
      </w:del>
      <w:r w:rsidRPr="00A01D5E">
        <w:rPr>
          <w:i w:val="0"/>
          <w:sz w:val="18"/>
        </w:rPr>
        <w:t>. Feature Selection/Extraction Techni</w:t>
      </w:r>
      <w:r w:rsidR="000976B3">
        <w:rPr>
          <w:i w:val="0"/>
          <w:sz w:val="18"/>
        </w:rPr>
        <w:t>ques Observed in the Literature</w:t>
      </w:r>
    </w:p>
    <w:p w14:paraId="66E8346C" w14:textId="3B487D50" w:rsidR="00732E46" w:rsidDel="00930778" w:rsidRDefault="00732E46" w:rsidP="00DB3364">
      <w:pPr>
        <w:pStyle w:val="Heading2"/>
        <w:numPr>
          <w:ilvl w:val="0"/>
          <w:numId w:val="0"/>
        </w:numPr>
        <w:rPr>
          <w:del w:id="295" w:author="ACER" w:date="2025-11-14T00:57:00Z"/>
        </w:rPr>
      </w:pPr>
    </w:p>
    <w:p w14:paraId="66FC466B" w14:textId="77266756" w:rsidR="00035DFE" w:rsidRDefault="00035DFE" w:rsidP="00035DFE"/>
    <w:p w14:paraId="175740BC" w14:textId="0A2DD5C3" w:rsidR="00035DFE" w:rsidRPr="00C45266" w:rsidRDefault="00035DFE" w:rsidP="00035DFE">
      <w:pPr>
        <w:jc w:val="center"/>
        <w:rPr>
          <w:smallCaps/>
        </w:rPr>
      </w:pPr>
      <w:r w:rsidRPr="00C45266">
        <w:rPr>
          <w:smallCaps/>
        </w:rPr>
        <w:t>V</w:t>
      </w:r>
      <w:ins w:id="296" w:author="ACER" w:date="2025-11-04T10:50:00Z">
        <w:r w:rsidR="00446A81" w:rsidRPr="00C45266">
          <w:rPr>
            <w:smallCaps/>
          </w:rPr>
          <w:softHyphen/>
        </w:r>
        <w:r w:rsidR="00446A81" w:rsidRPr="00C45266">
          <w:rPr>
            <w:smallCaps/>
          </w:rPr>
          <w:softHyphen/>
        </w:r>
        <w:r w:rsidR="00446A81" w:rsidRPr="00C45266">
          <w:rPr>
            <w:smallCaps/>
          </w:rPr>
          <w:softHyphen/>
        </w:r>
        <w:r w:rsidR="00446A81" w:rsidRPr="00C45266">
          <w:rPr>
            <w:smallCaps/>
          </w:rPr>
          <w:softHyphen/>
        </w:r>
        <w:r w:rsidR="00446A81" w:rsidRPr="00C45266">
          <w:rPr>
            <w:smallCaps/>
          </w:rPr>
          <w:softHyphen/>
        </w:r>
      </w:ins>
      <w:r w:rsidRPr="00C45266">
        <w:rPr>
          <w:smallCaps/>
        </w:rPr>
        <w:t>. Literature  Review</w:t>
      </w:r>
    </w:p>
    <w:p w14:paraId="4E71432B" w14:textId="026D861C" w:rsidR="00035DFE" w:rsidRDefault="00035DFE" w:rsidP="00035DFE">
      <w:pPr>
        <w:rPr>
          <w:smallCaps/>
        </w:rPr>
      </w:pPr>
    </w:p>
    <w:p w14:paraId="44DEA14B" w14:textId="3CEF5894" w:rsidR="003A6789" w:rsidRPr="000976B3" w:rsidRDefault="003A6789" w:rsidP="000976B3">
      <w:pPr>
        <w:jc w:val="both"/>
        <w:rPr>
          <w:sz w:val="18"/>
        </w:rPr>
      </w:pPr>
      <w:r w:rsidRPr="000976B3">
        <w:rPr>
          <w:sz w:val="18"/>
        </w:rPr>
        <w:t>1. Deep getting to know methods to HSI</w:t>
      </w:r>
    </w:p>
    <w:p w14:paraId="0AFC55D1" w14:textId="003812F7" w:rsidR="003A6789" w:rsidRDefault="003A6789" w:rsidP="000976B3">
      <w:pPr>
        <w:jc w:val="both"/>
        <w:rPr>
          <w:ins w:id="297" w:author="ACER" w:date="2025-11-14T01:26:00Z"/>
          <w:sz w:val="18"/>
        </w:rPr>
      </w:pPr>
      <w:r w:rsidRPr="000976B3">
        <w:rPr>
          <w:sz w:val="18"/>
        </w:rPr>
        <w:t xml:space="preserve">        In recent years, an expansion of DL techniques and architectures had been proposed to deal with the HSI analysis venture described inside the previous segment. we can mainly cognizance on Convolutional Neural Networks (CNN) in distinct configurations (spectral, spatial, spectral–spatial) that have generally been hired with the aim of feature extraction and classification. In doing so, we will introduce numerous strategies, from classical networks to the mixing with multiscale and fusion strategies, as in [</w:t>
      </w:r>
      <w:del w:id="298" w:author="ACER" w:date="2025-11-13T11:14:00Z">
        <w:r w:rsidRPr="000976B3" w:rsidDel="005461AD">
          <w:rPr>
            <w:sz w:val="18"/>
          </w:rPr>
          <w:delText>1</w:delText>
        </w:r>
      </w:del>
      <w:r w:rsidRPr="000976B3">
        <w:rPr>
          <w:sz w:val="18"/>
        </w:rPr>
        <w:t>3</w:t>
      </w:r>
      <w:del w:id="299" w:author="ACER" w:date="2025-11-13T11:14:00Z">
        <w:r w:rsidRPr="000976B3" w:rsidDel="005461AD">
          <w:rPr>
            <w:sz w:val="18"/>
          </w:rPr>
          <w:delText>1</w:delText>
        </w:r>
      </w:del>
      <w:r w:rsidRPr="000976B3">
        <w:rPr>
          <w:sz w:val="18"/>
        </w:rPr>
        <w:t>]. other good sized architectures we consider are Autoencoders, Deep perception Networks, Generative adverse Networks and Recurrent Neural networks (all concisely revised in Appendix A). those architectures are flexible and adaptable to distinct records evaluation obligations and suit HSI evaluation as well. Dataset augmentation, post-processing solutions and a top level view about new instructions in HSI statistics</w:t>
      </w:r>
      <w:r w:rsidR="000976B3" w:rsidRPr="000976B3">
        <w:rPr>
          <w:sz w:val="18"/>
        </w:rPr>
        <w:t xml:space="preserve"> managing conclude this phase.</w:t>
      </w:r>
    </w:p>
    <w:p w14:paraId="023C36DF" w14:textId="7E8EEA95" w:rsidR="00FD6117" w:rsidRDefault="00FD6117" w:rsidP="000976B3">
      <w:pPr>
        <w:jc w:val="both"/>
        <w:rPr>
          <w:ins w:id="300" w:author="ACER" w:date="2025-11-14T01:27:00Z"/>
          <w:sz w:val="18"/>
        </w:rPr>
      </w:pPr>
    </w:p>
    <w:p w14:paraId="4BCA5B0D" w14:textId="7E8E9DD1" w:rsidR="00FD6117" w:rsidRDefault="00FD6117" w:rsidP="000976B3">
      <w:pPr>
        <w:jc w:val="both"/>
        <w:rPr>
          <w:ins w:id="301" w:author="ACER" w:date="2025-11-14T01:27:00Z"/>
          <w:sz w:val="18"/>
        </w:rPr>
      </w:pPr>
    </w:p>
    <w:p w14:paraId="40495369" w14:textId="77777777" w:rsidR="00FD6117" w:rsidRDefault="00FD6117" w:rsidP="000976B3">
      <w:pPr>
        <w:jc w:val="both"/>
        <w:rPr>
          <w:sz w:val="18"/>
        </w:rPr>
      </w:pPr>
    </w:p>
    <w:p w14:paraId="7457EC2D" w14:textId="6C0C77DA" w:rsidR="000976B3" w:rsidDel="00BB204A" w:rsidRDefault="000976B3" w:rsidP="000976B3">
      <w:pPr>
        <w:jc w:val="both"/>
        <w:rPr>
          <w:del w:id="302" w:author="ACER" w:date="2025-11-04T11:29:00Z"/>
          <w:sz w:val="18"/>
        </w:rPr>
      </w:pPr>
    </w:p>
    <w:p w14:paraId="355EC9A0" w14:textId="77777777" w:rsidR="000976B3" w:rsidDel="00BB204A" w:rsidRDefault="000976B3" w:rsidP="000976B3">
      <w:pPr>
        <w:jc w:val="both"/>
        <w:rPr>
          <w:del w:id="303" w:author="ACER" w:date="2025-11-04T11:29:00Z"/>
        </w:rPr>
      </w:pPr>
    </w:p>
    <w:p w14:paraId="2402C510" w14:textId="77777777" w:rsidR="008D2941" w:rsidDel="00BB204A" w:rsidRDefault="008D2941" w:rsidP="003A6789">
      <w:pPr>
        <w:rPr>
          <w:del w:id="304" w:author="ACER" w:date="2025-11-04T11:29:00Z"/>
        </w:rPr>
      </w:pPr>
    </w:p>
    <w:p w14:paraId="722B853D" w14:textId="77777777" w:rsidR="000976B3" w:rsidRPr="000976B3" w:rsidRDefault="008D2941" w:rsidP="003A6789">
      <w:pPr>
        <w:rPr>
          <w:sz w:val="18"/>
        </w:rPr>
      </w:pPr>
      <w:r w:rsidRPr="000976B3">
        <w:rPr>
          <w:sz w:val="18"/>
        </w:rPr>
        <w:t>2.</w:t>
      </w:r>
      <w:r w:rsidR="000976B3" w:rsidRPr="000976B3">
        <w:rPr>
          <w:sz w:val="18"/>
        </w:rPr>
        <w:t xml:space="preserve"> Facts managing</w:t>
      </w:r>
    </w:p>
    <w:p w14:paraId="6E3E4E01" w14:textId="4D86ABD0" w:rsidR="003A6789" w:rsidRPr="000976B3" w:rsidRDefault="000976B3" w:rsidP="000976B3">
      <w:pPr>
        <w:jc w:val="both"/>
        <w:rPr>
          <w:sz w:val="18"/>
        </w:rPr>
      </w:pPr>
      <w:r w:rsidRPr="000976B3">
        <w:rPr>
          <w:sz w:val="18"/>
        </w:rPr>
        <w:t xml:space="preserve">      </w:t>
      </w:r>
      <w:r w:rsidR="008D2941" w:rsidRPr="000976B3">
        <w:rPr>
          <w:sz w:val="18"/>
        </w:rPr>
        <w:t xml:space="preserve"> </w:t>
      </w:r>
      <w:r w:rsidR="003A6789" w:rsidRPr="000976B3">
        <w:rPr>
          <w:sz w:val="18"/>
        </w:rPr>
        <w:t>Hyperspectral statistics may be handled according to special spatial–spectral viewpoints. most of the early DL techniques handiest exploit facts pixel-clever (1-dimensional techniques), running in the spectral path. this could be completed by way of extracting spectral signatures from single pixels or from organizations of them either surrounding a significant pixel or belonging to an item location. The latter approach usually desires some a-priori information and a pre-processing segment to detect the item of interest (by using segmentation). In [</w:t>
      </w:r>
      <w:del w:id="305" w:author="ACER" w:date="2025-11-13T11:23:00Z">
        <w:r w:rsidR="003A6789" w:rsidRPr="000976B3" w:rsidDel="00BA66F6">
          <w:rPr>
            <w:sz w:val="18"/>
          </w:rPr>
          <w:delText>10</w:delText>
        </w:r>
      </w:del>
      <w:r w:rsidR="003A6789" w:rsidRPr="000976B3">
        <w:rPr>
          <w:sz w:val="18"/>
        </w:rPr>
        <w:t>7] a spectral cosine distance rework is exploited to discover and weight pixels belonging to objects of interest in a biomedical software. Dimensionality discount is used to tackle the spectral information redundancy. Of the one-of-a-kind dimensionality discount techniques, PCA remains a traditional way to proceed. depending on the context, different procedures can be used as nicely, which include ICA [</w:t>
      </w:r>
      <w:del w:id="306" w:author="ACER" w:date="2025-11-13T11:23:00Z">
        <w:r w:rsidR="003A6789" w:rsidRPr="000976B3" w:rsidDel="00BA66F6">
          <w:rPr>
            <w:sz w:val="18"/>
          </w:rPr>
          <w:delText>13</w:delText>
        </w:r>
      </w:del>
      <w:r w:rsidR="003A6789" w:rsidRPr="000976B3">
        <w:rPr>
          <w:sz w:val="18"/>
        </w:rPr>
        <w:t>2] and stacked autoencoders [6</w:t>
      </w:r>
      <w:del w:id="307" w:author="ACER" w:date="2025-11-13T11:23:00Z">
        <w:r w:rsidR="003A6789" w:rsidRPr="000976B3" w:rsidDel="00BA66F6">
          <w:rPr>
            <w:sz w:val="18"/>
          </w:rPr>
          <w:delText>6</w:delText>
        </w:r>
      </w:del>
      <w:r w:rsidR="003A6789" w:rsidRPr="000976B3">
        <w:rPr>
          <w:sz w:val="18"/>
        </w:rPr>
        <w:t>]. in any other case, a 2-dimensional procedure may be applied. In this situati</w:t>
      </w:r>
      <w:r w:rsidR="008D2941" w:rsidRPr="000976B3">
        <w:rPr>
          <w:sz w:val="18"/>
        </w:rPr>
        <w:t xml:space="preserve">on a preliminary dimensionality </w:t>
      </w:r>
      <w:r w:rsidR="003A6789" w:rsidRPr="000976B3">
        <w:rPr>
          <w:sz w:val="18"/>
        </w:rPr>
        <w:t>discount is typically executed as nicely. Spatial processing is exploited to</w:t>
      </w:r>
      <w:r w:rsidR="008D2941" w:rsidRPr="000976B3">
        <w:rPr>
          <w:sz w:val="18"/>
        </w:rPr>
        <w:t xml:space="preserve"> extract spatial functions from </w:t>
      </w:r>
      <w:r w:rsidR="003A6789" w:rsidRPr="000976B3">
        <w:rPr>
          <w:sz w:val="18"/>
        </w:rPr>
        <w:t>the co</w:t>
      </w:r>
      <w:r w:rsidR="008D2941" w:rsidRPr="000976B3">
        <w:rPr>
          <w:sz w:val="18"/>
        </w:rPr>
        <w:t xml:space="preserve">mplete bands or on 2nd patches. </w:t>
      </w:r>
      <w:r w:rsidR="003A6789" w:rsidRPr="000976B3">
        <w:rPr>
          <w:sz w:val="18"/>
        </w:rPr>
        <w:t>finally, HSI information can be handled as a whole with the purpose of extra</w:t>
      </w:r>
      <w:r w:rsidR="008D2941" w:rsidRPr="000976B3">
        <w:rPr>
          <w:sz w:val="18"/>
        </w:rPr>
        <w:t xml:space="preserve">cting both spatial and spectral </w:t>
      </w:r>
      <w:r w:rsidR="003A6789" w:rsidRPr="000976B3">
        <w:rPr>
          <w:sz w:val="18"/>
        </w:rPr>
        <w:t>functions (three-dimensional). a number of those approaches nonetheless use a pre-p</w:t>
      </w:r>
      <w:r w:rsidR="008D2941" w:rsidRPr="000976B3">
        <w:rPr>
          <w:sz w:val="18"/>
        </w:rPr>
        <w:t xml:space="preserve">rocessing stage to circumstance </w:t>
      </w:r>
      <w:r w:rsidR="003A6789" w:rsidRPr="000976B3">
        <w:rPr>
          <w:sz w:val="18"/>
        </w:rPr>
        <w:t xml:space="preserve">the statistics, however frequently the very last </w:t>
      </w:r>
      <w:r w:rsidR="008D2941" w:rsidRPr="000976B3">
        <w:rPr>
          <w:sz w:val="18"/>
        </w:rPr>
        <w:t xml:space="preserve">goal is to work directly on the </w:t>
      </w:r>
      <w:r w:rsidR="003A6789" w:rsidRPr="000976B3">
        <w:rPr>
          <w:sz w:val="18"/>
        </w:rPr>
        <w:t xml:space="preserve">"uncooked" </w:t>
      </w:r>
      <w:r w:rsidR="008D2941" w:rsidRPr="000976B3">
        <w:rPr>
          <w:sz w:val="18"/>
        </w:rPr>
        <w:t xml:space="preserve"> </w:t>
      </w:r>
      <w:r w:rsidR="003A6789" w:rsidRPr="000976B3">
        <w:rPr>
          <w:sz w:val="18"/>
        </w:rPr>
        <w:t>hyper</w:t>
      </w:r>
      <w:r w:rsidR="008D2941" w:rsidRPr="000976B3">
        <w:rPr>
          <w:sz w:val="18"/>
        </w:rPr>
        <w:t xml:space="preserve"> cubes. because this may be a </w:t>
      </w:r>
      <w:r w:rsidR="003A6789" w:rsidRPr="000976B3">
        <w:rPr>
          <w:sz w:val="18"/>
        </w:rPr>
        <w:t>computationally high priced and complex way to proceed, operating on</w:t>
      </w:r>
      <w:r w:rsidR="008D2941" w:rsidRPr="000976B3">
        <w:rPr>
          <w:sz w:val="18"/>
        </w:rPr>
        <w:t xml:space="preserve"> 3D patches (i.e., sub-volumes) </w:t>
      </w:r>
      <w:r w:rsidR="003A6789" w:rsidRPr="000976B3">
        <w:rPr>
          <w:sz w:val="18"/>
        </w:rPr>
        <w:t>is mostly a desired approach.</w:t>
      </w:r>
    </w:p>
    <w:p w14:paraId="745969A8" w14:textId="77777777" w:rsidR="008D2941" w:rsidRPr="000976B3" w:rsidRDefault="008D2941" w:rsidP="000976B3">
      <w:pPr>
        <w:jc w:val="both"/>
        <w:rPr>
          <w:sz w:val="18"/>
        </w:rPr>
      </w:pPr>
    </w:p>
    <w:p w14:paraId="6743676F" w14:textId="33D05F0A" w:rsidR="003A6789" w:rsidRPr="000976B3" w:rsidRDefault="008D2941" w:rsidP="000976B3">
      <w:pPr>
        <w:jc w:val="both"/>
        <w:rPr>
          <w:sz w:val="18"/>
        </w:rPr>
      </w:pPr>
      <w:r w:rsidRPr="000976B3">
        <w:rPr>
          <w:sz w:val="18"/>
        </w:rPr>
        <w:t>3</w:t>
      </w:r>
      <w:r w:rsidR="003A6789" w:rsidRPr="000976B3">
        <w:rPr>
          <w:sz w:val="18"/>
        </w:rPr>
        <w:t>. Convolutional Neural Networks</w:t>
      </w:r>
    </w:p>
    <w:p w14:paraId="73985BB7" w14:textId="3C1CD347" w:rsidR="008D2941" w:rsidRPr="000976B3" w:rsidRDefault="004C2F6C" w:rsidP="000976B3">
      <w:pPr>
        <w:jc w:val="both"/>
        <w:rPr>
          <w:sz w:val="18"/>
        </w:rPr>
      </w:pPr>
      <w:ins w:id="308" w:author="ACER" w:date="2025-11-03T18:52:00Z">
        <w:r>
          <w:rPr>
            <w:sz w:val="18"/>
          </w:rPr>
          <w:t xml:space="preserve">       </w:t>
        </w:r>
      </w:ins>
      <w:r w:rsidR="00282C1F">
        <w:rPr>
          <w:sz w:val="18"/>
        </w:rPr>
        <w:t>N</w:t>
      </w:r>
      <w:r w:rsidR="003A6789" w:rsidRPr="000976B3">
        <w:rPr>
          <w:sz w:val="18"/>
        </w:rPr>
        <w:t>owadays CNNs</w:t>
      </w:r>
      <w:r w:rsidR="008D2941" w:rsidRPr="000976B3">
        <w:rPr>
          <w:sz w:val="18"/>
        </w:rPr>
        <w:t xml:space="preserve"> </w:t>
      </w:r>
      <w:r w:rsidR="003A6789" w:rsidRPr="000976B3">
        <w:rPr>
          <w:sz w:val="18"/>
        </w:rPr>
        <w:t>are the maximum famous DL technique in computer v</w:t>
      </w:r>
      <w:r w:rsidR="008D2941" w:rsidRPr="000976B3">
        <w:rPr>
          <w:sz w:val="18"/>
        </w:rPr>
        <w:t xml:space="preserve">ision, way to their capacity to </w:t>
      </w:r>
      <w:r w:rsidR="003A6789" w:rsidRPr="000976B3">
        <w:rPr>
          <w:sz w:val="18"/>
        </w:rPr>
        <w:t>include extra significant restrict within the studying manner, li</w:t>
      </w:r>
      <w:r w:rsidR="008D2941" w:rsidRPr="000976B3">
        <w:rPr>
          <w:sz w:val="18"/>
        </w:rPr>
        <w:t xml:space="preserve">ke space-invariant features and </w:t>
      </w:r>
      <w:r w:rsidR="003A6789" w:rsidRPr="000976B3">
        <w:rPr>
          <w:sz w:val="18"/>
        </w:rPr>
        <w:t>robustness to mod</w:t>
      </w:r>
      <w:r w:rsidR="008D2941" w:rsidRPr="000976B3">
        <w:rPr>
          <w:sz w:val="18"/>
        </w:rPr>
        <w:t xml:space="preserve">erate rotation and deformation. </w:t>
      </w:r>
      <w:r w:rsidR="003A6789" w:rsidRPr="000976B3">
        <w:rPr>
          <w:sz w:val="18"/>
        </w:rPr>
        <w:t>They</w:t>
      </w:r>
      <w:r w:rsidR="008D2941" w:rsidRPr="000976B3">
        <w:rPr>
          <w:sz w:val="18"/>
        </w:rPr>
        <w:t xml:space="preserve"> </w:t>
      </w:r>
      <w:r w:rsidR="003A6789" w:rsidRPr="000976B3">
        <w:rPr>
          <w:sz w:val="18"/>
        </w:rPr>
        <w:t>can</w:t>
      </w:r>
      <w:r w:rsidR="008D2941" w:rsidRPr="000976B3">
        <w:rPr>
          <w:sz w:val="18"/>
        </w:rPr>
        <w:t xml:space="preserve"> </w:t>
      </w:r>
      <w:r w:rsidR="003A6789" w:rsidRPr="000976B3">
        <w:rPr>
          <w:sz w:val="18"/>
        </w:rPr>
        <w:t>also</w:t>
      </w:r>
      <w:r w:rsidR="008D2941" w:rsidRPr="000976B3">
        <w:rPr>
          <w:sz w:val="18"/>
        </w:rPr>
        <w:t xml:space="preserve"> </w:t>
      </w:r>
      <w:r w:rsidR="003A6789" w:rsidRPr="000976B3">
        <w:rPr>
          <w:sz w:val="18"/>
        </w:rPr>
        <w:t>work</w:t>
      </w:r>
      <w:r w:rsidR="008D2941" w:rsidRPr="000976B3">
        <w:rPr>
          <w:sz w:val="18"/>
        </w:rPr>
        <w:t xml:space="preserve"> </w:t>
      </w:r>
      <w:r w:rsidR="003A6789" w:rsidRPr="000976B3">
        <w:rPr>
          <w:sz w:val="18"/>
        </w:rPr>
        <w:t>with</w:t>
      </w:r>
      <w:r w:rsidR="008D2941" w:rsidRPr="000976B3">
        <w:rPr>
          <w:sz w:val="18"/>
        </w:rPr>
        <w:t xml:space="preserve"> </w:t>
      </w:r>
      <w:r w:rsidR="003A6789" w:rsidRPr="000976B3">
        <w:rPr>
          <w:sz w:val="18"/>
        </w:rPr>
        <w:t>a</w:t>
      </w:r>
      <w:r w:rsidR="008D2941" w:rsidRPr="000976B3">
        <w:rPr>
          <w:sz w:val="18"/>
        </w:rPr>
        <w:t xml:space="preserve"> </w:t>
      </w:r>
      <w:r w:rsidR="003A6789" w:rsidRPr="000976B3">
        <w:rPr>
          <w:sz w:val="18"/>
        </w:rPr>
        <w:t>limited</w:t>
      </w:r>
      <w:r w:rsidR="008D2941" w:rsidRPr="000976B3">
        <w:rPr>
          <w:sz w:val="18"/>
        </w:rPr>
        <w:t xml:space="preserve"> </w:t>
      </w:r>
      <w:r w:rsidR="003A6789" w:rsidRPr="000976B3">
        <w:rPr>
          <w:sz w:val="18"/>
        </w:rPr>
        <w:t>training</w:t>
      </w:r>
      <w:r w:rsidR="008D2941" w:rsidRPr="000976B3">
        <w:rPr>
          <w:sz w:val="18"/>
        </w:rPr>
        <w:t xml:space="preserve"> </w:t>
      </w:r>
      <w:r w:rsidR="003A6789" w:rsidRPr="000976B3">
        <w:rPr>
          <w:sz w:val="18"/>
        </w:rPr>
        <w:t>dataset</w:t>
      </w:r>
      <w:r w:rsidR="008D2941" w:rsidRPr="000976B3">
        <w:rPr>
          <w:sz w:val="18"/>
        </w:rPr>
        <w:t xml:space="preserve"> </w:t>
      </w:r>
      <w:r w:rsidR="003A6789" w:rsidRPr="000976B3">
        <w:rPr>
          <w:sz w:val="18"/>
        </w:rPr>
        <w:t>thanks</w:t>
      </w:r>
      <w:r w:rsidR="008D2941" w:rsidRPr="000976B3">
        <w:rPr>
          <w:sz w:val="18"/>
        </w:rPr>
        <w:t xml:space="preserve"> </w:t>
      </w:r>
      <w:r w:rsidR="003A6789" w:rsidRPr="000976B3">
        <w:rPr>
          <w:sz w:val="18"/>
        </w:rPr>
        <w:t>to new and</w:t>
      </w:r>
      <w:r w:rsidR="008D2941" w:rsidRPr="000976B3">
        <w:rPr>
          <w:sz w:val="18"/>
        </w:rPr>
        <w:t xml:space="preserve"> </w:t>
      </w:r>
      <w:r w:rsidR="003A6789" w:rsidRPr="000976B3">
        <w:rPr>
          <w:sz w:val="18"/>
        </w:rPr>
        <w:t>powerful regularization strategies, which might be o</w:t>
      </w:r>
      <w:r w:rsidR="008D2941" w:rsidRPr="000976B3">
        <w:rPr>
          <w:sz w:val="18"/>
        </w:rPr>
        <w:t xml:space="preserve">ne of the most essential traits </w:t>
      </w:r>
      <w:r w:rsidR="003A6789" w:rsidRPr="000976B3">
        <w:rPr>
          <w:sz w:val="18"/>
        </w:rPr>
        <w:t>behind</w:t>
      </w:r>
      <w:r w:rsidR="000976B3">
        <w:rPr>
          <w:sz w:val="18"/>
        </w:rPr>
        <w:t xml:space="preserve"> </w:t>
      </w:r>
      <w:r w:rsidR="000976B3" w:rsidRPr="000976B3">
        <w:rPr>
          <w:sz w:val="18"/>
          <w:szCs w:val="18"/>
        </w:rPr>
        <w:t>their fulfillment. inside the following</w:t>
      </w:r>
      <w:r w:rsidR="000976B3">
        <w:rPr>
          <w:sz w:val="18"/>
          <w:szCs w:val="18"/>
        </w:rPr>
        <w:t xml:space="preserve"> </w:t>
      </w:r>
      <w:r w:rsidR="000976B3" w:rsidRPr="000976B3">
        <w:rPr>
          <w:sz w:val="18"/>
          <w:szCs w:val="18"/>
        </w:rPr>
        <w:t>subsections we</w:t>
      </w:r>
    </w:p>
    <w:p w14:paraId="682B33B2" w14:textId="4A15AF84" w:rsidR="008D2941" w:rsidRDefault="008D2941" w:rsidP="008D2941">
      <w:pPr>
        <w:jc w:val="both"/>
        <w:rPr>
          <w:ins w:id="309" w:author="ACER" w:date="2025-11-14T01:03:00Z"/>
        </w:rPr>
      </w:pPr>
      <w:del w:id="310" w:author="ACER" w:date="2025-11-14T01:03:00Z">
        <w:r w:rsidRPr="008D2941" w:rsidDel="000826FA">
          <w:rPr>
            <w:noProof/>
            <w:lang w:val="en-IN" w:eastAsia="en-IN"/>
          </w:rPr>
          <w:drawing>
            <wp:inline distT="0" distB="0" distL="0" distR="0" wp14:anchorId="1B56B79E" wp14:editId="3CFB47E6">
              <wp:extent cx="3181350" cy="1685925"/>
              <wp:effectExtent l="0" t="0" r="0" b="9525"/>
              <wp:docPr id="14" name="Picture 14" descr="C:\Users\ACER\AppData\Local\Packages\5319275A.WhatsAppDesktop_cv1g1gvanyjgm\TempState\FB4EA06503AA04A60EB1988BD67ECBDE\WhatsApp Image 2025-11-03 at 15.27.30_96ca08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CER\AppData\Local\Packages\5319275A.WhatsAppDesktop_cv1g1gvanyjgm\TempState\FB4EA06503AA04A60EB1988BD67ECBDE\WhatsApp Image 2025-11-03 at 15.27.30_96ca083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0442" cy="1690743"/>
                      </a:xfrm>
                      <a:prstGeom prst="rect">
                        <a:avLst/>
                      </a:prstGeom>
                      <a:noFill/>
                      <a:ln>
                        <a:noFill/>
                      </a:ln>
                    </pic:spPr>
                  </pic:pic>
                </a:graphicData>
              </a:graphic>
            </wp:inline>
          </w:drawing>
        </w:r>
      </w:del>
    </w:p>
    <w:p w14:paraId="54A44730" w14:textId="0F022071" w:rsidR="000826FA" w:rsidRDefault="000826FA" w:rsidP="008D2941">
      <w:pPr>
        <w:jc w:val="both"/>
        <w:rPr>
          <w:ins w:id="311" w:author="ACER" w:date="2025-11-14T01:03:00Z"/>
        </w:rPr>
      </w:pPr>
      <w:ins w:id="312" w:author="ACER" w:date="2025-11-14T01:03:00Z">
        <w:r w:rsidRPr="000826FA">
          <w:rPr>
            <w:noProof/>
            <w:lang w:val="en-IN" w:eastAsia="en-IN"/>
          </w:rPr>
          <w:drawing>
            <wp:inline distT="0" distB="0" distL="0" distR="0" wp14:anchorId="702E69EC" wp14:editId="012205FC">
              <wp:extent cx="3200400" cy="1801043"/>
              <wp:effectExtent l="0" t="0" r="0" b="8890"/>
              <wp:docPr id="17" name="Picture 17" descr="C:\Users\ACER\AppData\Local\Packages\5319275A.WhatsAppDesktop_cv1g1gvanyjgm\TempState\B8A8FE8D922482FD4DFEDF226811C995\WhatsApp Image 2025-11-13 at 22.39.22_861562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CER\AppData\Local\Packages\5319275A.WhatsAppDesktop_cv1g1gvanyjgm\TempState\B8A8FE8D922482FD4DFEDF226811C995\WhatsApp Image 2025-11-13 at 22.39.22_861562dd.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0400" cy="1801043"/>
                      </a:xfrm>
                      <a:prstGeom prst="rect">
                        <a:avLst/>
                      </a:prstGeom>
                      <a:noFill/>
                      <a:ln>
                        <a:noFill/>
                      </a:ln>
                    </pic:spPr>
                  </pic:pic>
                </a:graphicData>
              </a:graphic>
            </wp:inline>
          </w:drawing>
        </w:r>
      </w:ins>
    </w:p>
    <w:p w14:paraId="5FA35961" w14:textId="77777777" w:rsidR="000826FA" w:rsidRDefault="000826FA" w:rsidP="008D2941">
      <w:pPr>
        <w:jc w:val="both"/>
      </w:pPr>
    </w:p>
    <w:p w14:paraId="297D9F4C" w14:textId="73D3ADA3" w:rsidR="008D2941" w:rsidRPr="000976B3" w:rsidRDefault="008D2941" w:rsidP="008D2941">
      <w:pPr>
        <w:jc w:val="center"/>
        <w:rPr>
          <w:sz w:val="18"/>
          <w:szCs w:val="18"/>
        </w:rPr>
      </w:pPr>
      <w:r w:rsidRPr="000976B3">
        <w:rPr>
          <w:sz w:val="18"/>
          <w:szCs w:val="18"/>
        </w:rPr>
        <w:t>Fig.</w:t>
      </w:r>
      <w:ins w:id="313" w:author="ACER" w:date="2025-11-14T01:07:00Z">
        <w:r w:rsidR="000826FA">
          <w:rPr>
            <w:sz w:val="18"/>
            <w:szCs w:val="18"/>
          </w:rPr>
          <w:t xml:space="preserve"> 5.</w:t>
        </w:r>
      </w:ins>
      <w:r w:rsidRPr="000976B3">
        <w:rPr>
          <w:sz w:val="18"/>
          <w:szCs w:val="18"/>
        </w:rPr>
        <w:t xml:space="preserve"> CNN Structure</w:t>
      </w:r>
    </w:p>
    <w:p w14:paraId="23F4B88F" w14:textId="77777777" w:rsidR="008D2941" w:rsidRPr="000976B3" w:rsidRDefault="008D2941" w:rsidP="008D2941">
      <w:pPr>
        <w:jc w:val="both"/>
        <w:rPr>
          <w:sz w:val="18"/>
          <w:szCs w:val="18"/>
        </w:rPr>
      </w:pPr>
    </w:p>
    <w:p w14:paraId="5131A0A0" w14:textId="44E79A96" w:rsidR="003A6789" w:rsidDel="00FD6117" w:rsidRDefault="003A6789" w:rsidP="00FD6117">
      <w:pPr>
        <w:jc w:val="both"/>
        <w:rPr>
          <w:del w:id="314" w:author="ACER" w:date="2025-11-14T01:24:00Z"/>
          <w:sz w:val="18"/>
          <w:szCs w:val="18"/>
        </w:rPr>
        <w:pPrChange w:id="315" w:author="ACER" w:date="2025-11-14T01:24:00Z">
          <w:pPr/>
        </w:pPrChange>
      </w:pPr>
      <w:r w:rsidRPr="000976B3">
        <w:rPr>
          <w:sz w:val="18"/>
          <w:szCs w:val="18"/>
        </w:rPr>
        <w:t>first do not forget CNNs whilst</w:t>
      </w:r>
      <w:r w:rsidR="008D2941" w:rsidRPr="000976B3">
        <w:rPr>
          <w:sz w:val="18"/>
          <w:szCs w:val="18"/>
        </w:rPr>
        <w:t xml:space="preserve"> they may be in particular used </w:t>
      </w:r>
      <w:r w:rsidRPr="000976B3">
        <w:rPr>
          <w:sz w:val="18"/>
          <w:szCs w:val="18"/>
        </w:rPr>
        <w:t>as function extractors</w:t>
      </w:r>
      <w:ins w:id="316" w:author="ACER" w:date="2025-11-13T11:30:00Z">
        <w:r w:rsidR="00BA66F6">
          <w:rPr>
            <w:sz w:val="18"/>
            <w:szCs w:val="18"/>
          </w:rPr>
          <w:t xml:space="preserve">. </w:t>
        </w:r>
      </w:ins>
      <w:del w:id="317" w:author="ACER" w:date="2025-11-13T11:30:00Z">
        <w:r w:rsidRPr="000976B3" w:rsidDel="00BA66F6">
          <w:rPr>
            <w:sz w:val="18"/>
            <w:szCs w:val="18"/>
          </w:rPr>
          <w:delText xml:space="preserve"> (segment four.2.1). </w:delText>
        </w:r>
      </w:del>
      <w:r w:rsidRPr="000976B3">
        <w:rPr>
          <w:sz w:val="18"/>
          <w:szCs w:val="18"/>
        </w:rPr>
        <w:t xml:space="preserve">We then map the final CNN-based </w:t>
      </w:r>
      <w:r w:rsidR="000976B3">
        <w:rPr>
          <w:sz w:val="18"/>
          <w:szCs w:val="18"/>
        </w:rPr>
        <w:t xml:space="preserve">totally processes in accordance </w:t>
      </w:r>
      <w:r w:rsidRPr="000976B3">
        <w:rPr>
          <w:sz w:val="18"/>
          <w:szCs w:val="18"/>
        </w:rPr>
        <w:t>to whether they paintings with simplest one (spectral or spatial) statistics feat</w:t>
      </w:r>
      <w:r w:rsidR="000976B3">
        <w:rPr>
          <w:sz w:val="18"/>
          <w:szCs w:val="18"/>
        </w:rPr>
        <w:t xml:space="preserve">ure </w:t>
      </w:r>
      <w:del w:id="318" w:author="ACER" w:date="2025-11-13T11:30:00Z">
        <w:r w:rsidR="000976B3" w:rsidDel="00BA66F6">
          <w:rPr>
            <w:sz w:val="18"/>
            <w:szCs w:val="18"/>
          </w:rPr>
          <w:delText xml:space="preserve">(phase four.2.2) </w:delText>
        </w:r>
      </w:del>
      <w:r w:rsidR="000976B3">
        <w:rPr>
          <w:sz w:val="18"/>
          <w:szCs w:val="18"/>
        </w:rPr>
        <w:t xml:space="preserve">or if they </w:t>
      </w:r>
      <w:r w:rsidRPr="000976B3">
        <w:rPr>
          <w:sz w:val="18"/>
          <w:szCs w:val="18"/>
        </w:rPr>
        <w:t>collectively exploit the spectral–spatial nature of HSI information</w:t>
      </w:r>
      <w:ins w:id="319" w:author="ACER" w:date="2025-11-13T11:31:00Z">
        <w:r w:rsidR="00BA66F6">
          <w:rPr>
            <w:sz w:val="18"/>
            <w:szCs w:val="18"/>
          </w:rPr>
          <w:t xml:space="preserve">. </w:t>
        </w:r>
      </w:ins>
      <w:del w:id="320" w:author="ACER" w:date="2025-11-13T11:31:00Z">
        <w:r w:rsidRPr="000976B3" w:rsidDel="00BA66F6">
          <w:rPr>
            <w:sz w:val="18"/>
            <w:szCs w:val="18"/>
          </w:rPr>
          <w:delText xml:space="preserve"> (section four.2.3). </w:delText>
        </w:r>
      </w:del>
      <w:ins w:id="321" w:author="ACER" w:date="2025-11-13T11:31:00Z">
        <w:r w:rsidR="00BA66F6">
          <w:rPr>
            <w:sz w:val="18"/>
            <w:szCs w:val="18"/>
          </w:rPr>
          <w:t>w</w:t>
        </w:r>
      </w:ins>
      <w:del w:id="322" w:author="ACER" w:date="2025-11-13T11:31:00Z">
        <w:r w:rsidRPr="000976B3" w:rsidDel="00BA66F6">
          <w:rPr>
            <w:sz w:val="18"/>
            <w:szCs w:val="18"/>
          </w:rPr>
          <w:delText>w</w:delText>
        </w:r>
      </w:del>
      <w:r w:rsidRPr="000976B3">
        <w:rPr>
          <w:sz w:val="18"/>
          <w:szCs w:val="18"/>
        </w:rPr>
        <w:t>here now no</w:t>
      </w:r>
      <w:r w:rsidR="008D2941" w:rsidRPr="000976B3">
        <w:rPr>
          <w:sz w:val="18"/>
          <w:szCs w:val="18"/>
        </w:rPr>
        <w:t>t in any other case designated,</w:t>
      </w:r>
      <w:r w:rsidR="00282C1F">
        <w:rPr>
          <w:sz w:val="18"/>
          <w:szCs w:val="18"/>
        </w:rPr>
        <w:t xml:space="preserve"> </w:t>
      </w:r>
      <w:r w:rsidRPr="000976B3">
        <w:rPr>
          <w:sz w:val="18"/>
          <w:szCs w:val="18"/>
        </w:rPr>
        <w:t xml:space="preserve">classification targets are associated with pixel labeling in line with the land </w:t>
      </w:r>
      <w:r w:rsidR="000976B3">
        <w:rPr>
          <w:sz w:val="18"/>
          <w:szCs w:val="18"/>
        </w:rPr>
        <w:t xml:space="preserve">cowl lessons defined inside the </w:t>
      </w:r>
      <w:r w:rsidRPr="000976B3">
        <w:rPr>
          <w:sz w:val="18"/>
          <w:szCs w:val="18"/>
        </w:rPr>
        <w:t>benchmark datasets</w:t>
      </w:r>
      <w:del w:id="323" w:author="ACER" w:date="2025-11-13T11:24:00Z">
        <w:r w:rsidRPr="000976B3" w:rsidDel="00BA66F6">
          <w:rPr>
            <w:sz w:val="18"/>
            <w:szCs w:val="18"/>
          </w:rPr>
          <w:delText xml:space="preserve"> (see segment 3.1.1)</w:delText>
        </w:r>
      </w:del>
      <w:r w:rsidRPr="000976B3">
        <w:rPr>
          <w:sz w:val="18"/>
          <w:szCs w:val="18"/>
        </w:rPr>
        <w:t>. In desk 1 the HSI-DL papers reviewed inside the c</w:t>
      </w:r>
      <w:r w:rsidR="000976B3">
        <w:rPr>
          <w:sz w:val="18"/>
          <w:szCs w:val="18"/>
        </w:rPr>
        <w:t xml:space="preserve">utting-edge phase </w:t>
      </w:r>
      <w:r w:rsidRPr="000976B3">
        <w:rPr>
          <w:sz w:val="18"/>
          <w:szCs w:val="18"/>
        </w:rPr>
        <w:t>are subdivided into their application area categories.</w:t>
      </w:r>
    </w:p>
    <w:p w14:paraId="04223ACC" w14:textId="30365078" w:rsidR="00FD6117" w:rsidRDefault="00FD6117" w:rsidP="008D2941">
      <w:pPr>
        <w:jc w:val="both"/>
        <w:rPr>
          <w:ins w:id="324" w:author="ACER" w:date="2025-11-14T01:24:00Z"/>
          <w:sz w:val="18"/>
          <w:szCs w:val="18"/>
        </w:rPr>
      </w:pPr>
    </w:p>
    <w:p w14:paraId="2EB9D374" w14:textId="77777777" w:rsidR="00FD6117" w:rsidRPr="000976B3" w:rsidRDefault="00FD6117" w:rsidP="008D2941">
      <w:pPr>
        <w:jc w:val="both"/>
        <w:rPr>
          <w:ins w:id="325" w:author="ACER" w:date="2025-11-14T01:24:00Z"/>
          <w:sz w:val="18"/>
          <w:szCs w:val="18"/>
        </w:rPr>
      </w:pPr>
    </w:p>
    <w:p w14:paraId="3D8DD68F" w14:textId="682C2298" w:rsidR="00FD6117" w:rsidRDefault="003A6789" w:rsidP="00FD6117">
      <w:pPr>
        <w:jc w:val="both"/>
        <w:pPrChange w:id="326" w:author="ACER" w:date="2025-11-14T01:24:00Z">
          <w:pPr/>
        </w:pPrChange>
      </w:pPr>
      <w:del w:id="327" w:author="ACER" w:date="2025-11-14T01:24:00Z">
        <w:r w:rsidDel="00FD6117">
          <w:delText xml:space="preserve"> </w:delText>
        </w:r>
      </w:del>
    </w:p>
    <w:p w14:paraId="32B5F3FF" w14:textId="49657CBA" w:rsidR="003A6789" w:rsidRPr="00347A2F" w:rsidRDefault="00282C1F" w:rsidP="003A6789">
      <w:pPr>
        <w:rPr>
          <w:sz w:val="18"/>
        </w:rPr>
      </w:pPr>
      <w:r w:rsidRPr="00347A2F">
        <w:rPr>
          <w:sz w:val="18"/>
        </w:rPr>
        <w:lastRenderedPageBreak/>
        <w:t xml:space="preserve">4. </w:t>
      </w:r>
      <w:r w:rsidR="003A6789" w:rsidRPr="00347A2F">
        <w:rPr>
          <w:sz w:val="18"/>
        </w:rPr>
        <w:t>Spectral–spatial tactics</w:t>
      </w:r>
    </w:p>
    <w:p w14:paraId="095E57C7" w14:textId="67614D73" w:rsidR="003A6789" w:rsidRPr="00347A2F" w:rsidRDefault="00282C1F" w:rsidP="003A6789">
      <w:pPr>
        <w:rPr>
          <w:sz w:val="18"/>
        </w:rPr>
      </w:pPr>
      <w:r w:rsidRPr="00347A2F">
        <w:rPr>
          <w:sz w:val="18"/>
        </w:rPr>
        <w:t xml:space="preserve">    W</w:t>
      </w:r>
      <w:r w:rsidR="003A6789" w:rsidRPr="00347A2F">
        <w:rPr>
          <w:sz w:val="18"/>
        </w:rPr>
        <w:t>orking jointly with each spectral and spatial capabilities typically leads to advanced results.</w:t>
      </w:r>
    </w:p>
    <w:p w14:paraId="36A2AC41" w14:textId="14EF6D42" w:rsidR="00347A2F" w:rsidRPr="00347A2F" w:rsidRDefault="003A6789" w:rsidP="00347A2F">
      <w:pPr>
        <w:jc w:val="both"/>
        <w:rPr>
          <w:sz w:val="18"/>
        </w:rPr>
      </w:pPr>
      <w:r>
        <w:t xml:space="preserve"> </w:t>
      </w:r>
      <w:r w:rsidR="00347A2F" w:rsidRPr="00347A2F">
        <w:rPr>
          <w:sz w:val="18"/>
        </w:rPr>
        <w:t>In hyperspectral anomaly detection (HAD), both spectral and spatial features play important roles in accurately identifying anomalies within complex image data.</w:t>
      </w:r>
      <w:r w:rsidR="00347A2F">
        <w:rPr>
          <w:sz w:val="18"/>
        </w:rPr>
        <w:t xml:space="preserve"> </w:t>
      </w:r>
      <w:r w:rsidR="00347A2F" w:rsidRPr="00347A2F">
        <w:rPr>
          <w:sz w:val="18"/>
        </w:rPr>
        <w:t>Spectral approaches analyze the reflectance characteristics of each pixel in multiple wavelength bands. These methods assume that each material or object has a unique spectral signature, allowing machine learning models to detect anomalies based on deviations in spectral patterns. Classical techniques such as Reed–Xiauli (RX) detector, kernel-based models, and sparse representation methods mainly rely on spectral information to distinguish the target pixel from the background. However, these purely spectral approaches often suffer from false alarms due to noise and spectra</w:t>
      </w:r>
      <w:r w:rsidR="00347A2F">
        <w:rPr>
          <w:sz w:val="18"/>
        </w:rPr>
        <w:t>l similarity between materials.</w:t>
      </w:r>
    </w:p>
    <w:p w14:paraId="4FB590AA" w14:textId="20069917" w:rsidR="003A6789" w:rsidRDefault="00347A2F" w:rsidP="00347A2F">
      <w:pPr>
        <w:jc w:val="both"/>
      </w:pPr>
      <w:r w:rsidRPr="00347A2F">
        <w:rPr>
          <w:sz w:val="18"/>
        </w:rPr>
        <w:t>To overcome these limitations, spatial approaches incorporate the spatial context of neighboring pixels with spectral data. By taking advantage of the correlation between adjacent pixels, spatial-based and spectral-spatial hybrid models improve the accuracy of anomaly detection. Deep learning techniques, such as convolutional neural networks (CNNs) and autoencoders, effectively capture both spatial structures and spectral dependencies, enabling robust representation learning</w:t>
      </w:r>
      <w:ins w:id="328" w:author="ACER" w:date="2025-11-13T11:30:00Z">
        <w:r w:rsidR="00BA66F6">
          <w:rPr>
            <w:sz w:val="18"/>
          </w:rPr>
          <w:t>[10]</w:t>
        </w:r>
      </w:ins>
      <w:r w:rsidRPr="00347A2F">
        <w:rPr>
          <w:sz w:val="18"/>
        </w:rPr>
        <w:t>. Recent developments have integrated 3D-CNN, attention mechanisms, and tensor decomposition methods to jointly exploit spectral and spatial information, achieving better performance on real hyperspectral datasets. Thus, combining spectral and spatial features through machine and deep learning frameworks enhances the reliability and accuracy of hyperspectral anomaly detection systems</w:t>
      </w:r>
      <w:r>
        <w:t>.</w:t>
      </w:r>
      <w:r w:rsidR="003A6789">
        <w:t xml:space="preserve"> </w:t>
      </w:r>
    </w:p>
    <w:p w14:paraId="0F5C4180" w14:textId="77777777" w:rsidR="00347A2F" w:rsidRDefault="00347A2F" w:rsidP="003A6789"/>
    <w:p w14:paraId="36DAD815" w14:textId="0F3435BA" w:rsidR="003A6789" w:rsidRDefault="00347A2F" w:rsidP="003A6789">
      <w:pPr>
        <w:rPr>
          <w:ins w:id="329" w:author="ACER" w:date="2025-11-03T18:50:00Z"/>
        </w:rPr>
      </w:pPr>
      <w:r>
        <w:t xml:space="preserve">5. </w:t>
      </w:r>
      <w:r w:rsidR="003A6789">
        <w:t>Autoencoders and Deep belief Networks</w:t>
      </w:r>
    </w:p>
    <w:p w14:paraId="01C1114D" w14:textId="6E265659" w:rsidR="004C2F6C" w:rsidRPr="004C2F6C" w:rsidRDefault="004C2F6C">
      <w:pPr>
        <w:jc w:val="both"/>
        <w:rPr>
          <w:ins w:id="330" w:author="ACER" w:date="2025-11-03T18:51:00Z"/>
          <w:sz w:val="18"/>
          <w:rPrChange w:id="331" w:author="ACER" w:date="2025-11-03T18:51:00Z">
            <w:rPr>
              <w:ins w:id="332" w:author="ACER" w:date="2025-11-03T18:51:00Z"/>
            </w:rPr>
          </w:rPrChange>
        </w:rPr>
        <w:pPrChange w:id="333" w:author="ACER" w:date="2025-11-03T18:51:00Z">
          <w:pPr/>
        </w:pPrChange>
      </w:pPr>
      <w:ins w:id="334" w:author="ACER" w:date="2025-11-03T18:52:00Z">
        <w:r>
          <w:rPr>
            <w:sz w:val="18"/>
          </w:rPr>
          <w:t xml:space="preserve">      </w:t>
        </w:r>
      </w:ins>
      <w:ins w:id="335" w:author="ACER" w:date="2025-11-03T18:51:00Z">
        <w:r w:rsidRPr="004C2F6C">
          <w:rPr>
            <w:sz w:val="18"/>
            <w:rPrChange w:id="336" w:author="ACER" w:date="2025-11-03T18:51:00Z">
              <w:rPr/>
            </w:rPrChange>
          </w:rPr>
          <w:t>Autoencoders (AE) and stacked autoencoders (SAE) have been widely applied in hyperspectral imagery for various remote sensing and image analysis tasks. These models, similar to Deep Belief Networks (DBN), are effective in situations where labeled data is limited. They use unsupervised or semi-supervised learning to pre-train the network, allowing the architecture to be well adapted to hyperspectral image processing tasks</w:t>
        </w:r>
      </w:ins>
      <w:ins w:id="337" w:author="ACER" w:date="2025-11-13T11:30:00Z">
        <w:r w:rsidR="00BA66F6">
          <w:rPr>
            <w:sz w:val="18"/>
          </w:rPr>
          <w:t>[8]</w:t>
        </w:r>
      </w:ins>
      <w:ins w:id="338" w:author="ACER" w:date="2025-11-03T18:51:00Z">
        <w:r w:rsidRPr="004C2F6C">
          <w:rPr>
            <w:sz w:val="18"/>
            <w:rPrChange w:id="339" w:author="ACER" w:date="2025-11-03T18:51:00Z">
              <w:rPr/>
            </w:rPrChange>
          </w:rPr>
          <w:t>.</w:t>
        </w:r>
      </w:ins>
    </w:p>
    <w:p w14:paraId="66C17743" w14:textId="77777777" w:rsidR="004C2F6C" w:rsidRPr="004C2F6C" w:rsidRDefault="004C2F6C">
      <w:pPr>
        <w:jc w:val="both"/>
        <w:rPr>
          <w:ins w:id="340" w:author="ACER" w:date="2025-11-03T18:51:00Z"/>
          <w:sz w:val="18"/>
          <w:rPrChange w:id="341" w:author="ACER" w:date="2025-11-03T18:51:00Z">
            <w:rPr>
              <w:ins w:id="342" w:author="ACER" w:date="2025-11-03T18:51:00Z"/>
            </w:rPr>
          </w:rPrChange>
        </w:rPr>
        <w:pPrChange w:id="343" w:author="ACER" w:date="2025-11-03T18:51:00Z">
          <w:pPr/>
        </w:pPrChange>
      </w:pPr>
    </w:p>
    <w:p w14:paraId="24D6E8A8" w14:textId="0020D3C3" w:rsidR="004C2F6C" w:rsidRPr="004C2F6C" w:rsidRDefault="004C2F6C">
      <w:pPr>
        <w:jc w:val="both"/>
        <w:rPr>
          <w:ins w:id="344" w:author="ACER" w:date="2025-11-03T18:51:00Z"/>
          <w:sz w:val="18"/>
          <w:rPrChange w:id="345" w:author="ACER" w:date="2025-11-03T18:51:00Z">
            <w:rPr>
              <w:ins w:id="346" w:author="ACER" w:date="2025-11-03T18:51:00Z"/>
            </w:rPr>
          </w:rPrChange>
        </w:rPr>
        <w:pPrChange w:id="347" w:author="ACER" w:date="2025-11-03T18:51:00Z">
          <w:pPr/>
        </w:pPrChange>
      </w:pPr>
      <w:ins w:id="348" w:author="ACER" w:date="2025-11-03T18:51:00Z">
        <w:r w:rsidRPr="004C2F6C">
          <w:rPr>
            <w:sz w:val="18"/>
            <w:rPrChange w:id="349" w:author="ACER" w:date="2025-11-03T18:51:00Z">
              <w:rPr/>
            </w:rPrChange>
          </w:rPr>
          <w:t>Researchers use these models to combine spectral and spatial information to extract meaningful features for classification and detection. By integrating dimensionality reduction methods such as principal component analysis with autoencoder-based frameworks, both spectral and spatial features of the data can be efficiently captured. Autoencoders have also been used successfully in areas such as food quality assessment, where they help identify chemical indicators or quality attributes based on hyper</w:t>
        </w:r>
        <w:r w:rsidR="00FD6117">
          <w:rPr>
            <w:sz w:val="18"/>
            <w:rPrChange w:id="350" w:author="ACER" w:date="2025-11-03T18:51:00Z">
              <w:rPr>
                <w:sz w:val="18"/>
              </w:rPr>
            </w:rPrChange>
          </w:rPr>
          <w:t>spectral data.</w:t>
        </w:r>
        <w:bookmarkStart w:id="351" w:name="_GoBack"/>
        <w:bookmarkEnd w:id="351"/>
      </w:ins>
    </w:p>
    <w:p w14:paraId="60FDEA13" w14:textId="63A8305F" w:rsidR="004C2F6C" w:rsidRPr="004C2F6C" w:rsidRDefault="004C2F6C">
      <w:pPr>
        <w:jc w:val="both"/>
        <w:rPr>
          <w:ins w:id="352" w:author="ACER" w:date="2025-11-03T18:50:00Z"/>
          <w:sz w:val="18"/>
          <w:rPrChange w:id="353" w:author="ACER" w:date="2025-11-03T18:51:00Z">
            <w:rPr>
              <w:ins w:id="354" w:author="ACER" w:date="2025-11-03T18:50:00Z"/>
            </w:rPr>
          </w:rPrChange>
        </w:rPr>
        <w:pPrChange w:id="355" w:author="ACER" w:date="2025-11-03T18:51:00Z">
          <w:pPr/>
        </w:pPrChange>
      </w:pPr>
      <w:ins w:id="356" w:author="ACER" w:date="2025-11-03T18:51:00Z">
        <w:r w:rsidRPr="004C2F6C">
          <w:rPr>
            <w:sz w:val="18"/>
            <w:rPrChange w:id="357" w:author="ACER" w:date="2025-11-03T18:51:00Z">
              <w:rPr/>
            </w:rPrChange>
          </w:rPr>
          <w:t>To improve their performance, improved versions of stacked autoencoders have been developed to reduce parameter instability and increase class separation when working with small training sets. Many studies have used a combination of autoencoders with other models, such as convolutional neural networks (CNN) or logistic regression layers, to achieve more robust feature extraction and classification. Multiscale and denoising techniques have also been introduced to make these models more resilient to noise and able to handle data variations effectively.</w:t>
        </w:r>
      </w:ins>
    </w:p>
    <w:p w14:paraId="787E8226" w14:textId="3C46553F" w:rsidR="004C2F6C" w:rsidDel="004C2F6C" w:rsidRDefault="004C2F6C">
      <w:pPr>
        <w:jc w:val="both"/>
        <w:rPr>
          <w:del w:id="358" w:author="ACER" w:date="2025-11-03T18:52:00Z"/>
        </w:rPr>
        <w:pPrChange w:id="359" w:author="ACER" w:date="2025-11-03T18:50:00Z">
          <w:pPr/>
        </w:pPrChange>
      </w:pPr>
    </w:p>
    <w:p w14:paraId="2786DC57" w14:textId="17EF4448" w:rsidR="00347A2F" w:rsidDel="004C2F6C" w:rsidRDefault="003A6789" w:rsidP="00347A2F">
      <w:pPr>
        <w:rPr>
          <w:del w:id="360" w:author="ACER" w:date="2025-11-03T18:54:00Z"/>
        </w:rPr>
      </w:pPr>
      <w:del w:id="361" w:author="ACER" w:date="2025-11-03T18:52:00Z">
        <w:r w:rsidDel="004C2F6C">
          <w:delText xml:space="preserve"> </w:delText>
        </w:r>
      </w:del>
      <w:del w:id="362" w:author="ACER" w:date="2025-11-03T18:54:00Z">
        <w:r w:rsidR="00347A2F" w:rsidDel="004C2F6C">
          <w:delText>Autoencoders (AE) and stacked autoencoders (SAE) have been widely applied in hyperspectral imagery for various remote sensing and image analysis tasks. These models, similar to Deep Belief Networks (DBN), are effective in situations where labeled data is limited. They use unsupervised or semi-supervised learning to pre-train the network, allowing the architecture to be well adapted to hyperspectral image processing tasks.</w:delText>
        </w:r>
      </w:del>
    </w:p>
    <w:p w14:paraId="7BBFC40D" w14:textId="77777777" w:rsidR="00347A2F" w:rsidDel="0064408B" w:rsidRDefault="00347A2F" w:rsidP="00347A2F">
      <w:pPr>
        <w:rPr>
          <w:del w:id="363" w:author="ACER" w:date="2025-11-03T18:56:00Z"/>
        </w:rPr>
      </w:pPr>
    </w:p>
    <w:p w14:paraId="06D12DBF" w14:textId="52D63C11" w:rsidR="00347A2F" w:rsidDel="004C2F6C" w:rsidRDefault="00347A2F" w:rsidP="00347A2F">
      <w:pPr>
        <w:rPr>
          <w:del w:id="364" w:author="ACER" w:date="2025-11-03T18:54:00Z"/>
        </w:rPr>
      </w:pPr>
      <w:del w:id="365" w:author="ACER" w:date="2025-11-03T18:54:00Z">
        <w:r w:rsidDel="004C2F6C">
          <w:delText>Researchers use these models to combine spectral and spatial information to extract meaningful features for classification and detection. By integrating dimensionality reduction methods such as principal component analysis with autoencoder-based frameworks, both spectral and spatial features of the data can be efficiently captured. Autoencoders have also been used successfully in areas such as food quality assessment, where they help identify chemical indicators or quality attributes based on hyperspectral data.</w:delText>
        </w:r>
      </w:del>
    </w:p>
    <w:p w14:paraId="21D4B827" w14:textId="77777777" w:rsidR="00347A2F" w:rsidRDefault="00347A2F" w:rsidP="00347A2F"/>
    <w:p w14:paraId="45A3A03F" w14:textId="5C63BABA" w:rsidR="00347A2F" w:rsidRPr="0064408B" w:rsidDel="004C2F6C" w:rsidRDefault="00347A2F">
      <w:pPr>
        <w:rPr>
          <w:del w:id="366" w:author="ACER" w:date="2025-11-03T18:55:00Z"/>
          <w:sz w:val="18"/>
          <w:rPrChange w:id="367" w:author="ACER" w:date="2025-11-03T18:59:00Z">
            <w:rPr>
              <w:del w:id="368" w:author="ACER" w:date="2025-11-03T18:55:00Z"/>
            </w:rPr>
          </w:rPrChange>
        </w:rPr>
      </w:pPr>
      <w:del w:id="369" w:author="ACER" w:date="2025-11-03T18:55:00Z">
        <w:r w:rsidRPr="0064408B" w:rsidDel="004C2F6C">
          <w:rPr>
            <w:sz w:val="18"/>
            <w:rPrChange w:id="370" w:author="ACER" w:date="2025-11-03T18:59:00Z">
              <w:rPr/>
            </w:rPrChange>
          </w:rPr>
          <w:delText>To improve their performance, improved versions of stacked autoencoders have been developed to reduce parameter instability and increase class separation when working with small training sets. Many studies have used a combination of autoencoders with other models, such as convolutional neural networks (CNN) or logistic regression layers, to achieve more robust feature extraction and classification. Multiscale and denoising techniques have also been introduced to make these models more resilient to noise and able to handle data variations effectively.</w:delText>
        </w:r>
      </w:del>
    </w:p>
    <w:p w14:paraId="1A74A327" w14:textId="77777777" w:rsidR="00347A2F" w:rsidRPr="0064408B" w:rsidDel="004C2F6C" w:rsidRDefault="00347A2F">
      <w:pPr>
        <w:rPr>
          <w:del w:id="371" w:author="ACER" w:date="2025-11-03T18:55:00Z"/>
          <w:sz w:val="18"/>
          <w:rPrChange w:id="372" w:author="ACER" w:date="2025-11-03T18:59:00Z">
            <w:rPr>
              <w:del w:id="373" w:author="ACER" w:date="2025-11-03T18:55:00Z"/>
            </w:rPr>
          </w:rPrChange>
        </w:rPr>
      </w:pPr>
    </w:p>
    <w:p w14:paraId="3197184B" w14:textId="10B1DF9A" w:rsidR="00347A2F" w:rsidRPr="0064408B" w:rsidDel="004C2F6C" w:rsidRDefault="00347A2F">
      <w:pPr>
        <w:rPr>
          <w:del w:id="374" w:author="ACER" w:date="2025-11-03T18:55:00Z"/>
          <w:sz w:val="18"/>
          <w:rPrChange w:id="375" w:author="ACER" w:date="2025-11-03T18:59:00Z">
            <w:rPr>
              <w:del w:id="376" w:author="ACER" w:date="2025-11-03T18:55:00Z"/>
            </w:rPr>
          </w:rPrChange>
        </w:rPr>
      </w:pPr>
    </w:p>
    <w:p w14:paraId="5B4BC533" w14:textId="7804E9E5" w:rsidR="003A6789" w:rsidRPr="0064408B" w:rsidDel="004C2F6C" w:rsidRDefault="003A6789">
      <w:pPr>
        <w:rPr>
          <w:del w:id="377" w:author="ACER" w:date="2025-11-03T18:55:00Z"/>
          <w:sz w:val="18"/>
          <w:rPrChange w:id="378" w:author="ACER" w:date="2025-11-03T18:59:00Z">
            <w:rPr>
              <w:del w:id="379" w:author="ACER" w:date="2025-11-03T18:55:00Z"/>
            </w:rPr>
          </w:rPrChange>
        </w:rPr>
      </w:pPr>
      <w:del w:id="380" w:author="ACER" w:date="2025-11-03T18:55:00Z">
        <w:r w:rsidRPr="0064408B" w:rsidDel="004C2F6C">
          <w:rPr>
            <w:sz w:val="18"/>
            <w:rPrChange w:id="381" w:author="ACER" w:date="2025-11-03T18:59:00Z">
              <w:rPr/>
            </w:rPrChange>
          </w:rPr>
          <w:delText xml:space="preserve"> intention become reached the usage of a segmented SAE by using a dimensionality reduction.</w:delText>
        </w:r>
      </w:del>
    </w:p>
    <w:p w14:paraId="04D92207" w14:textId="175E23FF" w:rsidR="003A6789" w:rsidRPr="0064408B" w:rsidDel="004C2F6C" w:rsidRDefault="003A6789">
      <w:pPr>
        <w:rPr>
          <w:del w:id="382" w:author="ACER" w:date="2025-11-03T18:55:00Z"/>
          <w:sz w:val="18"/>
          <w:rPrChange w:id="383" w:author="ACER" w:date="2025-11-03T18:59:00Z">
            <w:rPr>
              <w:del w:id="384" w:author="ACER" w:date="2025-11-03T18:55:00Z"/>
            </w:rPr>
          </w:rPrChange>
        </w:rPr>
      </w:pPr>
      <w:del w:id="385" w:author="ACER" w:date="2025-11-03T18:55:00Z">
        <w:r w:rsidRPr="0064408B" w:rsidDel="004C2F6C">
          <w:rPr>
            <w:sz w:val="18"/>
            <w:rPrChange w:id="386" w:author="ACER" w:date="2025-11-03T18:59:00Z">
              <w:rPr/>
            </w:rPrChange>
          </w:rPr>
          <w:delText xml:space="preserve"> Animprovement to standard SAE changed into brought with the aid of Ma et al. [173] that allows you to address parameter</w:delText>
        </w:r>
      </w:del>
    </w:p>
    <w:p w14:paraId="18FB1A9F" w14:textId="1197BBB7" w:rsidR="003A6789" w:rsidRPr="0064408B" w:rsidDel="004C2F6C" w:rsidRDefault="003A6789">
      <w:pPr>
        <w:rPr>
          <w:del w:id="387" w:author="ACER" w:date="2025-11-03T18:55:00Z"/>
          <w:sz w:val="18"/>
          <w:rPrChange w:id="388" w:author="ACER" w:date="2025-11-03T18:59:00Z">
            <w:rPr>
              <w:del w:id="389" w:author="ACER" w:date="2025-11-03T18:55:00Z"/>
            </w:rPr>
          </w:rPrChange>
        </w:rPr>
      </w:pPr>
      <w:del w:id="390" w:author="ACER" w:date="2025-11-03T18:55:00Z">
        <w:r w:rsidRPr="0064408B" w:rsidDel="004C2F6C">
          <w:rPr>
            <w:sz w:val="18"/>
            <w:rPrChange w:id="391" w:author="ACER" w:date="2025-11-03T18:59:00Z">
              <w:rPr/>
            </w:rPrChange>
          </w:rPr>
          <w:delText xml:space="preserve"> instability whilst a small training set became used. specifically a SAE is changed not best to reduce</w:delText>
        </w:r>
      </w:del>
    </w:p>
    <w:p w14:paraId="74390273" w14:textId="0509194D" w:rsidR="003A6789" w:rsidRPr="0064408B" w:rsidDel="004C2F6C" w:rsidRDefault="003A6789">
      <w:pPr>
        <w:rPr>
          <w:del w:id="392" w:author="ACER" w:date="2025-11-03T18:55:00Z"/>
          <w:sz w:val="18"/>
          <w:rPrChange w:id="393" w:author="ACER" w:date="2025-11-03T18:59:00Z">
            <w:rPr>
              <w:del w:id="394" w:author="ACER" w:date="2025-11-03T18:55:00Z"/>
            </w:rPr>
          </w:rPrChange>
        </w:rPr>
      </w:pPr>
      <w:del w:id="395" w:author="ACER" w:date="2025-11-03T18:55:00Z">
        <w:r w:rsidRPr="0064408B" w:rsidDel="004C2F6C">
          <w:rPr>
            <w:sz w:val="18"/>
            <w:rPrChange w:id="396" w:author="ACER" w:date="2025-11-03T18:59:00Z">
              <w:rPr/>
            </w:rPrChange>
          </w:rPr>
          <w:delText>J. Imaging 2019, five, 52</w:delText>
        </w:r>
      </w:del>
    </w:p>
    <w:p w14:paraId="4A1FFAED" w14:textId="491C4CD4" w:rsidR="003A6789" w:rsidRPr="0064408B" w:rsidDel="004C2F6C" w:rsidRDefault="003A6789">
      <w:pPr>
        <w:rPr>
          <w:del w:id="397" w:author="ACER" w:date="2025-11-03T18:55:00Z"/>
          <w:sz w:val="18"/>
          <w:rPrChange w:id="398" w:author="ACER" w:date="2025-11-03T18:59:00Z">
            <w:rPr>
              <w:del w:id="399" w:author="ACER" w:date="2025-11-03T18:55:00Z"/>
            </w:rPr>
          </w:rPrChange>
        </w:rPr>
      </w:pPr>
      <w:del w:id="400" w:author="ACER" w:date="2025-11-03T18:55:00Z">
        <w:r w:rsidRPr="0064408B" w:rsidDel="004C2F6C">
          <w:rPr>
            <w:sz w:val="18"/>
            <w:rPrChange w:id="401" w:author="ACER" w:date="2025-11-03T18:59:00Z">
              <w:rPr/>
            </w:rPrChange>
          </w:rPr>
          <w:delText xml:space="preserve"> 14 of 32</w:delText>
        </w:r>
      </w:del>
    </w:p>
    <w:p w14:paraId="47EA2765" w14:textId="459230A4" w:rsidR="003A6789" w:rsidRPr="0064408B" w:rsidDel="004C2F6C" w:rsidRDefault="003A6789">
      <w:pPr>
        <w:rPr>
          <w:del w:id="402" w:author="ACER" w:date="2025-11-03T18:55:00Z"/>
          <w:sz w:val="18"/>
          <w:rPrChange w:id="403" w:author="ACER" w:date="2025-11-03T18:59:00Z">
            <w:rPr>
              <w:del w:id="404" w:author="ACER" w:date="2025-11-03T18:55:00Z"/>
            </w:rPr>
          </w:rPrChange>
        </w:rPr>
      </w:pPr>
      <w:del w:id="405" w:author="ACER" w:date="2025-11-03T18:55:00Z">
        <w:r w:rsidRPr="0064408B" w:rsidDel="004C2F6C">
          <w:rPr>
            <w:sz w:val="18"/>
            <w:rPrChange w:id="406" w:author="ACER" w:date="2025-11-03T18:59:00Z">
              <w:rPr/>
            </w:rPrChange>
          </w:rPr>
          <w:delText xml:space="preserve"> the category error as ordinary, however additionally to minimize the discrepancy within each elegance and maximize</w:delText>
        </w:r>
      </w:del>
    </w:p>
    <w:p w14:paraId="7CF62A99" w14:textId="1460CAEA" w:rsidR="003A6789" w:rsidRPr="0064408B" w:rsidDel="004C2F6C" w:rsidRDefault="003A6789">
      <w:pPr>
        <w:rPr>
          <w:del w:id="407" w:author="ACER" w:date="2025-11-03T18:55:00Z"/>
          <w:sz w:val="18"/>
          <w:rPrChange w:id="408" w:author="ACER" w:date="2025-11-03T18:59:00Z">
            <w:rPr>
              <w:del w:id="409" w:author="ACER" w:date="2025-11-03T18:55:00Z"/>
            </w:rPr>
          </w:rPrChange>
        </w:rPr>
      </w:pPr>
      <w:del w:id="410" w:author="ACER" w:date="2025-11-03T18:55:00Z">
        <w:r w:rsidRPr="0064408B" w:rsidDel="004C2F6C">
          <w:rPr>
            <w:sz w:val="18"/>
            <w:rPrChange w:id="411" w:author="ACER" w:date="2025-11-03T18:59:00Z">
              <w:rPr/>
            </w:rPrChange>
          </w:rPr>
          <w:delText xml:space="preserve"> the difference among distinct classes. In [174] an advanced version with deep SAE was supplied.</w:delText>
        </w:r>
      </w:del>
    </w:p>
    <w:p w14:paraId="0ACD38C8" w14:textId="3D3F39E4" w:rsidR="003A6789" w:rsidRPr="0064408B" w:rsidDel="004C2F6C" w:rsidRDefault="003A6789">
      <w:pPr>
        <w:rPr>
          <w:del w:id="412" w:author="ACER" w:date="2025-11-03T18:55:00Z"/>
          <w:sz w:val="18"/>
          <w:rPrChange w:id="413" w:author="ACER" w:date="2025-11-03T18:59:00Z">
            <w:rPr>
              <w:del w:id="414" w:author="ACER" w:date="2025-11-03T18:55:00Z"/>
            </w:rPr>
          </w:rPrChange>
        </w:rPr>
      </w:pPr>
      <w:del w:id="415" w:author="ACER" w:date="2025-11-03T18:55:00Z">
        <w:r w:rsidRPr="0064408B" w:rsidDel="004C2F6C">
          <w:rPr>
            <w:sz w:val="18"/>
            <w:rPrChange w:id="416" w:author="ACER" w:date="2025-11-03T18:59:00Z">
              <w:rPr/>
            </w:rPrChange>
          </w:rPr>
          <w:delText xml:space="preserve"> Zhang et al. [71] proposed a stacked autoencoder suitable for hyperspectral anomaly detection.</w:delText>
        </w:r>
      </w:del>
    </w:p>
    <w:p w14:paraId="7E07F43E" w14:textId="3D9CC49B" w:rsidR="003A6789" w:rsidRPr="0064408B" w:rsidDel="004C2F6C" w:rsidRDefault="003A6789">
      <w:pPr>
        <w:rPr>
          <w:del w:id="417" w:author="ACER" w:date="2025-11-03T18:55:00Z"/>
          <w:sz w:val="18"/>
          <w:rPrChange w:id="418" w:author="ACER" w:date="2025-11-03T18:59:00Z">
            <w:rPr>
              <w:del w:id="419" w:author="ACER" w:date="2025-11-03T18:55:00Z"/>
            </w:rPr>
          </w:rPrChange>
        </w:rPr>
      </w:pPr>
      <w:del w:id="420" w:author="ACER" w:date="2025-11-03T18:55:00Z">
        <w:r w:rsidRPr="0064408B" w:rsidDel="004C2F6C">
          <w:rPr>
            <w:sz w:val="18"/>
            <w:rPrChange w:id="421" w:author="ACER" w:date="2025-11-03T18:59:00Z">
              <w:rPr/>
            </w:rPrChange>
          </w:rPr>
          <w:delText xml:space="preserve"> Multiscale methods have been also added to guide AE. In [54] Zhao et al. proposed</w:delText>
        </w:r>
      </w:del>
    </w:p>
    <w:p w14:paraId="1231F972" w14:textId="2CB2F72D" w:rsidR="003A6789" w:rsidRPr="0064408B" w:rsidDel="004C2F6C" w:rsidRDefault="003A6789">
      <w:pPr>
        <w:rPr>
          <w:del w:id="422" w:author="ACER" w:date="2025-11-03T18:55:00Z"/>
          <w:sz w:val="18"/>
          <w:rPrChange w:id="423" w:author="ACER" w:date="2025-11-03T18:59:00Z">
            <w:rPr>
              <w:del w:id="424" w:author="ACER" w:date="2025-11-03T18:55:00Z"/>
            </w:rPr>
          </w:rPrChange>
        </w:rPr>
      </w:pPr>
      <w:del w:id="425" w:author="ACER" w:date="2025-11-03T18:55:00Z">
        <w:r w:rsidRPr="0064408B" w:rsidDel="004C2F6C">
          <w:rPr>
            <w:sz w:val="18"/>
            <w:rPrChange w:id="426" w:author="ACER" w:date="2025-11-03T18:59:00Z">
              <w:rPr/>
            </w:rPrChange>
          </w:rPr>
          <w:delText xml:space="preserve"> a aggregate of AEs and LR. especially they delivered a technique that mixes PCA to extract</w:delText>
        </w:r>
      </w:del>
    </w:p>
    <w:p w14:paraId="223B34E7" w14:textId="5696842D" w:rsidR="003A6789" w:rsidRPr="0064408B" w:rsidDel="004C2F6C" w:rsidRDefault="003A6789">
      <w:pPr>
        <w:rPr>
          <w:del w:id="427" w:author="ACER" w:date="2025-11-03T18:55:00Z"/>
          <w:sz w:val="18"/>
          <w:rPrChange w:id="428" w:author="ACER" w:date="2025-11-03T18:59:00Z">
            <w:rPr>
              <w:del w:id="429" w:author="ACER" w:date="2025-11-03T18:55:00Z"/>
            </w:rPr>
          </w:rPrChange>
        </w:rPr>
      </w:pPr>
      <w:del w:id="430" w:author="ACER" w:date="2025-11-03T18:55:00Z">
        <w:r w:rsidRPr="0064408B" w:rsidDel="004C2F6C">
          <w:rPr>
            <w:sz w:val="18"/>
            <w:rPrChange w:id="431" w:author="ACER" w:date="2025-11-03T18:59:00Z">
              <w:rPr/>
            </w:rPrChange>
          </w:rPr>
          <w:delText xml:space="preserve"> spectral functions, multiscale convolutional AEs to extract excessive-level functions and LR to categorise them.</w:delText>
        </w:r>
      </w:del>
    </w:p>
    <w:p w14:paraId="54693505" w14:textId="675994A7" w:rsidR="003A6789" w:rsidRPr="0064408B" w:rsidDel="004C2F6C" w:rsidRDefault="003A6789">
      <w:pPr>
        <w:rPr>
          <w:del w:id="432" w:author="ACER" w:date="2025-11-03T18:55:00Z"/>
          <w:sz w:val="18"/>
          <w:rPrChange w:id="433" w:author="ACER" w:date="2025-11-03T18:59:00Z">
            <w:rPr>
              <w:del w:id="434" w:author="ACER" w:date="2025-11-03T18:55:00Z"/>
            </w:rPr>
          </w:rPrChange>
        </w:rPr>
      </w:pPr>
      <w:del w:id="435" w:author="ACER" w:date="2025-11-03T18:55:00Z">
        <w:r w:rsidRPr="0064408B" w:rsidDel="004C2F6C">
          <w:rPr>
            <w:sz w:val="18"/>
            <w:rPrChange w:id="436" w:author="ACER" w:date="2025-11-03T18:59:00Z">
              <w:rPr/>
            </w:rPrChange>
          </w:rPr>
          <w:delText xml:space="preserve"> In [175] a mixture between SAEs and CNN was used. especially SAEs are exploited to generate</w:delText>
        </w:r>
      </w:del>
    </w:p>
    <w:p w14:paraId="6323D602" w14:textId="72A8B07E" w:rsidR="003A6789" w:rsidRPr="0064408B" w:rsidDel="004C2F6C" w:rsidRDefault="003A6789">
      <w:pPr>
        <w:rPr>
          <w:del w:id="437" w:author="ACER" w:date="2025-11-03T18:55:00Z"/>
          <w:sz w:val="18"/>
          <w:rPrChange w:id="438" w:author="ACER" w:date="2025-11-03T18:59:00Z">
            <w:rPr>
              <w:del w:id="439" w:author="ACER" w:date="2025-11-03T18:55:00Z"/>
            </w:rPr>
          </w:rPrChange>
        </w:rPr>
      </w:pPr>
      <w:del w:id="440" w:author="ACER" w:date="2025-11-03T18:55:00Z">
        <w:r w:rsidRPr="0064408B" w:rsidDel="004C2F6C">
          <w:rPr>
            <w:sz w:val="18"/>
            <w:rPrChange w:id="441" w:author="ACER" w:date="2025-11-03T18:59:00Z">
              <w:rPr/>
            </w:rPrChange>
          </w:rPr>
          <w:delText xml:space="preserve"> deep spectral functions (1-D) that are then blended with spatial capabilities extracted with a pyramid</w:delText>
        </w:r>
      </w:del>
    </w:p>
    <w:p w14:paraId="70D5F8B8" w14:textId="188659A7" w:rsidR="003A6789" w:rsidRPr="0064408B" w:rsidDel="004C2F6C" w:rsidRDefault="003A6789">
      <w:pPr>
        <w:rPr>
          <w:del w:id="442" w:author="ACER" w:date="2025-11-03T18:55:00Z"/>
          <w:sz w:val="18"/>
          <w:rPrChange w:id="443" w:author="ACER" w:date="2025-11-03T18:59:00Z">
            <w:rPr>
              <w:del w:id="444" w:author="ACER" w:date="2025-11-03T18:55:00Z"/>
            </w:rPr>
          </w:rPrChange>
        </w:rPr>
      </w:pPr>
      <w:del w:id="445" w:author="ACER" w:date="2025-11-03T18:55:00Z">
        <w:r w:rsidRPr="0064408B" w:rsidDel="004C2F6C">
          <w:rPr>
            <w:sz w:val="18"/>
            <w:rPrChange w:id="446" w:author="ACER" w:date="2025-11-03T18:59:00Z">
              <w:rPr/>
            </w:rPrChange>
          </w:rPr>
          <w:delText xml:space="preserve"> pool-primarily based CNN able to control features at exclusive scales. On pinnacle of it, a LR classifier is used.</w:delText>
        </w:r>
      </w:del>
    </w:p>
    <w:p w14:paraId="5BB39D8F" w14:textId="752A2ACA" w:rsidR="003A6789" w:rsidRPr="0064408B" w:rsidDel="004C2F6C" w:rsidRDefault="003A6789">
      <w:pPr>
        <w:rPr>
          <w:del w:id="447" w:author="ACER" w:date="2025-11-03T18:55:00Z"/>
          <w:sz w:val="18"/>
          <w:rPrChange w:id="448" w:author="ACER" w:date="2025-11-03T18:59:00Z">
            <w:rPr>
              <w:del w:id="449" w:author="ACER" w:date="2025-11-03T18:55:00Z"/>
            </w:rPr>
          </w:rPrChange>
        </w:rPr>
      </w:pPr>
      <w:del w:id="450" w:author="ACER" w:date="2025-11-03T18:55:00Z">
        <w:r w:rsidRPr="0064408B" w:rsidDel="004C2F6C">
          <w:rPr>
            <w:sz w:val="18"/>
            <w:rPrChange w:id="451" w:author="ACER" w:date="2025-11-03T18:59:00Z">
              <w:rPr/>
            </w:rPrChange>
          </w:rPr>
          <w:delText xml:space="preserve"> Manyworksuse stacked denoising AEs, that are SAEs educated on noisy enter. Liu et al. [176]</w:delText>
        </w:r>
      </w:del>
    </w:p>
    <w:p w14:paraId="14B05463" w14:textId="5A2263A7" w:rsidR="003A6789" w:rsidRPr="0064408B" w:rsidDel="004C2F6C" w:rsidRDefault="003A6789">
      <w:pPr>
        <w:rPr>
          <w:del w:id="452" w:author="ACER" w:date="2025-11-03T18:55:00Z"/>
          <w:sz w:val="18"/>
          <w:rPrChange w:id="453" w:author="ACER" w:date="2025-11-03T18:59:00Z">
            <w:rPr>
              <w:del w:id="454" w:author="ACER" w:date="2025-11-03T18:55:00Z"/>
            </w:rPr>
          </w:rPrChange>
        </w:rPr>
      </w:pPr>
      <w:del w:id="455" w:author="ACER" w:date="2025-11-03T18:55:00Z">
        <w:r w:rsidRPr="0064408B" w:rsidDel="004C2F6C">
          <w:rPr>
            <w:sz w:val="18"/>
            <w:rPrChange w:id="456" w:author="ACER" w:date="2025-11-03T18:59:00Z">
              <w:rPr/>
            </w:rPrChange>
          </w:rPr>
          <w:delText xml:space="preserve"> used them to generate characteristic maps which can be then classified trough a superpixel segmentation method</w:delText>
        </w:r>
      </w:del>
    </w:p>
    <w:p w14:paraId="4BA220D9" w14:textId="7455EA16" w:rsidR="003A6789" w:rsidRPr="0064408B" w:rsidDel="004C2F6C" w:rsidRDefault="003A6789">
      <w:pPr>
        <w:rPr>
          <w:del w:id="457" w:author="ACER" w:date="2025-11-03T18:55:00Z"/>
          <w:sz w:val="18"/>
          <w:rPrChange w:id="458" w:author="ACER" w:date="2025-11-03T18:59:00Z">
            <w:rPr>
              <w:del w:id="459" w:author="ACER" w:date="2025-11-03T18:55:00Z"/>
            </w:rPr>
          </w:rPrChange>
        </w:rPr>
      </w:pPr>
      <w:del w:id="460" w:author="ACER" w:date="2025-11-03T18:55:00Z">
        <w:r w:rsidRPr="0064408B" w:rsidDel="004C2F6C">
          <w:rPr>
            <w:sz w:val="18"/>
            <w:rPrChange w:id="461" w:author="ACER" w:date="2025-11-03T18:59:00Z">
              <w:rPr/>
            </w:rPrChange>
          </w:rPr>
          <w:delText xml:space="preserve"> and majority vote casting. In [53], Xing et al. presented a pre-educated community the usage of stacked denoising AEs</w:delText>
        </w:r>
      </w:del>
    </w:p>
    <w:p w14:paraId="25D2F83B" w14:textId="091A8C4F" w:rsidR="003A6789" w:rsidRPr="0064408B" w:rsidDel="0064408B" w:rsidRDefault="003A6789">
      <w:pPr>
        <w:rPr>
          <w:del w:id="462" w:author="ACER" w:date="2025-11-03T18:56:00Z"/>
          <w:sz w:val="18"/>
          <w:rPrChange w:id="463" w:author="ACER" w:date="2025-11-03T18:59:00Z">
            <w:rPr>
              <w:del w:id="464" w:author="ACER" w:date="2025-11-03T18:56:00Z"/>
            </w:rPr>
          </w:rPrChange>
        </w:rPr>
      </w:pPr>
      <w:del w:id="465" w:author="ACER" w:date="2025-11-03T18:55:00Z">
        <w:r w:rsidRPr="0064408B" w:rsidDel="004C2F6C">
          <w:rPr>
            <w:sz w:val="18"/>
            <w:rPrChange w:id="466" w:author="ACER" w:date="2025-11-03T18:59:00Z">
              <w:rPr/>
            </w:rPrChange>
          </w:rPr>
          <w:delText xml:space="preserve"> </w:delText>
        </w:r>
      </w:del>
      <w:del w:id="467" w:author="ACER" w:date="2025-11-03T18:56:00Z">
        <w:r w:rsidRPr="0064408B" w:rsidDel="0064408B">
          <w:rPr>
            <w:sz w:val="18"/>
            <w:rPrChange w:id="468" w:author="ACER" w:date="2025-11-03T18:59:00Z">
              <w:rPr/>
            </w:rPrChange>
          </w:rPr>
          <w:delText>joined with a logistic regression to carry out supervised class. Conversely, in [82] modified</w:delText>
        </w:r>
      </w:del>
    </w:p>
    <w:p w14:paraId="2989A948" w14:textId="5A855D7B" w:rsidR="003A6789" w:rsidRPr="0064408B" w:rsidDel="0064408B" w:rsidRDefault="003A6789">
      <w:pPr>
        <w:rPr>
          <w:del w:id="469" w:author="ACER" w:date="2025-11-03T18:56:00Z"/>
          <w:sz w:val="18"/>
          <w:rPrChange w:id="470" w:author="ACER" w:date="2025-11-03T18:59:00Z">
            <w:rPr>
              <w:del w:id="471" w:author="ACER" w:date="2025-11-03T18:56:00Z"/>
            </w:rPr>
          </w:rPrChange>
        </w:rPr>
      </w:pPr>
      <w:del w:id="472" w:author="ACER" w:date="2025-11-03T18:56:00Z">
        <w:r w:rsidRPr="0064408B" w:rsidDel="0064408B">
          <w:rPr>
            <w:sz w:val="18"/>
            <w:rPrChange w:id="473" w:author="ACER" w:date="2025-11-03T18:59:00Z">
              <w:rPr/>
            </w:rPrChange>
          </w:rPr>
          <w:delText xml:space="preserve"> sparse denoising AEs had been used to train a mapping between low-resolution and excessive-resolution</w:delText>
        </w:r>
      </w:del>
    </w:p>
    <w:p w14:paraId="212FEB53" w14:textId="49602D05" w:rsidR="003A6789" w:rsidRPr="0064408B" w:rsidDel="0064408B" w:rsidRDefault="003A6789">
      <w:pPr>
        <w:rPr>
          <w:del w:id="474" w:author="ACER" w:date="2025-11-03T18:56:00Z"/>
          <w:sz w:val="18"/>
          <w:rPrChange w:id="475" w:author="ACER" w:date="2025-11-03T18:59:00Z">
            <w:rPr>
              <w:del w:id="476" w:author="ACER" w:date="2025-11-03T18:56:00Z"/>
            </w:rPr>
          </w:rPrChange>
        </w:rPr>
      </w:pPr>
      <w:del w:id="477" w:author="ACER" w:date="2025-11-03T18:56:00Z">
        <w:r w:rsidRPr="0064408B" w:rsidDel="0064408B">
          <w:rPr>
            <w:sz w:val="18"/>
            <w:rPrChange w:id="478" w:author="ACER" w:date="2025-11-03T18:59:00Z">
              <w:rPr/>
            </w:rPrChange>
          </w:rPr>
          <w:delText xml:space="preserve"> photograph patches for pan-polishing. inspired by way of denoising AEs, an unsupervised DL framework,</w:delText>
        </w:r>
      </w:del>
    </w:p>
    <w:p w14:paraId="4663A386" w14:textId="271E0AF6" w:rsidR="003A6789" w:rsidRPr="0064408B" w:rsidDel="0064408B" w:rsidRDefault="003A6789">
      <w:pPr>
        <w:rPr>
          <w:del w:id="479" w:author="ACER" w:date="2025-11-03T18:56:00Z"/>
          <w:sz w:val="18"/>
          <w:rPrChange w:id="480" w:author="ACER" w:date="2025-11-03T18:59:00Z">
            <w:rPr>
              <w:del w:id="481" w:author="ACER" w:date="2025-11-03T18:56:00Z"/>
            </w:rPr>
          </w:rPrChange>
        </w:rPr>
      </w:pPr>
      <w:del w:id="482" w:author="ACER" w:date="2025-11-03T18:56:00Z">
        <w:r w:rsidRPr="0064408B" w:rsidDel="0064408B">
          <w:rPr>
            <w:sz w:val="18"/>
            <w:rPrChange w:id="483" w:author="ACER" w:date="2025-11-03T18:59:00Z">
              <w:rPr/>
            </w:rPrChange>
          </w:rPr>
          <w:delText xml:space="preserve"> namely Relit Spectral perspective-Stacked AE (RSA-SAE), was employed in [177] to map hyperspectral</w:delText>
        </w:r>
      </w:del>
    </w:p>
    <w:p w14:paraId="77851362" w14:textId="46973DA2" w:rsidR="003A6789" w:rsidRPr="0064408B" w:rsidDel="0064408B" w:rsidRDefault="003A6789">
      <w:pPr>
        <w:rPr>
          <w:del w:id="484" w:author="ACER" w:date="2025-11-03T18:56:00Z"/>
          <w:sz w:val="18"/>
          <w:rPrChange w:id="485" w:author="ACER" w:date="2025-11-03T18:59:00Z">
            <w:rPr>
              <w:del w:id="486" w:author="ACER" w:date="2025-11-03T18:56:00Z"/>
            </w:rPr>
          </w:rPrChange>
        </w:rPr>
      </w:pPr>
      <w:del w:id="487" w:author="ACER" w:date="2025-11-03T18:56:00Z">
        <w:r w:rsidRPr="0064408B" w:rsidDel="0064408B">
          <w:rPr>
            <w:sz w:val="18"/>
            <w:rPrChange w:id="488" w:author="ACER" w:date="2025-11-03T18:59:00Z">
              <w:rPr/>
            </w:rPrChange>
          </w:rPr>
          <w:delText xml:space="preserve"> image pixels to low-dimensional illumination invariant encodings. In Ball et al. [178], a entire</w:delText>
        </w:r>
      </w:del>
    </w:p>
    <w:p w14:paraId="47459049" w14:textId="5FC69D4F" w:rsidR="003A6789" w:rsidRPr="0064408B" w:rsidDel="0064408B" w:rsidRDefault="003A6789">
      <w:pPr>
        <w:rPr>
          <w:del w:id="489" w:author="ACER" w:date="2025-11-03T18:56:00Z"/>
          <w:sz w:val="18"/>
          <w:rPrChange w:id="490" w:author="ACER" w:date="2025-11-03T18:59:00Z">
            <w:rPr>
              <w:del w:id="491" w:author="ACER" w:date="2025-11-03T18:56:00Z"/>
            </w:rPr>
          </w:rPrChange>
        </w:rPr>
      </w:pPr>
      <w:del w:id="492" w:author="ACER" w:date="2025-11-03T18:56:00Z">
        <w:r w:rsidRPr="0064408B" w:rsidDel="0064408B">
          <w:rPr>
            <w:sz w:val="18"/>
            <w:rPrChange w:id="493" w:author="ACER" w:date="2025-11-03T18:59:00Z">
              <w:rPr/>
            </w:rPrChange>
          </w:rPr>
          <w:delText xml:space="preserve"> classification pipeline changed into offered, in which a denoising SAE is fed using an augmentation method,</w:delText>
        </w:r>
      </w:del>
    </w:p>
    <w:p w14:paraId="52BD19C2" w14:textId="618DD782" w:rsidR="003A6789" w:rsidRPr="0064408B" w:rsidDel="0064408B" w:rsidRDefault="003A6789">
      <w:pPr>
        <w:rPr>
          <w:del w:id="494" w:author="ACER" w:date="2025-11-03T18:56:00Z"/>
          <w:sz w:val="18"/>
          <w:rPrChange w:id="495" w:author="ACER" w:date="2025-11-03T18:59:00Z">
            <w:rPr>
              <w:del w:id="496" w:author="ACER" w:date="2025-11-03T18:56:00Z"/>
            </w:rPr>
          </w:rPrChange>
        </w:rPr>
      </w:pPr>
      <w:del w:id="497" w:author="ACER" w:date="2025-11-03T18:56:00Z">
        <w:r w:rsidRPr="0064408B" w:rsidDel="0064408B">
          <w:rPr>
            <w:sz w:val="18"/>
            <w:rPrChange w:id="498" w:author="ACER" w:date="2025-11-03T18:59:00Z">
              <w:rPr/>
            </w:rPrChange>
          </w:rPr>
          <w:delText xml:space="preserve"> and afinal post-processing provides robust image classification. Lan et al. [179] proposed a framework</w:delText>
        </w:r>
      </w:del>
    </w:p>
    <w:p w14:paraId="3B920E21" w14:textId="19918114" w:rsidR="003A6789" w:rsidRPr="0064408B" w:rsidDel="0064408B" w:rsidRDefault="003A6789">
      <w:pPr>
        <w:rPr>
          <w:del w:id="499" w:author="ACER" w:date="2025-11-03T18:56:00Z"/>
          <w:sz w:val="18"/>
          <w:rPrChange w:id="500" w:author="ACER" w:date="2025-11-03T18:59:00Z">
            <w:rPr>
              <w:del w:id="501" w:author="ACER" w:date="2025-11-03T18:56:00Z"/>
            </w:rPr>
          </w:rPrChange>
        </w:rPr>
      </w:pPr>
      <w:del w:id="502" w:author="ACER" w:date="2025-11-03T18:56:00Z">
        <w:r w:rsidRPr="0064408B" w:rsidDel="0064408B">
          <w:rPr>
            <w:sz w:val="18"/>
            <w:rPrChange w:id="503" w:author="ACER" w:date="2025-11-03T18:59:00Z">
              <w:rPr/>
            </w:rPrChange>
          </w:rPr>
          <w:delText xml:space="preserve"> integrating okay-sparse denoising AEs and spectral–limited spatial traits for hyperspectral</w:delText>
        </w:r>
      </w:del>
    </w:p>
    <w:p w14:paraId="6D34DBFB" w14:textId="7E11907D" w:rsidR="003A6789" w:rsidRPr="0064408B" w:rsidDel="0064408B" w:rsidRDefault="003A6789">
      <w:pPr>
        <w:rPr>
          <w:del w:id="504" w:author="ACER" w:date="2025-11-03T18:56:00Z"/>
          <w:sz w:val="18"/>
          <w:rPrChange w:id="505" w:author="ACER" w:date="2025-11-03T18:59:00Z">
            <w:rPr>
              <w:del w:id="506" w:author="ACER" w:date="2025-11-03T18:56:00Z"/>
            </w:rPr>
          </w:rPrChange>
        </w:rPr>
      </w:pPr>
      <w:del w:id="507" w:author="ACER" w:date="2025-11-03T18:56:00Z">
        <w:r w:rsidRPr="0064408B" w:rsidDel="0064408B">
          <w:rPr>
            <w:sz w:val="18"/>
            <w:rPrChange w:id="508" w:author="ACER" w:date="2025-11-03T18:59:00Z">
              <w:rPr/>
            </w:rPrChange>
          </w:rPr>
          <w:delText xml:space="preserve"> picture class.</w:delText>
        </w:r>
      </w:del>
    </w:p>
    <w:p w14:paraId="1FE81DC7" w14:textId="0C3FD1F7" w:rsidR="003A6789" w:rsidRPr="0064408B" w:rsidDel="0064408B" w:rsidRDefault="003A6789">
      <w:pPr>
        <w:rPr>
          <w:del w:id="509" w:author="ACER" w:date="2025-11-03T18:56:00Z"/>
          <w:sz w:val="18"/>
          <w:rPrChange w:id="510" w:author="ACER" w:date="2025-11-03T18:59:00Z">
            <w:rPr>
              <w:del w:id="511" w:author="ACER" w:date="2025-11-03T18:56:00Z"/>
            </w:rPr>
          </w:rPrChange>
        </w:rPr>
      </w:pPr>
      <w:del w:id="512" w:author="ACER" w:date="2025-11-03T18:56:00Z">
        <w:r w:rsidRPr="0064408B" w:rsidDel="0064408B">
          <w:rPr>
            <w:sz w:val="18"/>
            <w:rPrChange w:id="513" w:author="ACER" w:date="2025-11-03T18:59:00Z">
              <w:rPr/>
            </w:rPrChange>
          </w:rPr>
          <w:delText xml:space="preserve"> thanks to their dimensionality reduction skills DBN may be used to extract features. In [180]</w:delText>
        </w:r>
      </w:del>
    </w:p>
    <w:p w14:paraId="26CB1CDB" w14:textId="07669C58" w:rsidR="003A6789" w:rsidRPr="0064408B" w:rsidDel="0064408B" w:rsidRDefault="003A6789">
      <w:pPr>
        <w:rPr>
          <w:del w:id="514" w:author="ACER" w:date="2025-11-03T18:56:00Z"/>
          <w:sz w:val="18"/>
          <w:rPrChange w:id="515" w:author="ACER" w:date="2025-11-03T18:59:00Z">
            <w:rPr>
              <w:del w:id="516" w:author="ACER" w:date="2025-11-03T18:56:00Z"/>
            </w:rPr>
          </w:rPrChange>
        </w:rPr>
      </w:pPr>
      <w:del w:id="517" w:author="ACER" w:date="2025-11-03T18:56:00Z">
        <w:r w:rsidRPr="0064408B" w:rsidDel="0064408B">
          <w:rPr>
            <w:sz w:val="18"/>
            <w:rPrChange w:id="518" w:author="ACER" w:date="2025-11-03T18:59:00Z">
              <w:rPr/>
            </w:rPrChange>
          </w:rPr>
          <w:delText xml:space="preserve"> DBNwere blended with LR category, in addition to how SAEs have been exploited in [169]. In [56]</w:delText>
        </w:r>
      </w:del>
    </w:p>
    <w:p w14:paraId="591ED4EC" w14:textId="5582228B" w:rsidR="003A6789" w:rsidRPr="0064408B" w:rsidDel="0064408B" w:rsidRDefault="003A6789">
      <w:pPr>
        <w:rPr>
          <w:del w:id="519" w:author="ACER" w:date="2025-11-03T18:56:00Z"/>
          <w:sz w:val="18"/>
          <w:rPrChange w:id="520" w:author="ACER" w:date="2025-11-03T18:59:00Z">
            <w:rPr>
              <w:del w:id="521" w:author="ACER" w:date="2025-11-03T18:56:00Z"/>
            </w:rPr>
          </w:rPrChange>
        </w:rPr>
      </w:pPr>
      <w:del w:id="522" w:author="ACER" w:date="2025-11-03T18:56:00Z">
        <w:r w:rsidRPr="0064408B" w:rsidDel="0064408B">
          <w:rPr>
            <w:sz w:val="18"/>
            <w:rPrChange w:id="523" w:author="ACER" w:date="2025-11-03T18:59:00Z">
              <w:rPr/>
            </w:rPrChange>
          </w:rPr>
          <w:delText xml:space="preserve"> 1-layer-DBN and a couple of-layer-DBN with spatial–spectral information had been both used after a initial</w:delText>
        </w:r>
      </w:del>
    </w:p>
    <w:p w14:paraId="0EDB59FF" w14:textId="5C8CD7FF" w:rsidR="003A6789" w:rsidRPr="0064408B" w:rsidDel="0064408B" w:rsidRDefault="003A6789">
      <w:pPr>
        <w:rPr>
          <w:del w:id="524" w:author="ACER" w:date="2025-11-03T18:55:00Z"/>
          <w:sz w:val="18"/>
          <w:rPrChange w:id="525" w:author="ACER" w:date="2025-11-03T18:59:00Z">
            <w:rPr>
              <w:del w:id="526" w:author="ACER" w:date="2025-11-03T18:55:00Z"/>
            </w:rPr>
          </w:rPrChange>
        </w:rPr>
      </w:pPr>
      <w:del w:id="527" w:author="ACER" w:date="2025-11-03T18:55:00Z">
        <w:r w:rsidRPr="0064408B" w:rsidDel="0064408B">
          <w:rPr>
            <w:sz w:val="18"/>
            <w:rPrChange w:id="528" w:author="ACER" w:date="2025-11-03T18:59:00Z">
              <w:rPr/>
            </w:rPrChange>
          </w:rPr>
          <w:delText xml:space="preserve"> PCA. recently, an unmonitored DBN changed into supplied in [72] by means of Ma et al. to increase a real-time</w:delText>
        </w:r>
      </w:del>
    </w:p>
    <w:p w14:paraId="10185392" w14:textId="224730CC" w:rsidR="003A6789" w:rsidRPr="0064408B" w:rsidDel="0064408B" w:rsidRDefault="003A6789">
      <w:pPr>
        <w:rPr>
          <w:del w:id="529" w:author="ACER" w:date="2025-11-03T18:55:00Z"/>
          <w:sz w:val="18"/>
          <w:rPrChange w:id="530" w:author="ACER" w:date="2025-11-03T18:59:00Z">
            <w:rPr>
              <w:del w:id="531" w:author="ACER" w:date="2025-11-03T18:55:00Z"/>
            </w:rPr>
          </w:rPrChange>
        </w:rPr>
      </w:pPr>
      <w:del w:id="532" w:author="ACER" w:date="2025-11-03T18:55:00Z">
        <w:r w:rsidRPr="0064408B" w:rsidDel="0064408B">
          <w:rPr>
            <w:sz w:val="18"/>
            <w:rPrChange w:id="533" w:author="ACER" w:date="2025-11-03T18:59:00Z">
              <w:rPr/>
            </w:rPrChange>
          </w:rPr>
          <w:delText xml:space="preserve"> anomaly detection device capable of detect thrilling neighborhood items. alternatively, in [75], DBNs were fed with</w:delText>
        </w:r>
      </w:del>
    </w:p>
    <w:p w14:paraId="104AC9E7" w14:textId="325C1FE7" w:rsidR="003A6789" w:rsidRPr="0064408B" w:rsidDel="0064408B" w:rsidRDefault="003A6789">
      <w:pPr>
        <w:rPr>
          <w:del w:id="534" w:author="ACER" w:date="2025-11-03T18:55:00Z"/>
          <w:sz w:val="18"/>
          <w:rPrChange w:id="535" w:author="ACER" w:date="2025-11-03T18:59:00Z">
            <w:rPr>
              <w:del w:id="536" w:author="ACER" w:date="2025-11-03T18:55:00Z"/>
            </w:rPr>
          </w:rPrChange>
        </w:rPr>
      </w:pPr>
      <w:del w:id="537" w:author="ACER" w:date="2025-11-03T18:55:00Z">
        <w:r w:rsidRPr="0064408B" w:rsidDel="0064408B">
          <w:rPr>
            <w:sz w:val="18"/>
            <w:rPrChange w:id="538" w:author="ACER" w:date="2025-11-03T18:59:00Z">
              <w:rPr/>
            </w:rPrChange>
          </w:rPr>
          <w:delText xml:space="preserve"> a 3Ddiscrete wavelet transformation at the input HSI information. Autoencoders additionally discover programs in</w:delText>
        </w:r>
      </w:del>
    </w:p>
    <w:p w14:paraId="20306FCC" w14:textId="1340A362" w:rsidR="003A6789" w:rsidRPr="0064408B" w:rsidDel="0064408B" w:rsidRDefault="003A6789">
      <w:pPr>
        <w:rPr>
          <w:del w:id="539" w:author="ACER" w:date="2025-11-03T18:55:00Z"/>
          <w:sz w:val="18"/>
          <w:rPrChange w:id="540" w:author="ACER" w:date="2025-11-03T18:59:00Z">
            <w:rPr>
              <w:del w:id="541" w:author="ACER" w:date="2025-11-03T18:55:00Z"/>
            </w:rPr>
          </w:rPrChange>
        </w:rPr>
      </w:pPr>
      <w:del w:id="542" w:author="ACER" w:date="2025-11-03T18:55:00Z">
        <w:r w:rsidRPr="0064408B" w:rsidDel="0064408B">
          <w:rPr>
            <w:sz w:val="18"/>
            <w:rPrChange w:id="543" w:author="ACER" w:date="2025-11-03T18:59:00Z">
              <w:rPr/>
            </w:rPrChange>
          </w:rPr>
          <w:delText xml:space="preserve"> non-linear spectral unmixing, for endmember extraction and abundance map estimation. In [181] a</w:delText>
        </w:r>
      </w:del>
    </w:p>
    <w:p w14:paraId="7D3DA685" w14:textId="78755B4E" w:rsidR="003A6789" w:rsidRPr="0064408B" w:rsidDel="0064408B" w:rsidRDefault="003A6789">
      <w:pPr>
        <w:rPr>
          <w:del w:id="544" w:author="ACER" w:date="2025-11-03T18:55:00Z"/>
          <w:sz w:val="18"/>
          <w:rPrChange w:id="545" w:author="ACER" w:date="2025-11-03T18:59:00Z">
            <w:rPr>
              <w:del w:id="546" w:author="ACER" w:date="2025-11-03T18:55:00Z"/>
            </w:rPr>
          </w:rPrChange>
        </w:rPr>
      </w:pPr>
      <w:del w:id="547" w:author="ACER" w:date="2025-11-03T18:55:00Z">
        <w:r w:rsidRPr="0064408B" w:rsidDel="0064408B">
          <w:rPr>
            <w:sz w:val="18"/>
            <w:rPrChange w:id="548" w:author="ACER" w:date="2025-11-03T18:59:00Z">
              <w:rPr/>
            </w:rPrChange>
          </w:rPr>
          <w:delText xml:space="preserve"> solution that is predicated on the given facts and does now not require supervision is presented, whilst in [182]</w:delText>
        </w:r>
      </w:del>
    </w:p>
    <w:p w14:paraId="412A2C1C" w14:textId="493CB220" w:rsidR="003A6789" w:rsidRPr="0064408B" w:rsidDel="0064408B" w:rsidRDefault="003A6789">
      <w:pPr>
        <w:rPr>
          <w:del w:id="549" w:author="ACER" w:date="2025-11-03T18:55:00Z"/>
          <w:sz w:val="18"/>
          <w:rPrChange w:id="550" w:author="ACER" w:date="2025-11-03T18:59:00Z">
            <w:rPr>
              <w:del w:id="551" w:author="ACER" w:date="2025-11-03T18:55:00Z"/>
            </w:rPr>
          </w:rPrChange>
        </w:rPr>
      </w:pPr>
      <w:del w:id="552" w:author="ACER" w:date="2025-11-03T18:55:00Z">
        <w:r w:rsidRPr="0064408B" w:rsidDel="0064408B">
          <w:rPr>
            <w:sz w:val="18"/>
            <w:rPrChange w:id="553" w:author="ACER" w:date="2025-11-03T18:59:00Z">
              <w:rPr/>
            </w:rPrChange>
          </w:rPr>
          <w:delText xml:space="preserve"> an stop-to-cease gaining knowledge of approach called EndNet is delivered based totally on an AE community exploiting</w:delText>
        </w:r>
      </w:del>
    </w:p>
    <w:p w14:paraId="09EB0850" w14:textId="388A59F4" w:rsidR="003A6789" w:rsidRPr="0064408B" w:rsidDel="0064408B" w:rsidRDefault="003A6789">
      <w:pPr>
        <w:rPr>
          <w:del w:id="554" w:author="ACER" w:date="2025-11-03T18:55:00Z"/>
          <w:sz w:val="18"/>
          <w:rPrChange w:id="555" w:author="ACER" w:date="2025-11-03T18:59:00Z">
            <w:rPr>
              <w:del w:id="556" w:author="ACER" w:date="2025-11-03T18:55:00Z"/>
            </w:rPr>
          </w:rPrChange>
        </w:rPr>
      </w:pPr>
      <w:del w:id="557" w:author="ACER" w:date="2025-11-03T18:55:00Z">
        <w:r w:rsidRPr="0064408B" w:rsidDel="0064408B">
          <w:rPr>
            <w:sz w:val="18"/>
            <w:rPrChange w:id="558" w:author="ACER" w:date="2025-11-03T18:59:00Z">
              <w:rPr/>
            </w:rPrChange>
          </w:rPr>
          <w:delText xml:space="preserve"> extra layers and a Spectral attitude Distance metric.</w:delText>
        </w:r>
      </w:del>
    </w:p>
    <w:p w14:paraId="5373ECBB" w14:textId="09CE26F6" w:rsidR="0064408B" w:rsidRPr="0064408B" w:rsidRDefault="003A6789">
      <w:pPr>
        <w:rPr>
          <w:ins w:id="559" w:author="ACER" w:date="2025-11-03T18:59:00Z"/>
          <w:sz w:val="18"/>
          <w:rPrChange w:id="560" w:author="ACER" w:date="2025-11-03T18:59:00Z">
            <w:rPr>
              <w:ins w:id="561" w:author="ACER" w:date="2025-11-03T18:59:00Z"/>
            </w:rPr>
          </w:rPrChange>
        </w:rPr>
      </w:pPr>
      <w:del w:id="562" w:author="ACER" w:date="2025-11-03T18:56:00Z">
        <w:r w:rsidRPr="0064408B" w:rsidDel="0064408B">
          <w:rPr>
            <w:sz w:val="18"/>
            <w:rPrChange w:id="563" w:author="ACER" w:date="2025-11-03T18:59:00Z">
              <w:rPr/>
            </w:rPrChange>
          </w:rPr>
          <w:delText>four.</w:delText>
        </w:r>
      </w:del>
      <w:r w:rsidRPr="0064408B">
        <w:rPr>
          <w:sz w:val="18"/>
          <w:rPrChange w:id="564" w:author="ACER" w:date="2025-11-03T18:59:00Z">
            <w:rPr/>
          </w:rPrChange>
        </w:rPr>
        <w:t>6. Dataset Augmentation, transfer-</w:t>
      </w:r>
      <w:ins w:id="565" w:author="ACER" w:date="2025-11-03T18:57:00Z">
        <w:r w:rsidR="0064408B" w:rsidRPr="0064408B">
          <w:rPr>
            <w:sz w:val="18"/>
            <w:rPrChange w:id="566" w:author="ACER" w:date="2025-11-03T18:59:00Z">
              <w:rPr/>
            </w:rPrChange>
          </w:rPr>
          <w:t>learnin</w:t>
        </w:r>
      </w:ins>
      <w:del w:id="567" w:author="ACER" w:date="2025-11-03T18:57:00Z">
        <w:r w:rsidRPr="0064408B" w:rsidDel="0064408B">
          <w:rPr>
            <w:sz w:val="18"/>
            <w:rPrChange w:id="568" w:author="ACER" w:date="2025-11-03T18:59:00Z">
              <w:rPr/>
            </w:rPrChange>
          </w:rPr>
          <w:delText>studyin</w:delText>
        </w:r>
      </w:del>
      <w:r w:rsidRPr="0064408B">
        <w:rPr>
          <w:sz w:val="18"/>
          <w:rPrChange w:id="569" w:author="ACER" w:date="2025-11-03T18:59:00Z">
            <w:rPr/>
          </w:rPrChange>
        </w:rPr>
        <w:t>g, and Unsupervised</w:t>
      </w:r>
      <w:ins w:id="570" w:author="ACER" w:date="2025-11-03T23:51:00Z">
        <w:r w:rsidR="00766DE1">
          <w:rPr>
            <w:sz w:val="18"/>
          </w:rPr>
          <w:t xml:space="preserve"> </w:t>
        </w:r>
      </w:ins>
      <w:r w:rsidRPr="0064408B">
        <w:rPr>
          <w:sz w:val="18"/>
          <w:rPrChange w:id="571" w:author="ACER" w:date="2025-11-03T18:59:00Z">
            <w:rPr/>
          </w:rPrChange>
        </w:rPr>
        <w:t>Pre-</w:t>
      </w:r>
      <w:ins w:id="572" w:author="ACER" w:date="2025-11-03T18:57:00Z">
        <w:r w:rsidR="0064408B" w:rsidRPr="0064408B">
          <w:rPr>
            <w:sz w:val="18"/>
            <w:rPrChange w:id="573" w:author="ACER" w:date="2025-11-03T18:59:00Z">
              <w:rPr/>
            </w:rPrChange>
          </w:rPr>
          <w:t>training</w:t>
        </w:r>
      </w:ins>
    </w:p>
    <w:p w14:paraId="18AAAC3F" w14:textId="7E5E3E9B" w:rsidR="003A6789" w:rsidRPr="005D5C79" w:rsidDel="00460B52" w:rsidRDefault="00766DE1">
      <w:pPr>
        <w:jc w:val="both"/>
        <w:rPr>
          <w:del w:id="574" w:author="ACER" w:date="2025-11-04T11:15:00Z"/>
          <w:sz w:val="18"/>
          <w:rPrChange w:id="575" w:author="ACER" w:date="2025-11-04T11:26:00Z">
            <w:rPr>
              <w:del w:id="576" w:author="ACER" w:date="2025-11-04T11:15:00Z"/>
            </w:rPr>
          </w:rPrChange>
        </w:rPr>
        <w:pPrChange w:id="577" w:author="ACER" w:date="2025-11-04T11:15:00Z">
          <w:pPr/>
        </w:pPrChange>
      </w:pPr>
      <w:ins w:id="578" w:author="ACER" w:date="2025-11-03T23:51:00Z">
        <w:r>
          <w:rPr>
            <w:sz w:val="18"/>
          </w:rPr>
          <w:t xml:space="preserve">       </w:t>
        </w:r>
      </w:ins>
      <w:ins w:id="579" w:author="ACER" w:date="2025-11-03T18:59:00Z">
        <w:r w:rsidR="0064408B" w:rsidRPr="0064408B">
          <w:rPr>
            <w:sz w:val="18"/>
            <w:rPrChange w:id="580" w:author="ACER" w:date="2025-11-03T18:59:00Z">
              <w:rPr/>
            </w:rPrChange>
          </w:rPr>
          <w:t>A major challenge in hyperspectral image analysis is the limited availability of labeled data. An effective solution is data enrichment, which artificially increases the size and diversity of training samples. Techniques like creating pixel-pair features or simulating changes in illumination help neural networks better generalize to unseen situations. These methods improve the robustness of deep learning models, allowing them to capture spectral and spatial variations more effectively.</w:t>
        </w:r>
      </w:ins>
      <w:del w:id="581" w:author="ACER" w:date="2025-11-03T18:57:00Z">
        <w:r w:rsidR="003A6789" w:rsidDel="0064408B">
          <w:delText>education</w:delText>
        </w:r>
      </w:del>
    </w:p>
    <w:p w14:paraId="669EB5CA" w14:textId="6F6C7118" w:rsidR="003A6789" w:rsidDel="0064408B" w:rsidRDefault="003A6789">
      <w:pPr>
        <w:jc w:val="both"/>
        <w:rPr>
          <w:del w:id="582" w:author="ACER" w:date="2025-11-03T18:59:00Z"/>
        </w:rPr>
        <w:pPrChange w:id="583" w:author="ACER" w:date="2025-11-04T11:15:00Z">
          <w:pPr/>
        </w:pPrChange>
      </w:pPr>
      <w:del w:id="584" w:author="ACER" w:date="2025-11-04T11:15:00Z">
        <w:r w:rsidDel="00460B52">
          <w:delText xml:space="preserve"> </w:delText>
        </w:r>
      </w:del>
      <w:del w:id="585" w:author="ACER" w:date="2025-11-03T18:59:00Z">
        <w:r w:rsidDel="0064408B">
          <w:delText>Awaytoaddress the lack of availability of categorized pixels is via the use of extraordinary information augmentation</w:delText>
        </w:r>
      </w:del>
    </w:p>
    <w:p w14:paraId="71B0FC78" w14:textId="7AB8461E" w:rsidR="003A6789" w:rsidDel="0064408B" w:rsidRDefault="003A6789">
      <w:pPr>
        <w:jc w:val="both"/>
        <w:rPr>
          <w:del w:id="586" w:author="ACER" w:date="2025-11-03T18:59:00Z"/>
        </w:rPr>
        <w:pPrChange w:id="587" w:author="ACER" w:date="2025-11-04T11:15:00Z">
          <w:pPr/>
        </w:pPrChange>
      </w:pPr>
      <w:del w:id="588" w:author="ACER" w:date="2025-11-03T18:59:00Z">
        <w:r w:rsidDel="0064408B">
          <w:delText xml:space="preserve"> techniques. amongst them, random pixel-pair capabilities (PPF) turned into added in [21], which exploits</w:delText>
        </w:r>
      </w:del>
    </w:p>
    <w:p w14:paraId="2DD26BA0" w14:textId="0A66F067" w:rsidR="003A6789" w:rsidDel="0064408B" w:rsidRDefault="003A6789">
      <w:pPr>
        <w:jc w:val="both"/>
        <w:rPr>
          <w:del w:id="589" w:author="ACER" w:date="2025-11-03T18:59:00Z"/>
        </w:rPr>
        <w:pPrChange w:id="590" w:author="ACER" w:date="2025-11-04T11:15:00Z">
          <w:pPr/>
        </w:pPrChange>
      </w:pPr>
      <w:del w:id="591" w:author="ACER" w:date="2025-11-03T18:59:00Z">
        <w:r w:rsidDel="0064408B">
          <w:delText xml:space="preserve"> the similarity of the pixels of the equal elegance to augment the education information, wherein a deep CNN with</w:delText>
        </w:r>
      </w:del>
    </w:p>
    <w:p w14:paraId="7C779F7B" w14:textId="2A214A81" w:rsidR="003A6789" w:rsidDel="0064408B" w:rsidRDefault="003A6789">
      <w:pPr>
        <w:jc w:val="both"/>
        <w:rPr>
          <w:del w:id="592" w:author="ACER" w:date="2025-11-03T18:59:00Z"/>
        </w:rPr>
        <w:pPrChange w:id="593" w:author="ACER" w:date="2025-11-04T11:15:00Z">
          <w:pPr/>
        </w:pPrChange>
      </w:pPr>
      <w:del w:id="594" w:author="ACER" w:date="2025-11-03T18:59:00Z">
        <w:r w:rsidDel="0064408B">
          <w:delText xml:space="preserve"> multi layers is then employed to analyze those PPF. This technique changed into stepped forward in [22], in which</w:delText>
        </w:r>
      </w:del>
    </w:p>
    <w:p w14:paraId="142E2108" w14:textId="173E5FEC" w:rsidR="003A6789" w:rsidDel="0064408B" w:rsidRDefault="003A6789">
      <w:pPr>
        <w:jc w:val="both"/>
        <w:rPr>
          <w:del w:id="595" w:author="ACER" w:date="2025-11-03T18:59:00Z"/>
        </w:rPr>
        <w:pPrChange w:id="596" w:author="ACER" w:date="2025-11-04T11:15:00Z">
          <w:pPr/>
        </w:pPrChange>
      </w:pPr>
      <w:del w:id="597" w:author="ACER" w:date="2025-11-03T18:59:00Z">
        <w:r w:rsidDel="0064408B">
          <w:delText xml:space="preserve"> Ran et al. proposed a spatial pixel-pair feature, SPFF, with a bendy multi-flow CNN-based totally</w:delText>
        </w:r>
      </w:del>
    </w:p>
    <w:p w14:paraId="48B5E062" w14:textId="4EF2AB5D" w:rsidR="003A6789" w:rsidDel="0064408B" w:rsidRDefault="003A6789">
      <w:pPr>
        <w:jc w:val="both"/>
        <w:rPr>
          <w:del w:id="598" w:author="ACER" w:date="2025-11-03T18:59:00Z"/>
        </w:rPr>
        <w:pPrChange w:id="599" w:author="ACER" w:date="2025-11-04T11:15:00Z">
          <w:pPr/>
        </w:pPrChange>
      </w:pPr>
      <w:del w:id="600" w:author="ACER" w:date="2025-11-03T18:59:00Z">
        <w:r w:rsidDel="0064408B">
          <w:delText xml:space="preserve"> category. In [189] Windrim et al. proposed a information augmentation approach primarily based on relighting</w:delText>
        </w:r>
      </w:del>
    </w:p>
    <w:p w14:paraId="046DFD73" w14:textId="26FE997D" w:rsidR="003A6789" w:rsidDel="0064408B" w:rsidRDefault="003A6789">
      <w:pPr>
        <w:jc w:val="both"/>
        <w:rPr>
          <w:del w:id="601" w:author="ACER" w:date="2025-11-03T18:59:00Z"/>
        </w:rPr>
        <w:pPrChange w:id="602" w:author="ACER" w:date="2025-11-04T11:15:00Z">
          <w:pPr/>
        </w:pPrChange>
      </w:pPr>
      <w:del w:id="603" w:author="ACER" w:date="2025-11-03T18:59:00Z">
        <w:r w:rsidDel="0064408B">
          <w:delText xml:space="preserve"> for education samples of the CNN which includes simulating the spectral appearance of a location</w:delText>
        </w:r>
      </w:del>
    </w:p>
    <w:p w14:paraId="0AA0E332" w14:textId="10531F50" w:rsidR="003A6789" w:rsidDel="0064408B" w:rsidRDefault="003A6789">
      <w:pPr>
        <w:jc w:val="both"/>
        <w:rPr>
          <w:del w:id="604" w:author="ACER" w:date="2025-11-03T18:59:00Z"/>
        </w:rPr>
        <w:pPrChange w:id="605" w:author="ACER" w:date="2025-11-04T11:15:00Z">
          <w:pPr/>
        </w:pPrChange>
      </w:pPr>
      <w:del w:id="606" w:author="ACER" w:date="2025-11-03T18:59:00Z">
        <w:r w:rsidDel="0064408B">
          <w:delText xml:space="preserve"> under specific illumination in the course of schooling. while in [190], Li et al. made an intensive evaluation</w:delText>
        </w:r>
      </w:del>
    </w:p>
    <w:p w14:paraId="5938B467" w14:textId="6EE99516" w:rsidR="003A6789" w:rsidDel="0064408B" w:rsidRDefault="003A6789">
      <w:pPr>
        <w:jc w:val="both"/>
        <w:rPr>
          <w:del w:id="607" w:author="ACER" w:date="2025-11-03T18:59:00Z"/>
        </w:rPr>
        <w:pPrChange w:id="608" w:author="ACER" w:date="2025-11-04T11:15:00Z">
          <w:pPr/>
        </w:pPrChange>
      </w:pPr>
      <w:del w:id="609" w:author="ACER" w:date="2025-11-03T18:59:00Z">
        <w:r w:rsidDel="0064408B">
          <w:delText xml:space="preserve"> of commonplace augmentation techniques and proposed a new one that facilitates the CNN to higher examine</w:delText>
        </w:r>
      </w:del>
    </w:p>
    <w:p w14:paraId="6F6DB8F1" w14:textId="12095140" w:rsidR="003A6789" w:rsidDel="0064408B" w:rsidRDefault="003A6789">
      <w:pPr>
        <w:jc w:val="both"/>
        <w:rPr>
          <w:del w:id="610" w:author="ACER" w:date="2025-11-03T18:59:00Z"/>
        </w:rPr>
        <w:pPrChange w:id="611" w:author="ACER" w:date="2025-11-04T11:15:00Z">
          <w:pPr/>
        </w:pPrChange>
      </w:pPr>
      <w:del w:id="612" w:author="ACER" w:date="2025-11-03T18:59:00Z">
        <w:r w:rsidDel="0064408B">
          <w:delText xml:space="preserve"> intra-class correspondences.</w:delText>
        </w:r>
      </w:del>
    </w:p>
    <w:p w14:paraId="5F5CFA79" w14:textId="0A7EB93A" w:rsidR="003A6789" w:rsidDel="0064408B" w:rsidRDefault="003A6789">
      <w:pPr>
        <w:jc w:val="both"/>
        <w:rPr>
          <w:del w:id="613" w:author="ACER" w:date="2025-11-03T18:59:00Z"/>
        </w:rPr>
        <w:pPrChange w:id="614" w:author="ACER" w:date="2025-11-04T11:15:00Z">
          <w:pPr/>
        </w:pPrChange>
      </w:pPr>
      <w:del w:id="615" w:author="ACER" w:date="2025-11-03T18:59:00Z">
        <w:r w:rsidDel="0064408B">
          <w:delText xml:space="preserve"> another way to address this facts availability hassle is to make the most massive categorised datasets containing</w:delText>
        </w:r>
      </w:del>
    </w:p>
    <w:p w14:paraId="0D01D6CA" w14:textId="3A94A9A8" w:rsidR="003A6789" w:rsidDel="0064408B" w:rsidRDefault="003A6789">
      <w:pPr>
        <w:jc w:val="both"/>
        <w:rPr>
          <w:del w:id="616" w:author="ACER" w:date="2025-11-03T18:59:00Z"/>
        </w:rPr>
        <w:pPrChange w:id="617" w:author="ACER" w:date="2025-11-04T11:15:00Z">
          <w:pPr/>
        </w:pPrChange>
      </w:pPr>
      <w:del w:id="618" w:author="ACER" w:date="2025-11-03T18:59:00Z">
        <w:r w:rsidDel="0064408B">
          <w:delText xml:space="preserve"> similar data with a switch-mastering technique. The reasoning is that usually the primary a part of a DNN</w:delText>
        </w:r>
      </w:del>
    </w:p>
    <w:p w14:paraId="1A99CD44" w14:textId="72746649" w:rsidR="003A6789" w:rsidDel="0064408B" w:rsidRDefault="003A6789">
      <w:pPr>
        <w:jc w:val="both"/>
        <w:rPr>
          <w:del w:id="619" w:author="ACER" w:date="2025-11-03T18:59:00Z"/>
        </w:rPr>
        <w:pPrChange w:id="620" w:author="ACER" w:date="2025-11-04T11:15:00Z">
          <w:pPr/>
        </w:pPrChange>
      </w:pPr>
      <w:del w:id="621" w:author="ACER" w:date="2025-11-03T18:59:00Z">
        <w:r w:rsidDel="0064408B">
          <w:delText xml:space="preserve"> learns established filters which can be reusable in many contexts. In [191], Windrim et al. used this method</w:delText>
        </w:r>
      </w:del>
    </w:p>
    <w:p w14:paraId="196460EE" w14:textId="7684F6ED" w:rsidR="003A6789" w:rsidDel="0064408B" w:rsidRDefault="003A6789">
      <w:pPr>
        <w:jc w:val="both"/>
        <w:rPr>
          <w:del w:id="622" w:author="ACER" w:date="2025-11-03T18:59:00Z"/>
        </w:rPr>
        <w:pPrChange w:id="623" w:author="ACER" w:date="2025-11-04T11:15:00Z">
          <w:pPr/>
        </w:pPrChange>
      </w:pPr>
      <w:del w:id="624" w:author="ACER" w:date="2025-11-03T18:59:00Z">
        <w:r w:rsidDel="0064408B">
          <w:delText xml:space="preserve"> through growing a pre-trained CNN on a similar but greater entire HSI dataset after which fine-tuning it on</w:delText>
        </w:r>
      </w:del>
    </w:p>
    <w:p w14:paraId="3AE738EB" w14:textId="70BDFC71" w:rsidR="003A6789" w:rsidDel="0064408B" w:rsidRDefault="003A6789">
      <w:pPr>
        <w:jc w:val="both"/>
        <w:rPr>
          <w:del w:id="625" w:author="ACER" w:date="2025-11-03T18:59:00Z"/>
        </w:rPr>
        <w:pPrChange w:id="626" w:author="ACER" w:date="2025-11-04T11:15:00Z">
          <w:pPr/>
        </w:pPrChange>
      </w:pPr>
      <w:del w:id="627" w:author="ACER" w:date="2025-11-03T18:59:00Z">
        <w:r w:rsidDel="0064408B">
          <w:delText xml:space="preserve"> the ground-reality dataset. The advantage is that the ground-truth dataset may be now notably</w:delText>
        </w:r>
      </w:del>
    </w:p>
    <w:p w14:paraId="537F5A86" w14:textId="438A71E3" w:rsidR="003A6789" w:rsidDel="0064408B" w:rsidRDefault="003A6789">
      <w:pPr>
        <w:jc w:val="both"/>
        <w:rPr>
          <w:del w:id="628" w:author="ACER" w:date="2025-11-03T18:59:00Z"/>
        </w:rPr>
        <w:pPrChange w:id="629" w:author="ACER" w:date="2025-11-04T11:15:00Z">
          <w:pPr/>
        </w:pPrChange>
      </w:pPr>
      <w:del w:id="630" w:author="ACER" w:date="2025-11-03T18:59:00Z">
        <w:r w:rsidDel="0064408B">
          <w:delText xml:space="preserve"> smaller and the schooling technique faster. in addition a transfer-studying method become employed in [73]</w:delText>
        </w:r>
      </w:del>
    </w:p>
    <w:p w14:paraId="57C0A7A3" w14:textId="7CB15B50" w:rsidR="003A6789" w:rsidDel="0064408B" w:rsidRDefault="003A6789">
      <w:pPr>
        <w:jc w:val="both"/>
        <w:rPr>
          <w:del w:id="631" w:author="ACER" w:date="2025-11-03T18:59:00Z"/>
        </w:rPr>
        <w:pPrChange w:id="632" w:author="ACER" w:date="2025-11-04T11:15:00Z">
          <w:pPr/>
        </w:pPrChange>
      </w:pPr>
      <w:del w:id="633" w:author="ACER" w:date="2025-11-03T18:59:00Z">
        <w:r w:rsidDel="0064408B">
          <w:delText xml:space="preserve"> to construct an anomaly detection machine that works on the difference between pixel pairs or in [192] for</w:delText>
        </w:r>
      </w:del>
    </w:p>
    <w:p w14:paraId="14EBF3B5" w14:textId="3B09164E" w:rsidR="003A6789" w:rsidDel="0064408B" w:rsidRDefault="003A6789">
      <w:pPr>
        <w:jc w:val="both"/>
        <w:rPr>
          <w:del w:id="634" w:author="ACER" w:date="2025-11-03T18:59:00Z"/>
        </w:rPr>
        <w:pPrChange w:id="635" w:author="ACER" w:date="2025-11-04T11:15:00Z">
          <w:pPr/>
        </w:pPrChange>
      </w:pPr>
      <w:del w:id="636" w:author="ACER" w:date="2025-11-03T18:59:00Z">
        <w:r w:rsidDel="0064408B">
          <w:delText xml:space="preserve"> classification on each homogeneous and heterogeneous HSI statistics.</w:delText>
        </w:r>
      </w:del>
    </w:p>
    <w:p w14:paraId="3AF111EA" w14:textId="66A98D1E" w:rsidR="003A6789" w:rsidDel="0064408B" w:rsidRDefault="003A6789">
      <w:pPr>
        <w:jc w:val="both"/>
        <w:rPr>
          <w:del w:id="637" w:author="ACER" w:date="2025-11-03T18:59:00Z"/>
        </w:rPr>
        <w:pPrChange w:id="638" w:author="ACER" w:date="2025-11-04T11:15:00Z">
          <w:pPr/>
        </w:pPrChange>
      </w:pPr>
      <w:del w:id="639" w:author="ACER" w:date="2025-11-03T18:59:00Z">
        <w:r w:rsidDel="0064408B">
          <w:delText xml:space="preserve"> As stated above, the lack of training units makes unsupervised and semi-supervised methods</w:delText>
        </w:r>
      </w:del>
    </w:p>
    <w:p w14:paraId="4D490976" w14:textId="0333FDFE" w:rsidR="003A6789" w:rsidDel="0064408B" w:rsidRDefault="003A6789">
      <w:pPr>
        <w:jc w:val="both"/>
        <w:rPr>
          <w:del w:id="640" w:author="ACER" w:date="2025-11-03T18:59:00Z"/>
        </w:rPr>
        <w:pPrChange w:id="641" w:author="ACER" w:date="2025-11-04T11:15:00Z">
          <w:pPr/>
        </w:pPrChange>
      </w:pPr>
      <w:del w:id="642" w:author="ACER" w:date="2025-11-03T18:59:00Z">
        <w:r w:rsidDel="0064408B">
          <w:delText xml:space="preserve"> increasingly more thrilling. as an example, in [193], Ratle et al. proposed a semi-supervised neural network</w:delText>
        </w:r>
      </w:del>
    </w:p>
    <w:p w14:paraId="05FCCA57" w14:textId="7CA3B9DC" w:rsidR="003A6789" w:rsidDel="0064408B" w:rsidRDefault="003A6789">
      <w:pPr>
        <w:jc w:val="both"/>
        <w:rPr>
          <w:del w:id="643" w:author="ACER" w:date="2025-11-03T18:59:00Z"/>
        </w:rPr>
        <w:pPrChange w:id="644" w:author="ACER" w:date="2025-11-04T11:15:00Z">
          <w:pPr/>
        </w:pPrChange>
      </w:pPr>
      <w:del w:id="645" w:author="ACER" w:date="2025-11-03T18:59:00Z">
        <w:r w:rsidDel="0064408B">
          <w:delText xml:space="preserve"> frameworkforlargescaleHSIclassification. In[194], Romeroetal. presentedalayer-wiseunsupervised</w:delText>
        </w:r>
      </w:del>
    </w:p>
    <w:p w14:paraId="4DEB103F" w14:textId="301E1CCB" w:rsidR="003A6789" w:rsidDel="0064408B" w:rsidRDefault="003A6789">
      <w:pPr>
        <w:jc w:val="both"/>
        <w:rPr>
          <w:del w:id="646" w:author="ACER" w:date="2025-11-03T18:59:00Z"/>
        </w:rPr>
        <w:pPrChange w:id="647" w:author="ACER" w:date="2025-11-04T11:15:00Z">
          <w:pPr/>
        </w:pPrChange>
      </w:pPr>
      <w:del w:id="648" w:author="ACER" w:date="2025-11-03T18:59:00Z">
        <w:r w:rsidDel="0064408B">
          <w:delText xml:space="preserve"> pre-education for CNN, which ends up in each overall performance gains and advanced computational performance.</w:delText>
        </w:r>
      </w:del>
    </w:p>
    <w:p w14:paraId="4DDB13E8" w14:textId="4B32E722" w:rsidR="003A6789" w:rsidDel="0064408B" w:rsidRDefault="003A6789">
      <w:pPr>
        <w:jc w:val="both"/>
        <w:rPr>
          <w:del w:id="649" w:author="ACER" w:date="2025-11-03T18:59:00Z"/>
        </w:rPr>
        <w:pPrChange w:id="650" w:author="ACER" w:date="2025-11-04T11:15:00Z">
          <w:pPr/>
        </w:pPrChange>
      </w:pPr>
      <w:del w:id="651" w:author="ACER" w:date="2025-11-03T18:59:00Z">
        <w:r w:rsidDel="0064408B">
          <w:delText xml:space="preserve"> In [195], Maggiori et al. added an end-to-quit framework for dense pixel-clever class</w:delText>
        </w:r>
      </w:del>
    </w:p>
    <w:p w14:paraId="68978F02" w14:textId="7AD9CD74" w:rsidR="003A6789" w:rsidDel="0064408B" w:rsidRDefault="003A6789">
      <w:pPr>
        <w:jc w:val="both"/>
        <w:rPr>
          <w:del w:id="652" w:author="ACER" w:date="2025-11-03T18:59:00Z"/>
        </w:rPr>
        <w:pPrChange w:id="653" w:author="ACER" w:date="2025-11-04T11:15:00Z">
          <w:pPr/>
        </w:pPrChange>
      </w:pPr>
      <w:del w:id="654" w:author="ACER" w:date="2025-11-03T18:59:00Z">
        <w:r w:rsidDel="0064408B">
          <w:delText xml:space="preserve"> with a brand new initialization technique for the CNN. at some stage in initialization, a massive quantity of likely</w:delText>
        </w:r>
      </w:del>
    </w:p>
    <w:p w14:paraId="195636DD" w14:textId="29FC884F" w:rsidR="003A6789" w:rsidDel="0064408B" w:rsidRDefault="003A6789">
      <w:pPr>
        <w:jc w:val="both"/>
        <w:rPr>
          <w:del w:id="655" w:author="ACER" w:date="2025-11-03T18:59:00Z"/>
        </w:rPr>
        <w:pPrChange w:id="656" w:author="ACER" w:date="2025-11-04T11:15:00Z">
          <w:pPr/>
        </w:pPrChange>
      </w:pPr>
      <w:del w:id="657" w:author="ACER" w:date="2025-11-03T18:59:00Z">
        <w:r w:rsidDel="0064408B">
          <w:delText xml:space="preserve"> misguided reference records turned into used, then a refinement step on a small amount of as it should be categorised</w:delText>
        </w:r>
      </w:del>
    </w:p>
    <w:p w14:paraId="1B838EC9" w14:textId="58060AFA" w:rsidR="003A6789" w:rsidDel="0064408B" w:rsidRDefault="003A6789">
      <w:pPr>
        <w:jc w:val="both"/>
        <w:rPr>
          <w:del w:id="658" w:author="ACER" w:date="2025-11-03T18:59:00Z"/>
        </w:rPr>
        <w:pPrChange w:id="659" w:author="ACER" w:date="2025-11-04T11:15:00Z">
          <w:pPr/>
        </w:pPrChange>
      </w:pPr>
      <w:del w:id="660" w:author="ACER" w:date="2025-11-03T18:59:00Z">
        <w:r w:rsidDel="0064408B">
          <w:delText xml:space="preserve"> records changed into executed. In [196], Mou et al. proposed, for the first time in HSI, an stop-to-cease 2-D absolutely</w:delText>
        </w:r>
      </w:del>
    </w:p>
    <w:p w14:paraId="210967F9" w14:textId="7BE8D503" w:rsidR="003A6789" w:rsidDel="0064408B" w:rsidRDefault="003A6789">
      <w:pPr>
        <w:jc w:val="both"/>
        <w:rPr>
          <w:del w:id="661" w:author="ACER" w:date="2025-11-03T18:59:00Z"/>
        </w:rPr>
        <w:pPrChange w:id="662" w:author="ACER" w:date="2025-11-04T11:15:00Z">
          <w:pPr/>
        </w:pPrChange>
      </w:pPr>
      <w:del w:id="663" w:author="ACER" w:date="2025-11-03T18:59:00Z">
        <w:r w:rsidDel="0064408B">
          <w:delText xml:space="preserve"> Convolution-Deconvolution networkforunsupervisedspectral–spatial function studying. it's far composed</w:delText>
        </w:r>
      </w:del>
    </w:p>
    <w:p w14:paraId="00E682B8" w14:textId="2E40D199" w:rsidR="003A6789" w:rsidDel="0064408B" w:rsidRDefault="003A6789">
      <w:pPr>
        <w:jc w:val="both"/>
        <w:rPr>
          <w:del w:id="664" w:author="ACER" w:date="2025-11-03T18:59:00Z"/>
        </w:rPr>
        <w:pPrChange w:id="665" w:author="ACER" w:date="2025-11-04T11:15:00Z">
          <w:pPr/>
        </w:pPrChange>
      </w:pPr>
      <w:del w:id="666" w:author="ACER" w:date="2025-11-03T18:59:00Z">
        <w:r w:rsidDel="0064408B">
          <w:delText xml:space="preserve"> of a convolutional sub-network to lessen the dimensionality, and a deconvolutional sub-network to</w:delText>
        </w:r>
      </w:del>
    </w:p>
    <w:p w14:paraId="2631765B" w14:textId="07B597A7" w:rsidR="003A6789" w:rsidDel="0064408B" w:rsidRDefault="003A6789">
      <w:pPr>
        <w:jc w:val="both"/>
        <w:rPr>
          <w:del w:id="667" w:author="ACER" w:date="2025-11-03T18:59:00Z"/>
        </w:rPr>
        <w:pPrChange w:id="668" w:author="ACER" w:date="2025-11-04T11:15:00Z">
          <w:pPr/>
        </w:pPrChange>
      </w:pPr>
      <w:del w:id="669" w:author="ACER" w:date="2025-11-03T18:59:00Z">
        <w:r w:rsidDel="0064408B">
          <w:delText xml:space="preserve"> reconstruct the input records.</w:delText>
        </w:r>
      </w:del>
    </w:p>
    <w:p w14:paraId="52964CA9" w14:textId="58A81BA8" w:rsidR="003A6789" w:rsidDel="0064408B" w:rsidRDefault="003A6789">
      <w:pPr>
        <w:jc w:val="both"/>
        <w:rPr>
          <w:del w:id="670" w:author="ACER" w:date="2025-11-03T18:59:00Z"/>
        </w:rPr>
        <w:pPrChange w:id="671" w:author="ACER" w:date="2025-11-04T11:15:00Z">
          <w:pPr/>
        </w:pPrChange>
      </w:pPr>
      <w:del w:id="672" w:author="ACER" w:date="2025-11-03T18:59:00Z">
        <w:r w:rsidDel="0064408B">
          <w:delText xml:space="preserve"> superior schooling techniques that use semi-supervised schemes had been additionally presented. these made</w:delText>
        </w:r>
      </w:del>
    </w:p>
    <w:p w14:paraId="6B07DF4C" w14:textId="4439D3D9" w:rsidR="003A6789" w:rsidDel="0064408B" w:rsidRDefault="003A6789">
      <w:pPr>
        <w:jc w:val="both"/>
        <w:rPr>
          <w:del w:id="673" w:author="ACER" w:date="2025-11-03T18:59:00Z"/>
        </w:rPr>
        <w:pPrChange w:id="674" w:author="ACER" w:date="2025-11-04T11:15:00Z">
          <w:pPr/>
        </w:pPrChange>
      </w:pPr>
      <w:del w:id="675" w:author="ACER" w:date="2025-11-03T18:59:00Z">
        <w:r w:rsidDel="0064408B">
          <w:delText xml:space="preserve"> use of ample unlabeled data, associating pseudo labels in order to paintings with a constrained labeled</w:delText>
        </w:r>
      </w:del>
    </w:p>
    <w:p w14:paraId="280E5E59" w14:textId="7981012C" w:rsidR="003A6789" w:rsidDel="0064408B" w:rsidRDefault="003A6789">
      <w:pPr>
        <w:jc w:val="both"/>
        <w:rPr>
          <w:del w:id="676" w:author="ACER" w:date="2025-11-03T18:59:00Z"/>
        </w:rPr>
        <w:pPrChange w:id="677" w:author="ACER" w:date="2025-11-04T11:15:00Z">
          <w:pPr/>
        </w:pPrChange>
      </w:pPr>
      <w:del w:id="678" w:author="ACER" w:date="2025-11-03T18:59:00Z">
        <w:r w:rsidDel="0064408B">
          <w:delText xml:space="preserve"> dataset as in [197], in which a deep convolutional recurrent neural networks (CRNN) for hyperspectral</w:delText>
        </w:r>
      </w:del>
    </w:p>
    <w:p w14:paraId="4A4639FF" w14:textId="3C252BA2" w:rsidR="003A6789" w:rsidDel="0064408B" w:rsidRDefault="003A6789">
      <w:pPr>
        <w:jc w:val="both"/>
        <w:rPr>
          <w:del w:id="679" w:author="ACER" w:date="2025-11-03T18:59:00Z"/>
        </w:rPr>
        <w:pPrChange w:id="680" w:author="ACER" w:date="2025-11-04T11:15:00Z">
          <w:pPr/>
        </w:pPrChange>
      </w:pPr>
      <w:del w:id="681" w:author="ACER" w:date="2025-11-03T18:59:00Z">
        <w:r w:rsidDel="0064408B">
          <w:delText xml:space="preserve"> picture category turned into described. as a substitute, in [93], a ResNets architecture capable of studying from the</w:delText>
        </w:r>
      </w:del>
    </w:p>
    <w:p w14:paraId="032BD849" w14:textId="7907AB88" w:rsidR="003A6789" w:rsidDel="0064408B" w:rsidRDefault="003A6789">
      <w:pPr>
        <w:jc w:val="both"/>
        <w:rPr>
          <w:del w:id="682" w:author="ACER" w:date="2025-11-03T18:59:00Z"/>
        </w:rPr>
        <w:pPrChange w:id="683" w:author="ACER" w:date="2025-11-04T11:15:00Z">
          <w:pPr/>
        </w:pPrChange>
      </w:pPr>
      <w:del w:id="684" w:author="ACER" w:date="2025-11-03T18:59:00Z">
        <w:r w:rsidDel="0064408B">
          <w:delText xml:space="preserve"> unlabeled statistics turned into presented. It makes use of the complementary cues of the spectral–spatial capabilities</w:delText>
        </w:r>
      </w:del>
    </w:p>
    <w:p w14:paraId="44152A88" w14:textId="2E3B9A3C" w:rsidR="003A6789" w:rsidDel="00460B52" w:rsidRDefault="003A6789">
      <w:pPr>
        <w:jc w:val="both"/>
        <w:rPr>
          <w:del w:id="685" w:author="ACER" w:date="2025-11-04T11:15:00Z"/>
        </w:rPr>
        <w:pPrChange w:id="686" w:author="ACER" w:date="2025-11-04T11:15:00Z">
          <w:pPr/>
        </w:pPrChange>
      </w:pPr>
      <w:del w:id="687" w:author="ACER" w:date="2025-11-03T18:59:00Z">
        <w:r w:rsidDel="0064408B">
          <w:delText xml:space="preserve"> to produce a terrific HSI type.</w:delText>
        </w:r>
      </w:del>
    </w:p>
    <w:p w14:paraId="7B0D7E38" w14:textId="31D3271B" w:rsidR="003A6789" w:rsidRPr="004D08D7" w:rsidDel="00460B52" w:rsidRDefault="003A6789">
      <w:pPr>
        <w:jc w:val="both"/>
        <w:rPr>
          <w:del w:id="688" w:author="ACER" w:date="2025-11-04T11:15:00Z"/>
          <w:sz w:val="18"/>
          <w:rPrChange w:id="689" w:author="ACER" w:date="2025-11-04T10:26:00Z">
            <w:rPr>
              <w:del w:id="690" w:author="ACER" w:date="2025-11-04T11:15:00Z"/>
            </w:rPr>
          </w:rPrChange>
        </w:rPr>
        <w:pPrChange w:id="691" w:author="ACER" w:date="2025-11-04T11:15:00Z">
          <w:pPr/>
        </w:pPrChange>
      </w:pPr>
      <w:del w:id="692" w:author="ACER" w:date="2025-11-04T10:24:00Z">
        <w:r w:rsidRPr="004D08D7" w:rsidDel="004D08D7">
          <w:rPr>
            <w:sz w:val="18"/>
            <w:rPrChange w:id="693" w:author="ACER" w:date="2025-11-04T10:26:00Z">
              <w:rPr/>
            </w:rPrChange>
          </w:rPr>
          <w:delText xml:space="preserve"> 4.</w:delText>
        </w:r>
      </w:del>
      <w:del w:id="694" w:author="ACER" w:date="2025-11-04T11:15:00Z">
        <w:r w:rsidRPr="004D08D7" w:rsidDel="00460B52">
          <w:rPr>
            <w:sz w:val="18"/>
            <w:rPrChange w:id="695" w:author="ACER" w:date="2025-11-04T10:26:00Z">
              <w:rPr/>
            </w:rPrChange>
          </w:rPr>
          <w:delText xml:space="preserve">7. </w:delText>
        </w:r>
      </w:del>
      <w:del w:id="696" w:author="ACER" w:date="2025-11-04T10:35:00Z">
        <w:r w:rsidRPr="004D08D7" w:rsidDel="0058434C">
          <w:rPr>
            <w:sz w:val="18"/>
            <w:rPrChange w:id="697" w:author="ACER" w:date="2025-11-04T10:26:00Z">
              <w:rPr/>
            </w:rPrChange>
          </w:rPr>
          <w:delText>put up</w:delText>
        </w:r>
      </w:del>
      <w:del w:id="698" w:author="ACER" w:date="2025-11-04T11:15:00Z">
        <w:r w:rsidRPr="004D08D7" w:rsidDel="00460B52">
          <w:rPr>
            <w:sz w:val="18"/>
            <w:rPrChange w:id="699" w:author="ACER" w:date="2025-11-04T10:26:00Z">
              <w:rPr/>
            </w:rPrChange>
          </w:rPr>
          <w:delText>-Processing</w:delText>
        </w:r>
      </w:del>
    </w:p>
    <w:p w14:paraId="4FB020E1" w14:textId="0B0CE250" w:rsidR="003A6789" w:rsidRPr="004D08D7" w:rsidDel="004D08D7" w:rsidRDefault="003A6789">
      <w:pPr>
        <w:jc w:val="both"/>
        <w:rPr>
          <w:del w:id="700" w:author="ACER" w:date="2025-11-04T10:25:00Z"/>
          <w:sz w:val="18"/>
          <w:rPrChange w:id="701" w:author="ACER" w:date="2025-11-04T10:26:00Z">
            <w:rPr>
              <w:del w:id="702" w:author="ACER" w:date="2025-11-04T10:25:00Z"/>
            </w:rPr>
          </w:rPrChange>
        </w:rPr>
        <w:pPrChange w:id="703" w:author="ACER" w:date="2025-11-04T11:15:00Z">
          <w:pPr/>
        </w:pPrChange>
      </w:pPr>
      <w:del w:id="704" w:author="ACER" w:date="2025-11-04T11:15:00Z">
        <w:r w:rsidRPr="004D08D7" w:rsidDel="00460B52">
          <w:rPr>
            <w:sz w:val="18"/>
            <w:rPrChange w:id="705" w:author="ACER" w:date="2025-11-04T10:26:00Z">
              <w:rPr/>
            </w:rPrChange>
          </w:rPr>
          <w:delText xml:space="preserve"> Conditional Random Fields (CRF) had been used in numerous works thanks to their capacity to</w:delText>
        </w:r>
      </w:del>
    </w:p>
    <w:p w14:paraId="32EA3F5D" w14:textId="2F65E1D8" w:rsidR="003A6789" w:rsidRPr="004D08D7" w:rsidDel="004D08D7" w:rsidRDefault="003A6789">
      <w:pPr>
        <w:jc w:val="both"/>
        <w:rPr>
          <w:del w:id="706" w:author="ACER" w:date="2025-11-04T10:25:00Z"/>
          <w:sz w:val="18"/>
          <w:rPrChange w:id="707" w:author="ACER" w:date="2025-11-04T10:26:00Z">
            <w:rPr>
              <w:del w:id="708" w:author="ACER" w:date="2025-11-04T10:25:00Z"/>
            </w:rPr>
          </w:rPrChange>
        </w:rPr>
        <w:pPrChange w:id="709" w:author="ACER" w:date="2025-11-04T11:15:00Z">
          <w:pPr/>
        </w:pPrChange>
      </w:pPr>
      <w:del w:id="710" w:author="ACER" w:date="2025-11-04T10:25:00Z">
        <w:r w:rsidRPr="004D08D7" w:rsidDel="004D08D7">
          <w:rPr>
            <w:sz w:val="18"/>
            <w:rPrChange w:id="711" w:author="ACER" w:date="2025-11-04T10:26:00Z">
              <w:rPr/>
            </w:rPrChange>
          </w:rPr>
          <w:delText xml:space="preserve"> </w:delText>
        </w:r>
      </w:del>
      <w:del w:id="712" w:author="ACER" w:date="2025-11-04T11:15:00Z">
        <w:r w:rsidRPr="004D08D7" w:rsidDel="00460B52">
          <w:rPr>
            <w:sz w:val="18"/>
            <w:rPrChange w:id="713" w:author="ACER" w:date="2025-11-04T10:26:00Z">
              <w:rPr/>
            </w:rPrChange>
          </w:rPr>
          <w:delText>refine CNN results for one of a kind duties. In [65], Alam et al. provided a</w:delText>
        </w:r>
      </w:del>
      <w:del w:id="714" w:author="ACER" w:date="2025-11-04T10:25:00Z">
        <w:r w:rsidRPr="004D08D7" w:rsidDel="004D08D7">
          <w:rPr>
            <w:sz w:val="18"/>
            <w:rPrChange w:id="715" w:author="ACER" w:date="2025-11-04T10:26:00Z">
              <w:rPr/>
            </w:rPrChange>
          </w:rPr>
          <w:delText xml:space="preserve"> </w:delText>
        </w:r>
      </w:del>
      <w:del w:id="716" w:author="ACER" w:date="2025-11-04T11:15:00Z">
        <w:r w:rsidRPr="004D08D7" w:rsidDel="00460B52">
          <w:rPr>
            <w:sz w:val="18"/>
            <w:rPrChange w:id="717" w:author="ACER" w:date="2025-11-04T10:26:00Z">
              <w:rPr/>
            </w:rPrChange>
          </w:rPr>
          <w:delText>method that mixes</w:delText>
        </w:r>
      </w:del>
    </w:p>
    <w:p w14:paraId="5F8DB4A4" w14:textId="6EBBDF60" w:rsidR="003A6789" w:rsidRPr="004D08D7" w:rsidDel="004D08D7" w:rsidRDefault="003A6789">
      <w:pPr>
        <w:jc w:val="both"/>
        <w:rPr>
          <w:del w:id="718" w:author="ACER" w:date="2025-11-04T10:25:00Z"/>
          <w:sz w:val="18"/>
          <w:rPrChange w:id="719" w:author="ACER" w:date="2025-11-04T10:26:00Z">
            <w:rPr>
              <w:del w:id="720" w:author="ACER" w:date="2025-11-04T10:25:00Z"/>
            </w:rPr>
          </w:rPrChange>
        </w:rPr>
        <w:pPrChange w:id="721" w:author="ACER" w:date="2025-11-04T11:15:00Z">
          <w:pPr/>
        </w:pPrChange>
      </w:pPr>
      <w:del w:id="722" w:author="ACER" w:date="2025-11-04T10:25:00Z">
        <w:r w:rsidRPr="004D08D7" w:rsidDel="004D08D7">
          <w:rPr>
            <w:sz w:val="18"/>
            <w:rPrChange w:id="723" w:author="ACER" w:date="2025-11-04T10:26:00Z">
              <w:rPr/>
            </w:rPrChange>
          </w:rPr>
          <w:delText xml:space="preserve"> </w:delText>
        </w:r>
      </w:del>
      <w:del w:id="724" w:author="ACER" w:date="2025-11-04T11:15:00Z">
        <w:r w:rsidRPr="004D08D7" w:rsidDel="00460B52">
          <w:rPr>
            <w:sz w:val="18"/>
            <w:rPrChange w:id="725" w:author="ACER" w:date="2025-11-04T10:26:00Z">
              <w:rPr/>
            </w:rPrChange>
          </w:rPr>
          <w:delText>CNNandCRFoperating onasuperpixel partitioning based on both spectral and spatial properties,</w:delText>
        </w:r>
      </w:del>
    </w:p>
    <w:p w14:paraId="5A57D9F5" w14:textId="0333A2C5" w:rsidR="003A6789" w:rsidRPr="004D08D7" w:rsidDel="004D08D7" w:rsidRDefault="003A6789">
      <w:pPr>
        <w:jc w:val="both"/>
        <w:rPr>
          <w:del w:id="726" w:author="ACER" w:date="2025-11-04T10:25:00Z"/>
          <w:sz w:val="18"/>
          <w:rPrChange w:id="727" w:author="ACER" w:date="2025-11-04T10:26:00Z">
            <w:rPr>
              <w:del w:id="728" w:author="ACER" w:date="2025-11-04T10:25:00Z"/>
            </w:rPr>
          </w:rPrChange>
        </w:rPr>
        <w:pPrChange w:id="729" w:author="ACER" w:date="2025-11-04T11:15:00Z">
          <w:pPr/>
        </w:pPrChange>
      </w:pPr>
      <w:del w:id="730" w:author="ACER" w:date="2025-11-04T10:25:00Z">
        <w:r w:rsidRPr="004D08D7" w:rsidDel="004D08D7">
          <w:rPr>
            <w:sz w:val="18"/>
            <w:rPrChange w:id="731" w:author="ACER" w:date="2025-11-04T10:26:00Z">
              <w:rPr/>
            </w:rPrChange>
          </w:rPr>
          <w:delText xml:space="preserve"> </w:delText>
        </w:r>
      </w:del>
      <w:del w:id="732" w:author="ACER" w:date="2025-11-04T11:15:00Z">
        <w:r w:rsidRPr="004D08D7" w:rsidDel="00460B52">
          <w:rPr>
            <w:sz w:val="18"/>
            <w:rPrChange w:id="733" w:author="ACER" w:date="2025-11-04T10:26:00Z">
              <w:rPr/>
            </w:rPrChange>
          </w:rPr>
          <w:delText>while in [198], CNNs were blended with</w:delText>
        </w:r>
      </w:del>
      <w:del w:id="734" w:author="ACER" w:date="2025-11-04T10:35:00Z">
        <w:r w:rsidRPr="004D08D7" w:rsidDel="0058434C">
          <w:rPr>
            <w:sz w:val="18"/>
            <w:rPrChange w:id="735" w:author="ACER" w:date="2025-11-04T10:26:00Z">
              <w:rPr/>
            </w:rPrChange>
          </w:rPr>
          <w:delText xml:space="preserve"> </w:delText>
        </w:r>
      </w:del>
      <w:del w:id="736" w:author="ACER" w:date="2025-11-04T11:15:00Z">
        <w:r w:rsidRPr="004D08D7" w:rsidDel="00460B52">
          <w:rPr>
            <w:sz w:val="18"/>
            <w:rPrChange w:id="737" w:author="ACER" w:date="2025-11-04T10:26:00Z">
              <w:rPr/>
            </w:rPrChange>
          </w:rPr>
          <w:delText>constrained CRF (CNN-RCRF) to perform high-resolution</w:delText>
        </w:r>
      </w:del>
    </w:p>
    <w:p w14:paraId="775178CC" w14:textId="5F79A3F6" w:rsidR="003A6789" w:rsidRPr="004D08D7" w:rsidDel="004D08D7" w:rsidRDefault="003A6789">
      <w:pPr>
        <w:jc w:val="both"/>
        <w:rPr>
          <w:del w:id="738" w:author="ACER" w:date="2025-11-04T10:25:00Z"/>
          <w:sz w:val="18"/>
          <w:rPrChange w:id="739" w:author="ACER" w:date="2025-11-04T10:26:00Z">
            <w:rPr>
              <w:del w:id="740" w:author="ACER" w:date="2025-11-04T10:25:00Z"/>
            </w:rPr>
          </w:rPrChange>
        </w:rPr>
        <w:pPrChange w:id="741" w:author="ACER" w:date="2025-11-04T11:15:00Z">
          <w:pPr/>
        </w:pPrChange>
      </w:pPr>
      <w:del w:id="742" w:author="ACER" w:date="2025-11-04T10:25:00Z">
        <w:r w:rsidRPr="004D08D7" w:rsidDel="004D08D7">
          <w:rPr>
            <w:sz w:val="18"/>
            <w:rPrChange w:id="743" w:author="ACER" w:date="2025-11-04T10:26:00Z">
              <w:rPr/>
            </w:rPrChange>
          </w:rPr>
          <w:delText xml:space="preserve"> </w:delText>
        </w:r>
      </w:del>
      <w:del w:id="744" w:author="ACER" w:date="2025-11-04T11:15:00Z">
        <w:r w:rsidRPr="004D08D7" w:rsidDel="00460B52">
          <w:rPr>
            <w:sz w:val="18"/>
            <w:rPrChange w:id="745" w:author="ACER" w:date="2025-11-04T10:26:00Z">
              <w:rPr/>
            </w:rPrChange>
          </w:rPr>
          <w:delText xml:space="preserve">type, refining the superpixel image into a pixel-based result. currently, in </w:delText>
        </w:r>
      </w:del>
      <w:del w:id="746" w:author="ACER" w:date="2025-11-04T10:35:00Z">
        <w:r w:rsidRPr="004D08D7" w:rsidDel="0058434C">
          <w:rPr>
            <w:sz w:val="18"/>
            <w:rPrChange w:id="747" w:author="ACER" w:date="2025-11-04T10:26:00Z">
              <w:rPr/>
            </w:rPrChange>
          </w:rPr>
          <w:delText>[199],</w:delText>
        </w:r>
      </w:del>
      <w:del w:id="748" w:author="ACER" w:date="2025-11-04T11:15:00Z">
        <w:r w:rsidRPr="004D08D7" w:rsidDel="00460B52">
          <w:rPr>
            <w:sz w:val="18"/>
            <w:rPrChange w:id="749" w:author="ACER" w:date="2025-11-04T10:26:00Z">
              <w:rPr/>
            </w:rPrChange>
          </w:rPr>
          <w:delText xml:space="preserve"> a selection</w:delText>
        </w:r>
      </w:del>
    </w:p>
    <w:p w14:paraId="0B94206D" w14:textId="4330DEDC" w:rsidR="003A6789" w:rsidRPr="004D08D7" w:rsidDel="00446A81" w:rsidRDefault="003A6789">
      <w:pPr>
        <w:jc w:val="both"/>
        <w:rPr>
          <w:del w:id="750" w:author="ACER" w:date="2025-11-04T10:52:00Z"/>
          <w:sz w:val="18"/>
          <w:rPrChange w:id="751" w:author="ACER" w:date="2025-11-04T10:26:00Z">
            <w:rPr>
              <w:del w:id="752" w:author="ACER" w:date="2025-11-04T10:52:00Z"/>
            </w:rPr>
          </w:rPrChange>
        </w:rPr>
        <w:pPrChange w:id="753" w:author="ACER" w:date="2025-11-04T11:15:00Z">
          <w:pPr/>
        </w:pPrChange>
      </w:pPr>
      <w:del w:id="754" w:author="ACER" w:date="2025-11-04T10:25:00Z">
        <w:r w:rsidRPr="004D08D7" w:rsidDel="004D08D7">
          <w:rPr>
            <w:sz w:val="18"/>
            <w:rPrChange w:id="755" w:author="ACER" w:date="2025-11-04T10:26:00Z">
              <w:rPr/>
            </w:rPrChange>
          </w:rPr>
          <w:delText xml:space="preserve"> </w:delText>
        </w:r>
      </w:del>
      <w:del w:id="756" w:author="ACER" w:date="2025-11-04T11:15:00Z">
        <w:r w:rsidRPr="004D08D7" w:rsidDel="00460B52">
          <w:rPr>
            <w:sz w:val="18"/>
            <w:rPrChange w:id="757" w:author="ACER" w:date="2025-11-04T10:26:00Z">
              <w:rPr/>
            </w:rPrChange>
          </w:rPr>
          <w:delText>method based on fuzzy club guidelines carried out to unmarried-item CNN class changed into adopted to</w:delText>
        </w:r>
      </w:del>
    </w:p>
    <w:p w14:paraId="3EBE943F" w14:textId="3DB1F5AE" w:rsidR="00035DFE" w:rsidRPr="004D08D7" w:rsidDel="00460B52" w:rsidRDefault="003A6789">
      <w:pPr>
        <w:jc w:val="both"/>
        <w:rPr>
          <w:del w:id="758" w:author="ACER" w:date="2025-11-04T11:15:00Z"/>
          <w:sz w:val="18"/>
          <w:rPrChange w:id="759" w:author="ACER" w:date="2025-11-04T10:26:00Z">
            <w:rPr>
              <w:del w:id="760" w:author="ACER" w:date="2025-11-04T11:15:00Z"/>
            </w:rPr>
          </w:rPrChange>
        </w:rPr>
        <w:pPrChange w:id="761" w:author="ACER" w:date="2025-11-04T11:15:00Z">
          <w:pPr/>
        </w:pPrChange>
      </w:pPr>
      <w:del w:id="762" w:author="ACER" w:date="2025-11-04T10:52:00Z">
        <w:r w:rsidRPr="004D08D7" w:rsidDel="00446A81">
          <w:rPr>
            <w:sz w:val="18"/>
            <w:rPrChange w:id="763" w:author="ACER" w:date="2025-11-04T10:26:00Z">
              <w:rPr/>
            </w:rPrChange>
          </w:rPr>
          <w:delText xml:space="preserve"> </w:delText>
        </w:r>
      </w:del>
      <w:del w:id="764" w:author="ACER" w:date="2025-11-04T11:15:00Z">
        <w:r w:rsidRPr="004D08D7" w:rsidDel="00460B52">
          <w:rPr>
            <w:sz w:val="18"/>
            <w:rPrChange w:id="765" w:author="ACER" w:date="2025-11-04T10:26:00Z">
              <w:rPr/>
            </w:rPrChange>
          </w:rPr>
          <w:delText>growth class overall performance with a giant gain in accuracy.</w:delText>
        </w:r>
      </w:del>
    </w:p>
    <w:p w14:paraId="183E2D85" w14:textId="6F2AD7A5" w:rsidR="0058434C" w:rsidRDefault="0058434C">
      <w:pPr>
        <w:jc w:val="both"/>
        <w:rPr>
          <w:ins w:id="766" w:author="ACER" w:date="2025-11-04T10:40:00Z"/>
          <w:color w:val="000000"/>
        </w:rPr>
        <w:pPrChange w:id="767" w:author="ACER" w:date="2025-11-04T11:15:00Z">
          <w:pPr/>
        </w:pPrChange>
      </w:pPr>
    </w:p>
    <w:p w14:paraId="7BC3F40C" w14:textId="77777777" w:rsidR="00446A81" w:rsidRDefault="00446A81">
      <w:pPr>
        <w:widowControl w:val="0"/>
        <w:pBdr>
          <w:top w:val="nil"/>
          <w:left w:val="nil"/>
          <w:bottom w:val="nil"/>
          <w:right w:val="nil"/>
          <w:between w:val="nil"/>
        </w:pBdr>
        <w:spacing w:before="20" w:line="252" w:lineRule="auto"/>
        <w:jc w:val="center"/>
        <w:rPr>
          <w:ins w:id="768" w:author="ACER" w:date="2025-11-04T10:47:00Z"/>
          <w:color w:val="000000"/>
        </w:rPr>
        <w:sectPr w:rsidR="00446A81" w:rsidSect="00446A81">
          <w:footnotePr>
            <w:numRestart w:val="eachSect"/>
          </w:footnotePr>
          <w:type w:val="continuous"/>
          <w:pgSz w:w="12240" w:h="15840"/>
          <w:pgMar w:top="1008" w:right="936" w:bottom="1008" w:left="936" w:header="432" w:footer="432" w:gutter="0"/>
          <w:pgNumType w:start="1"/>
          <w:cols w:num="2" w:space="288"/>
        </w:sectPr>
        <w:pPrChange w:id="769" w:author="ACER" w:date="2025-11-04T10:58:00Z">
          <w:pPr>
            <w:widowControl w:val="0"/>
            <w:pBdr>
              <w:top w:val="nil"/>
              <w:left w:val="nil"/>
              <w:bottom w:val="nil"/>
              <w:right w:val="nil"/>
              <w:between w:val="nil"/>
            </w:pBdr>
            <w:spacing w:before="20" w:line="252" w:lineRule="auto"/>
            <w:jc w:val="both"/>
          </w:pPr>
        </w:pPrChange>
      </w:pPr>
      <w:ins w:id="770" w:author="ACER" w:date="2025-11-04T10:45:00Z">
        <w:r>
          <w:rPr>
            <w:color w:val="000000"/>
          </w:rPr>
          <w:lastRenderedPageBreak/>
          <w:softHyphen/>
        </w:r>
        <w:r>
          <w:rPr>
            <w:color w:val="000000"/>
          </w:rPr>
          <w:softHyphen/>
        </w:r>
        <w:r>
          <w:rPr>
            <w:color w:val="000000"/>
          </w:rPr>
          <w:softHyphen/>
        </w:r>
      </w:ins>
    </w:p>
    <w:p w14:paraId="2CF2FC4B" w14:textId="0094CEAD" w:rsidR="00446A81" w:rsidRPr="00F909E6" w:rsidRDefault="00CD72B8" w:rsidP="00C45266">
      <w:pPr>
        <w:pStyle w:val="Heading1"/>
        <w:rPr>
          <w:ins w:id="771" w:author="ACER" w:date="2025-11-04T11:27:00Z"/>
          <w:rPrChange w:id="772" w:author="ACER" w:date="2025-11-14T01:21:00Z">
            <w:rPr>
              <w:ins w:id="773" w:author="ACER" w:date="2025-11-04T11:27:00Z"/>
            </w:rPr>
          </w:rPrChange>
        </w:rPr>
      </w:pPr>
      <w:ins w:id="774" w:author="ACER" w:date="2025-11-04T10:56:00Z">
        <w:r w:rsidRPr="00F909E6">
          <w:rPr>
            <w:color w:val="000000"/>
            <w:rPrChange w:id="775" w:author="ACER" w:date="2025-11-14T01:21:00Z">
              <w:rPr>
                <w:color w:val="000000"/>
              </w:rPr>
            </w:rPrChange>
          </w:rPr>
          <w:lastRenderedPageBreak/>
          <w:t>V</w:t>
        </w:r>
      </w:ins>
      <w:ins w:id="776" w:author="ACER" w:date="2025-11-04T10:58:00Z">
        <w:r w:rsidRPr="00F909E6">
          <w:rPr>
            <w:rPrChange w:id="777" w:author="ACER" w:date="2025-11-14T01:21:00Z">
              <w:rPr/>
            </w:rPrChange>
          </w:rPr>
          <w:t>I</w:t>
        </w:r>
      </w:ins>
      <w:ins w:id="778" w:author="ACER" w:date="2025-11-04T10:50:00Z">
        <w:r w:rsidR="00446A81" w:rsidRPr="00F909E6">
          <w:rPr>
            <w:rPrChange w:id="779" w:author="ACER" w:date="2025-11-14T01:21:00Z">
              <w:rPr/>
            </w:rPrChange>
          </w:rPr>
          <w:t xml:space="preserve">. </w:t>
        </w:r>
      </w:ins>
      <w:ins w:id="780" w:author="ACER" w:date="2025-11-04T10:49:00Z">
        <w:r w:rsidR="00446A81" w:rsidRPr="00F909E6">
          <w:rPr>
            <w:rPrChange w:id="781" w:author="ACER" w:date="2025-11-14T01:21:00Z">
              <w:rPr/>
            </w:rPrChange>
          </w:rPr>
          <w:t>Summary of studies on hyperspectral anomaly detection</w:t>
        </w:r>
      </w:ins>
    </w:p>
    <w:p w14:paraId="67C97AD1" w14:textId="77777777" w:rsidR="005D5C79" w:rsidRPr="00F909E6" w:rsidRDefault="005D5C79">
      <w:pPr>
        <w:rPr>
          <w:ins w:id="782" w:author="ACER" w:date="2025-11-04T10:48:00Z"/>
          <w:rPrChange w:id="783" w:author="ACER" w:date="2025-11-14T01:21:00Z">
            <w:rPr>
              <w:ins w:id="784" w:author="ACER" w:date="2025-11-04T10:48:00Z"/>
            </w:rPr>
          </w:rPrChange>
        </w:rPr>
        <w:pPrChange w:id="785" w:author="ACER" w:date="2025-11-04T11:27:00Z">
          <w:pPr>
            <w:pStyle w:val="Heading1"/>
          </w:pPr>
        </w:pPrChange>
      </w:pPr>
    </w:p>
    <w:tbl>
      <w:tblPr>
        <w:tblStyle w:val="TableGrid"/>
        <w:tblW w:w="0" w:type="auto"/>
        <w:tblInd w:w="624" w:type="dxa"/>
        <w:tblLook w:val="04A0" w:firstRow="1" w:lastRow="0" w:firstColumn="1" w:lastColumn="0" w:noHBand="0" w:noVBand="1"/>
        <w:tblPrChange w:id="786" w:author="ACER" w:date="2025-11-13T11:21:00Z">
          <w:tblPr>
            <w:tblStyle w:val="TableGrid"/>
            <w:tblW w:w="0" w:type="auto"/>
            <w:tblLook w:val="04A0" w:firstRow="1" w:lastRow="0" w:firstColumn="1" w:lastColumn="0" w:noHBand="0" w:noVBand="1"/>
          </w:tblPr>
        </w:tblPrChange>
      </w:tblPr>
      <w:tblGrid>
        <w:gridCol w:w="1493"/>
        <w:gridCol w:w="1493"/>
        <w:gridCol w:w="1697"/>
        <w:gridCol w:w="1607"/>
        <w:gridCol w:w="1670"/>
        <w:gridCol w:w="1493"/>
        <w:tblGridChange w:id="787">
          <w:tblGrid>
            <w:gridCol w:w="1440"/>
            <w:gridCol w:w="1440"/>
            <w:gridCol w:w="1637"/>
            <w:gridCol w:w="1550"/>
            <w:gridCol w:w="1611"/>
            <w:gridCol w:w="1440"/>
          </w:tblGrid>
        </w:tblGridChange>
      </w:tblGrid>
      <w:tr w:rsidR="00446A81" w:rsidRPr="00F909E6" w14:paraId="02C50AA4" w14:textId="77777777" w:rsidTr="005461AD">
        <w:trPr>
          <w:trHeight w:val="442"/>
          <w:ins w:id="788" w:author="ACER" w:date="2025-11-04T10:48:00Z"/>
        </w:trPr>
        <w:tc>
          <w:tcPr>
            <w:tcW w:w="1493" w:type="dxa"/>
            <w:tcPrChange w:id="789" w:author="ACER" w:date="2025-11-13T11:21:00Z">
              <w:tcPr>
                <w:tcW w:w="1440" w:type="dxa"/>
              </w:tcPr>
            </w:tcPrChange>
          </w:tcPr>
          <w:p w14:paraId="00C583B2" w14:textId="77777777" w:rsidR="00446A81" w:rsidRPr="00F909E6" w:rsidRDefault="00446A81" w:rsidP="00BA66F6">
            <w:pPr>
              <w:rPr>
                <w:ins w:id="790" w:author="ACER" w:date="2025-11-04T10:48:00Z"/>
                <w:rFonts w:ascii="Times New Roman" w:hAnsi="Times New Roman" w:cs="Times New Roman"/>
                <w:sz w:val="18"/>
                <w:rPrChange w:id="791" w:author="ACER" w:date="2025-11-14T01:21:00Z">
                  <w:rPr>
                    <w:ins w:id="792" w:author="ACER" w:date="2025-11-04T10:48:00Z"/>
                  </w:rPr>
                </w:rPrChange>
              </w:rPr>
            </w:pPr>
            <w:ins w:id="793" w:author="ACER" w:date="2025-11-04T10:48:00Z">
              <w:r w:rsidRPr="00F909E6">
                <w:rPr>
                  <w:rFonts w:ascii="Times New Roman" w:hAnsi="Times New Roman" w:cs="Times New Roman"/>
                  <w:sz w:val="18"/>
                  <w:rPrChange w:id="794" w:author="ACER" w:date="2025-11-14T01:21:00Z">
                    <w:rPr/>
                  </w:rPrChange>
                </w:rPr>
                <w:t>Study</w:t>
              </w:r>
            </w:ins>
          </w:p>
        </w:tc>
        <w:tc>
          <w:tcPr>
            <w:tcW w:w="1493" w:type="dxa"/>
            <w:tcPrChange w:id="795" w:author="ACER" w:date="2025-11-13T11:21:00Z">
              <w:tcPr>
                <w:tcW w:w="1440" w:type="dxa"/>
              </w:tcPr>
            </w:tcPrChange>
          </w:tcPr>
          <w:p w14:paraId="3459EADA" w14:textId="77777777" w:rsidR="00446A81" w:rsidRPr="00F909E6" w:rsidRDefault="00446A81" w:rsidP="00BA66F6">
            <w:pPr>
              <w:rPr>
                <w:ins w:id="796" w:author="ACER" w:date="2025-11-04T10:48:00Z"/>
                <w:rFonts w:ascii="Times New Roman" w:hAnsi="Times New Roman" w:cs="Times New Roman"/>
                <w:sz w:val="18"/>
                <w:rPrChange w:id="797" w:author="ACER" w:date="2025-11-14T01:21:00Z">
                  <w:rPr>
                    <w:ins w:id="798" w:author="ACER" w:date="2025-11-04T10:48:00Z"/>
                  </w:rPr>
                </w:rPrChange>
              </w:rPr>
            </w:pPr>
            <w:ins w:id="799" w:author="ACER" w:date="2025-11-04T10:48:00Z">
              <w:r w:rsidRPr="00F909E6">
                <w:rPr>
                  <w:rFonts w:ascii="Times New Roman" w:hAnsi="Times New Roman" w:cs="Times New Roman"/>
                  <w:sz w:val="18"/>
                  <w:rPrChange w:id="800" w:author="ACER" w:date="2025-11-14T01:21:00Z">
                    <w:rPr/>
                  </w:rPrChange>
                </w:rPr>
                <w:t>Detection Task</w:t>
              </w:r>
            </w:ins>
          </w:p>
        </w:tc>
        <w:tc>
          <w:tcPr>
            <w:tcW w:w="1697" w:type="dxa"/>
            <w:tcPrChange w:id="801" w:author="ACER" w:date="2025-11-13T11:21:00Z">
              <w:tcPr>
                <w:tcW w:w="1440" w:type="dxa"/>
              </w:tcPr>
            </w:tcPrChange>
          </w:tcPr>
          <w:p w14:paraId="789386F5" w14:textId="77777777" w:rsidR="00446A81" w:rsidRPr="00F909E6" w:rsidRDefault="00446A81" w:rsidP="00BA66F6">
            <w:pPr>
              <w:rPr>
                <w:ins w:id="802" w:author="ACER" w:date="2025-11-04T10:48:00Z"/>
                <w:rFonts w:ascii="Times New Roman" w:hAnsi="Times New Roman" w:cs="Times New Roman"/>
                <w:sz w:val="18"/>
                <w:rPrChange w:id="803" w:author="ACER" w:date="2025-11-14T01:21:00Z">
                  <w:rPr>
                    <w:ins w:id="804" w:author="ACER" w:date="2025-11-04T10:48:00Z"/>
                  </w:rPr>
                </w:rPrChange>
              </w:rPr>
            </w:pPr>
            <w:ins w:id="805" w:author="ACER" w:date="2025-11-04T10:48:00Z">
              <w:r w:rsidRPr="00F909E6">
                <w:rPr>
                  <w:rFonts w:ascii="Times New Roman" w:hAnsi="Times New Roman" w:cs="Times New Roman"/>
                  <w:sz w:val="18"/>
                  <w:rPrChange w:id="806" w:author="ACER" w:date="2025-11-14T01:21:00Z">
                    <w:rPr/>
                  </w:rPrChange>
                </w:rPr>
                <w:t>Primary Method Category</w:t>
              </w:r>
            </w:ins>
          </w:p>
        </w:tc>
        <w:tc>
          <w:tcPr>
            <w:tcW w:w="1607" w:type="dxa"/>
            <w:tcPrChange w:id="807" w:author="ACER" w:date="2025-11-13T11:21:00Z">
              <w:tcPr>
                <w:tcW w:w="1440" w:type="dxa"/>
              </w:tcPr>
            </w:tcPrChange>
          </w:tcPr>
          <w:p w14:paraId="4EAD6192" w14:textId="77777777" w:rsidR="00446A81" w:rsidRPr="00F909E6" w:rsidRDefault="00446A81" w:rsidP="00BA66F6">
            <w:pPr>
              <w:rPr>
                <w:ins w:id="808" w:author="ACER" w:date="2025-11-04T10:48:00Z"/>
                <w:rFonts w:ascii="Times New Roman" w:hAnsi="Times New Roman" w:cs="Times New Roman"/>
                <w:sz w:val="18"/>
                <w:rPrChange w:id="809" w:author="ACER" w:date="2025-11-14T01:21:00Z">
                  <w:rPr>
                    <w:ins w:id="810" w:author="ACER" w:date="2025-11-04T10:48:00Z"/>
                  </w:rPr>
                </w:rPrChange>
              </w:rPr>
            </w:pPr>
            <w:ins w:id="811" w:author="ACER" w:date="2025-11-04T10:48:00Z">
              <w:r w:rsidRPr="00F909E6">
                <w:rPr>
                  <w:rFonts w:ascii="Times New Roman" w:hAnsi="Times New Roman" w:cs="Times New Roman"/>
                  <w:sz w:val="18"/>
                  <w:rPrChange w:id="812" w:author="ACER" w:date="2025-11-14T01:21:00Z">
                    <w:rPr/>
                  </w:rPrChange>
                </w:rPr>
                <w:t>Key Technical Innovation</w:t>
              </w:r>
            </w:ins>
          </w:p>
        </w:tc>
        <w:tc>
          <w:tcPr>
            <w:tcW w:w="1670" w:type="dxa"/>
            <w:tcPrChange w:id="813" w:author="ACER" w:date="2025-11-13T11:21:00Z">
              <w:tcPr>
                <w:tcW w:w="1440" w:type="dxa"/>
              </w:tcPr>
            </w:tcPrChange>
          </w:tcPr>
          <w:p w14:paraId="6C850A4F" w14:textId="77777777" w:rsidR="00446A81" w:rsidRPr="00F909E6" w:rsidRDefault="00446A81" w:rsidP="00BA66F6">
            <w:pPr>
              <w:rPr>
                <w:ins w:id="814" w:author="ACER" w:date="2025-11-04T10:48:00Z"/>
                <w:rFonts w:ascii="Times New Roman" w:hAnsi="Times New Roman" w:cs="Times New Roman"/>
                <w:sz w:val="18"/>
                <w:rPrChange w:id="815" w:author="ACER" w:date="2025-11-14T01:21:00Z">
                  <w:rPr>
                    <w:ins w:id="816" w:author="ACER" w:date="2025-11-04T10:48:00Z"/>
                  </w:rPr>
                </w:rPrChange>
              </w:rPr>
            </w:pPr>
            <w:ins w:id="817" w:author="ACER" w:date="2025-11-04T10:48:00Z">
              <w:r w:rsidRPr="00F909E6">
                <w:rPr>
                  <w:rFonts w:ascii="Times New Roman" w:hAnsi="Times New Roman" w:cs="Times New Roman"/>
                  <w:sz w:val="18"/>
                  <w:rPrChange w:id="818" w:author="ACER" w:date="2025-11-14T01:21:00Z">
                    <w:rPr/>
                  </w:rPrChange>
                </w:rPr>
                <w:t>Dataset Types</w:t>
              </w:r>
            </w:ins>
          </w:p>
        </w:tc>
        <w:tc>
          <w:tcPr>
            <w:tcW w:w="1493" w:type="dxa"/>
            <w:tcPrChange w:id="819" w:author="ACER" w:date="2025-11-13T11:21:00Z">
              <w:tcPr>
                <w:tcW w:w="1440" w:type="dxa"/>
              </w:tcPr>
            </w:tcPrChange>
          </w:tcPr>
          <w:p w14:paraId="46E96499" w14:textId="77777777" w:rsidR="00446A81" w:rsidRPr="00F909E6" w:rsidRDefault="00446A81" w:rsidP="00BA66F6">
            <w:pPr>
              <w:rPr>
                <w:ins w:id="820" w:author="ACER" w:date="2025-11-04T10:48:00Z"/>
                <w:rFonts w:ascii="Times New Roman" w:hAnsi="Times New Roman" w:cs="Times New Roman"/>
                <w:sz w:val="18"/>
                <w:rPrChange w:id="821" w:author="ACER" w:date="2025-11-14T01:21:00Z">
                  <w:rPr>
                    <w:ins w:id="822" w:author="ACER" w:date="2025-11-04T10:48:00Z"/>
                  </w:rPr>
                </w:rPrChange>
              </w:rPr>
            </w:pPr>
            <w:ins w:id="823" w:author="ACER" w:date="2025-11-04T10:48:00Z">
              <w:r w:rsidRPr="00F909E6">
                <w:rPr>
                  <w:rFonts w:ascii="Times New Roman" w:hAnsi="Times New Roman" w:cs="Times New Roman"/>
                  <w:sz w:val="18"/>
                  <w:rPrChange w:id="824" w:author="ACER" w:date="2025-11-14T01:21:00Z">
                    <w:rPr/>
                  </w:rPrChange>
                </w:rPr>
                <w:t>Full text retrieved</w:t>
              </w:r>
            </w:ins>
          </w:p>
        </w:tc>
      </w:tr>
      <w:tr w:rsidR="00446A81" w:rsidRPr="00F909E6" w14:paraId="2EBCB8C6" w14:textId="77777777" w:rsidTr="005461AD">
        <w:trPr>
          <w:trHeight w:val="1550"/>
          <w:ins w:id="825" w:author="ACER" w:date="2025-11-04T10:48:00Z"/>
        </w:trPr>
        <w:tc>
          <w:tcPr>
            <w:tcW w:w="1493" w:type="dxa"/>
            <w:tcPrChange w:id="826" w:author="ACER" w:date="2025-11-13T11:21:00Z">
              <w:tcPr>
                <w:tcW w:w="1440" w:type="dxa"/>
              </w:tcPr>
            </w:tcPrChange>
          </w:tcPr>
          <w:p w14:paraId="5C35ECE0" w14:textId="77777777" w:rsidR="00446A81" w:rsidRPr="00F909E6" w:rsidRDefault="00446A81" w:rsidP="00BA66F6">
            <w:pPr>
              <w:rPr>
                <w:ins w:id="827" w:author="ACER" w:date="2025-11-04T10:48:00Z"/>
                <w:rFonts w:ascii="Times New Roman" w:hAnsi="Times New Roman" w:cs="Times New Roman"/>
                <w:sz w:val="18"/>
                <w:rPrChange w:id="828" w:author="ACER" w:date="2025-11-14T01:21:00Z">
                  <w:rPr>
                    <w:ins w:id="829" w:author="ACER" w:date="2025-11-04T10:48:00Z"/>
                  </w:rPr>
                </w:rPrChange>
              </w:rPr>
            </w:pPr>
            <w:ins w:id="830" w:author="ACER" w:date="2025-11-04T10:48:00Z">
              <w:r w:rsidRPr="00F909E6">
                <w:rPr>
                  <w:rFonts w:ascii="Times New Roman" w:hAnsi="Times New Roman" w:cs="Times New Roman"/>
                  <w:sz w:val="18"/>
                  <w:rPrChange w:id="831" w:author="ACER" w:date="2025-11-14T01:21:00Z">
                    <w:rPr/>
                  </w:rPrChange>
                </w:rPr>
                <w:t>Li et al., 2024</w:t>
              </w:r>
            </w:ins>
          </w:p>
        </w:tc>
        <w:tc>
          <w:tcPr>
            <w:tcW w:w="1493" w:type="dxa"/>
            <w:tcPrChange w:id="832" w:author="ACER" w:date="2025-11-13T11:21:00Z">
              <w:tcPr>
                <w:tcW w:w="1440" w:type="dxa"/>
              </w:tcPr>
            </w:tcPrChange>
          </w:tcPr>
          <w:p w14:paraId="1BCD292B" w14:textId="77777777" w:rsidR="00446A81" w:rsidRPr="00F909E6" w:rsidRDefault="00446A81" w:rsidP="00BA66F6">
            <w:pPr>
              <w:rPr>
                <w:ins w:id="833" w:author="ACER" w:date="2025-11-04T10:48:00Z"/>
                <w:rFonts w:ascii="Times New Roman" w:hAnsi="Times New Roman" w:cs="Times New Roman"/>
                <w:sz w:val="18"/>
                <w:rPrChange w:id="834" w:author="ACER" w:date="2025-11-14T01:21:00Z">
                  <w:rPr>
                    <w:ins w:id="835" w:author="ACER" w:date="2025-11-04T10:48:00Z"/>
                  </w:rPr>
                </w:rPrChange>
              </w:rPr>
            </w:pPr>
            <w:ins w:id="836" w:author="ACER" w:date="2025-11-04T10:48:00Z">
              <w:r w:rsidRPr="00F909E6">
                <w:rPr>
                  <w:rFonts w:ascii="Times New Roman" w:hAnsi="Times New Roman" w:cs="Times New Roman"/>
                  <w:sz w:val="18"/>
                  <w:rPrChange w:id="837" w:author="ACER" w:date="2025-11-14T01:21:00Z">
                    <w:rPr/>
                  </w:rPrChange>
                </w:rPr>
                <w:t>Anomaly detection</w:t>
              </w:r>
            </w:ins>
          </w:p>
        </w:tc>
        <w:tc>
          <w:tcPr>
            <w:tcW w:w="1697" w:type="dxa"/>
            <w:tcPrChange w:id="838" w:author="ACER" w:date="2025-11-13T11:21:00Z">
              <w:tcPr>
                <w:tcW w:w="1440" w:type="dxa"/>
              </w:tcPr>
            </w:tcPrChange>
          </w:tcPr>
          <w:p w14:paraId="28B10E4B" w14:textId="77777777" w:rsidR="00446A81" w:rsidRPr="00F909E6" w:rsidRDefault="00446A81" w:rsidP="00BA66F6">
            <w:pPr>
              <w:rPr>
                <w:ins w:id="839" w:author="ACER" w:date="2025-11-04T10:48:00Z"/>
                <w:rFonts w:ascii="Times New Roman" w:hAnsi="Times New Roman" w:cs="Times New Roman"/>
                <w:sz w:val="18"/>
                <w:rPrChange w:id="840" w:author="ACER" w:date="2025-11-14T01:21:00Z">
                  <w:rPr>
                    <w:ins w:id="841" w:author="ACER" w:date="2025-11-04T10:48:00Z"/>
                  </w:rPr>
                </w:rPrChange>
              </w:rPr>
            </w:pPr>
            <w:ins w:id="842" w:author="ACER" w:date="2025-11-04T10:48:00Z">
              <w:r w:rsidRPr="00F909E6">
                <w:rPr>
                  <w:rFonts w:ascii="Times New Roman" w:hAnsi="Times New Roman" w:cs="Times New Roman"/>
                  <w:sz w:val="18"/>
                  <w:rPrChange w:id="843" w:author="ACER" w:date="2025-11-14T01:21:00Z">
                    <w:rPr/>
                  </w:rPrChange>
                </w:rPr>
                <w:t>Hybrid (Model-driven + Deep Learning)</w:t>
              </w:r>
            </w:ins>
          </w:p>
        </w:tc>
        <w:tc>
          <w:tcPr>
            <w:tcW w:w="1607" w:type="dxa"/>
            <w:tcPrChange w:id="844" w:author="ACER" w:date="2025-11-13T11:21:00Z">
              <w:tcPr>
                <w:tcW w:w="1440" w:type="dxa"/>
              </w:tcPr>
            </w:tcPrChange>
          </w:tcPr>
          <w:p w14:paraId="2B7E2B83" w14:textId="77777777" w:rsidR="00446A81" w:rsidRPr="00F909E6" w:rsidRDefault="00446A81" w:rsidP="00BA66F6">
            <w:pPr>
              <w:rPr>
                <w:ins w:id="845" w:author="ACER" w:date="2025-11-04T10:48:00Z"/>
                <w:rFonts w:ascii="Times New Roman" w:hAnsi="Times New Roman" w:cs="Times New Roman"/>
                <w:sz w:val="18"/>
                <w:rPrChange w:id="846" w:author="ACER" w:date="2025-11-14T01:21:00Z">
                  <w:rPr>
                    <w:ins w:id="847" w:author="ACER" w:date="2025-11-04T10:48:00Z"/>
                  </w:rPr>
                </w:rPrChange>
              </w:rPr>
            </w:pPr>
            <w:ins w:id="848" w:author="ACER" w:date="2025-11-04T10:48:00Z">
              <w:r w:rsidRPr="00F909E6">
                <w:rPr>
                  <w:rFonts w:ascii="Times New Roman" w:hAnsi="Times New Roman" w:cs="Times New Roman"/>
                  <w:sz w:val="18"/>
                  <w:rPrChange w:id="849" w:author="ACER" w:date="2025-11-14T01:21:00Z">
                    <w:rPr/>
                  </w:rPrChange>
                </w:rPr>
                <w:t>Coupling model-driven low-rank representation with deep learning via disentangled priors</w:t>
              </w:r>
            </w:ins>
          </w:p>
        </w:tc>
        <w:tc>
          <w:tcPr>
            <w:tcW w:w="1670" w:type="dxa"/>
            <w:tcPrChange w:id="850" w:author="ACER" w:date="2025-11-13T11:21:00Z">
              <w:tcPr>
                <w:tcW w:w="1440" w:type="dxa"/>
              </w:tcPr>
            </w:tcPrChange>
          </w:tcPr>
          <w:p w14:paraId="22581962" w14:textId="77777777" w:rsidR="00446A81" w:rsidRPr="00F909E6" w:rsidRDefault="00446A81" w:rsidP="00BA66F6">
            <w:pPr>
              <w:rPr>
                <w:ins w:id="851" w:author="ACER" w:date="2025-11-04T10:48:00Z"/>
                <w:rFonts w:ascii="Times New Roman" w:hAnsi="Times New Roman" w:cs="Times New Roman"/>
                <w:sz w:val="18"/>
                <w:rPrChange w:id="852" w:author="ACER" w:date="2025-11-14T01:21:00Z">
                  <w:rPr>
                    <w:ins w:id="853" w:author="ACER" w:date="2025-11-04T10:48:00Z"/>
                  </w:rPr>
                </w:rPrChange>
              </w:rPr>
            </w:pPr>
            <w:ins w:id="854" w:author="ACER" w:date="2025-11-04T10:48:00Z">
              <w:r w:rsidRPr="00F909E6">
                <w:rPr>
                  <w:rFonts w:ascii="Times New Roman" w:hAnsi="Times New Roman" w:cs="Times New Roman"/>
                  <w:sz w:val="18"/>
                  <w:rPrChange w:id="855" w:author="ACER" w:date="2025-11-14T01:21:00Z">
                    <w:rPr/>
                  </w:rPrChange>
                </w:rPr>
                <w:t>Multiple widely recognized datasets (No mention found)</w:t>
              </w:r>
            </w:ins>
          </w:p>
        </w:tc>
        <w:tc>
          <w:tcPr>
            <w:tcW w:w="1493" w:type="dxa"/>
            <w:tcPrChange w:id="856" w:author="ACER" w:date="2025-11-13T11:21:00Z">
              <w:tcPr>
                <w:tcW w:w="1440" w:type="dxa"/>
              </w:tcPr>
            </w:tcPrChange>
          </w:tcPr>
          <w:p w14:paraId="28D28172" w14:textId="77777777" w:rsidR="00446A81" w:rsidRPr="00F909E6" w:rsidRDefault="00446A81" w:rsidP="00BA66F6">
            <w:pPr>
              <w:rPr>
                <w:ins w:id="857" w:author="ACER" w:date="2025-11-04T10:48:00Z"/>
                <w:rFonts w:ascii="Times New Roman" w:hAnsi="Times New Roman" w:cs="Times New Roman"/>
                <w:sz w:val="18"/>
                <w:rPrChange w:id="858" w:author="ACER" w:date="2025-11-14T01:21:00Z">
                  <w:rPr>
                    <w:ins w:id="859" w:author="ACER" w:date="2025-11-04T10:48:00Z"/>
                  </w:rPr>
                </w:rPrChange>
              </w:rPr>
            </w:pPr>
            <w:ins w:id="860" w:author="ACER" w:date="2025-11-04T10:48:00Z">
              <w:r w:rsidRPr="00F909E6">
                <w:rPr>
                  <w:rFonts w:ascii="Times New Roman" w:hAnsi="Times New Roman" w:cs="Times New Roman"/>
                  <w:sz w:val="18"/>
                  <w:rPrChange w:id="861" w:author="ACER" w:date="2025-11-14T01:21:00Z">
                    <w:rPr/>
                  </w:rPrChange>
                </w:rPr>
                <w:t>No</w:t>
              </w:r>
            </w:ins>
          </w:p>
        </w:tc>
      </w:tr>
      <w:tr w:rsidR="00446A81" w:rsidRPr="00F909E6" w14:paraId="40095DBB" w14:textId="77777777" w:rsidTr="005461AD">
        <w:trPr>
          <w:trHeight w:val="1107"/>
          <w:ins w:id="862" w:author="ACER" w:date="2025-11-04T10:48:00Z"/>
        </w:trPr>
        <w:tc>
          <w:tcPr>
            <w:tcW w:w="1493" w:type="dxa"/>
            <w:tcPrChange w:id="863" w:author="ACER" w:date="2025-11-13T11:21:00Z">
              <w:tcPr>
                <w:tcW w:w="1440" w:type="dxa"/>
              </w:tcPr>
            </w:tcPrChange>
          </w:tcPr>
          <w:p w14:paraId="19094CEA" w14:textId="77777777" w:rsidR="00446A81" w:rsidRPr="00F909E6" w:rsidRDefault="00446A81" w:rsidP="00BA66F6">
            <w:pPr>
              <w:rPr>
                <w:ins w:id="864" w:author="ACER" w:date="2025-11-04T10:48:00Z"/>
                <w:rFonts w:ascii="Times New Roman" w:hAnsi="Times New Roman" w:cs="Times New Roman"/>
                <w:sz w:val="18"/>
                <w:rPrChange w:id="865" w:author="ACER" w:date="2025-11-14T01:21:00Z">
                  <w:rPr>
                    <w:ins w:id="866" w:author="ACER" w:date="2025-11-04T10:48:00Z"/>
                  </w:rPr>
                </w:rPrChange>
              </w:rPr>
            </w:pPr>
            <w:ins w:id="867" w:author="ACER" w:date="2025-11-04T10:48:00Z">
              <w:r w:rsidRPr="00F909E6">
                <w:rPr>
                  <w:rFonts w:ascii="Times New Roman" w:hAnsi="Times New Roman" w:cs="Times New Roman"/>
                  <w:sz w:val="18"/>
                  <w:rPrChange w:id="868" w:author="ACER" w:date="2025-11-14T01:21:00Z">
                    <w:rPr/>
                  </w:rPrChange>
                </w:rPr>
                <w:t>Wang et al., 2022</w:t>
              </w:r>
            </w:ins>
          </w:p>
        </w:tc>
        <w:tc>
          <w:tcPr>
            <w:tcW w:w="1493" w:type="dxa"/>
            <w:tcPrChange w:id="869" w:author="ACER" w:date="2025-11-13T11:21:00Z">
              <w:tcPr>
                <w:tcW w:w="1440" w:type="dxa"/>
              </w:tcPr>
            </w:tcPrChange>
          </w:tcPr>
          <w:p w14:paraId="14D85D57" w14:textId="77777777" w:rsidR="00446A81" w:rsidRPr="00F909E6" w:rsidRDefault="00446A81" w:rsidP="00BA66F6">
            <w:pPr>
              <w:rPr>
                <w:ins w:id="870" w:author="ACER" w:date="2025-11-04T10:48:00Z"/>
                <w:rFonts w:ascii="Times New Roman" w:hAnsi="Times New Roman" w:cs="Times New Roman"/>
                <w:sz w:val="18"/>
                <w:rPrChange w:id="871" w:author="ACER" w:date="2025-11-14T01:21:00Z">
                  <w:rPr>
                    <w:ins w:id="872" w:author="ACER" w:date="2025-11-04T10:48:00Z"/>
                  </w:rPr>
                </w:rPrChange>
              </w:rPr>
            </w:pPr>
            <w:ins w:id="873" w:author="ACER" w:date="2025-11-04T10:48:00Z">
              <w:r w:rsidRPr="00F909E6">
                <w:rPr>
                  <w:rFonts w:ascii="Times New Roman" w:hAnsi="Times New Roman" w:cs="Times New Roman"/>
                  <w:sz w:val="18"/>
                  <w:rPrChange w:id="874" w:author="ACER" w:date="2025-11-14T01:21:00Z">
                    <w:rPr/>
                  </w:rPrChange>
                </w:rPr>
                <w:t>Anomaly detection</w:t>
              </w:r>
            </w:ins>
          </w:p>
        </w:tc>
        <w:tc>
          <w:tcPr>
            <w:tcW w:w="1697" w:type="dxa"/>
            <w:tcPrChange w:id="875" w:author="ACER" w:date="2025-11-13T11:21:00Z">
              <w:tcPr>
                <w:tcW w:w="1440" w:type="dxa"/>
              </w:tcPr>
            </w:tcPrChange>
          </w:tcPr>
          <w:p w14:paraId="4B818C26" w14:textId="77777777" w:rsidR="00446A81" w:rsidRPr="00F909E6" w:rsidRDefault="00446A81" w:rsidP="00BA66F6">
            <w:pPr>
              <w:rPr>
                <w:ins w:id="876" w:author="ACER" w:date="2025-11-04T10:48:00Z"/>
                <w:rFonts w:ascii="Times New Roman" w:hAnsi="Times New Roman" w:cs="Times New Roman"/>
                <w:sz w:val="18"/>
                <w:rPrChange w:id="877" w:author="ACER" w:date="2025-11-14T01:21:00Z">
                  <w:rPr>
                    <w:ins w:id="878" w:author="ACER" w:date="2025-11-04T10:48:00Z"/>
                  </w:rPr>
                </w:rPrChange>
              </w:rPr>
            </w:pPr>
            <w:ins w:id="879" w:author="ACER" w:date="2025-11-04T10:48:00Z">
              <w:r w:rsidRPr="00F909E6">
                <w:rPr>
                  <w:rFonts w:ascii="Times New Roman" w:hAnsi="Times New Roman" w:cs="Times New Roman"/>
                  <w:sz w:val="18"/>
                  <w:rPrChange w:id="880" w:author="ACER" w:date="2025-11-14T01:21:00Z">
                    <w:rPr/>
                  </w:rPrChange>
                </w:rPr>
                <w:t>Deep Learning (Autoencoder + Low-rank)</w:t>
              </w:r>
            </w:ins>
          </w:p>
        </w:tc>
        <w:tc>
          <w:tcPr>
            <w:tcW w:w="1607" w:type="dxa"/>
            <w:tcPrChange w:id="881" w:author="ACER" w:date="2025-11-13T11:21:00Z">
              <w:tcPr>
                <w:tcW w:w="1440" w:type="dxa"/>
              </w:tcPr>
            </w:tcPrChange>
          </w:tcPr>
          <w:p w14:paraId="43EA7AD3" w14:textId="77777777" w:rsidR="00446A81" w:rsidRPr="00F909E6" w:rsidRDefault="00446A81" w:rsidP="00BA66F6">
            <w:pPr>
              <w:rPr>
                <w:ins w:id="882" w:author="ACER" w:date="2025-11-04T10:48:00Z"/>
                <w:rFonts w:ascii="Times New Roman" w:hAnsi="Times New Roman" w:cs="Times New Roman"/>
                <w:sz w:val="18"/>
                <w:rPrChange w:id="883" w:author="ACER" w:date="2025-11-14T01:21:00Z">
                  <w:rPr>
                    <w:ins w:id="884" w:author="ACER" w:date="2025-11-04T10:48:00Z"/>
                  </w:rPr>
                </w:rPrChange>
              </w:rPr>
            </w:pPr>
            <w:ins w:id="885" w:author="ACER" w:date="2025-11-04T10:48:00Z">
              <w:r w:rsidRPr="00F909E6">
                <w:rPr>
                  <w:rFonts w:ascii="Times New Roman" w:hAnsi="Times New Roman" w:cs="Times New Roman"/>
                  <w:sz w:val="18"/>
                  <w:rPrChange w:id="886" w:author="ACER" w:date="2025-11-14T01:21:00Z">
                    <w:rPr/>
                  </w:rPrChange>
                </w:rPr>
                <w:t>Deep low-rank prior-based method with iterative optimization</w:t>
              </w:r>
            </w:ins>
          </w:p>
        </w:tc>
        <w:tc>
          <w:tcPr>
            <w:tcW w:w="1670" w:type="dxa"/>
            <w:tcPrChange w:id="887" w:author="ACER" w:date="2025-11-13T11:21:00Z">
              <w:tcPr>
                <w:tcW w:w="1440" w:type="dxa"/>
              </w:tcPr>
            </w:tcPrChange>
          </w:tcPr>
          <w:p w14:paraId="1576D582" w14:textId="77777777" w:rsidR="00446A81" w:rsidRPr="00F909E6" w:rsidRDefault="00446A81" w:rsidP="00BA66F6">
            <w:pPr>
              <w:rPr>
                <w:ins w:id="888" w:author="ACER" w:date="2025-11-04T10:48:00Z"/>
                <w:rFonts w:ascii="Times New Roman" w:hAnsi="Times New Roman" w:cs="Times New Roman"/>
                <w:sz w:val="18"/>
                <w:rPrChange w:id="889" w:author="ACER" w:date="2025-11-14T01:21:00Z">
                  <w:rPr>
                    <w:ins w:id="890" w:author="ACER" w:date="2025-11-04T10:48:00Z"/>
                  </w:rPr>
                </w:rPrChange>
              </w:rPr>
            </w:pPr>
            <w:ins w:id="891" w:author="ACER" w:date="2025-11-04T10:48:00Z">
              <w:r w:rsidRPr="00F909E6">
                <w:rPr>
                  <w:rFonts w:ascii="Times New Roman" w:hAnsi="Times New Roman" w:cs="Times New Roman"/>
                  <w:sz w:val="18"/>
                  <w:rPrChange w:id="892" w:author="ACER" w:date="2025-11-14T01:21:00Z">
                    <w:rPr/>
                  </w:rPrChange>
                </w:rPr>
                <w:t>Public and unmanned aerial vehicle-borne datasets (No mention found)</w:t>
              </w:r>
            </w:ins>
          </w:p>
        </w:tc>
        <w:tc>
          <w:tcPr>
            <w:tcW w:w="1493" w:type="dxa"/>
            <w:tcPrChange w:id="893" w:author="ACER" w:date="2025-11-13T11:21:00Z">
              <w:tcPr>
                <w:tcW w:w="1440" w:type="dxa"/>
              </w:tcPr>
            </w:tcPrChange>
          </w:tcPr>
          <w:p w14:paraId="0AE9A270" w14:textId="77777777" w:rsidR="00446A81" w:rsidRPr="00F909E6" w:rsidRDefault="00446A81" w:rsidP="00BA66F6">
            <w:pPr>
              <w:rPr>
                <w:ins w:id="894" w:author="ACER" w:date="2025-11-04T10:48:00Z"/>
                <w:rFonts w:ascii="Times New Roman" w:hAnsi="Times New Roman" w:cs="Times New Roman"/>
                <w:sz w:val="18"/>
                <w:rPrChange w:id="895" w:author="ACER" w:date="2025-11-14T01:21:00Z">
                  <w:rPr>
                    <w:ins w:id="896" w:author="ACER" w:date="2025-11-04T10:48:00Z"/>
                  </w:rPr>
                </w:rPrChange>
              </w:rPr>
            </w:pPr>
            <w:ins w:id="897" w:author="ACER" w:date="2025-11-04T10:48:00Z">
              <w:r w:rsidRPr="00F909E6">
                <w:rPr>
                  <w:rFonts w:ascii="Times New Roman" w:hAnsi="Times New Roman" w:cs="Times New Roman"/>
                  <w:sz w:val="18"/>
                  <w:rPrChange w:id="898" w:author="ACER" w:date="2025-11-14T01:21:00Z">
                    <w:rPr/>
                  </w:rPrChange>
                </w:rPr>
                <w:t>No</w:t>
              </w:r>
            </w:ins>
          </w:p>
        </w:tc>
      </w:tr>
      <w:tr w:rsidR="00446A81" w:rsidRPr="00F909E6" w14:paraId="687A6E15" w14:textId="77777777" w:rsidTr="005461AD">
        <w:trPr>
          <w:trHeight w:val="1087"/>
          <w:ins w:id="899" w:author="ACER" w:date="2025-11-04T10:48:00Z"/>
        </w:trPr>
        <w:tc>
          <w:tcPr>
            <w:tcW w:w="1493" w:type="dxa"/>
            <w:tcPrChange w:id="900" w:author="ACER" w:date="2025-11-13T11:21:00Z">
              <w:tcPr>
                <w:tcW w:w="1440" w:type="dxa"/>
              </w:tcPr>
            </w:tcPrChange>
          </w:tcPr>
          <w:p w14:paraId="425DADDE" w14:textId="77777777" w:rsidR="00446A81" w:rsidRPr="00F909E6" w:rsidRDefault="00446A81" w:rsidP="00BA66F6">
            <w:pPr>
              <w:rPr>
                <w:ins w:id="901" w:author="ACER" w:date="2025-11-04T10:48:00Z"/>
                <w:rFonts w:ascii="Times New Roman" w:hAnsi="Times New Roman" w:cs="Times New Roman"/>
                <w:sz w:val="18"/>
                <w:rPrChange w:id="902" w:author="ACER" w:date="2025-11-14T01:21:00Z">
                  <w:rPr>
                    <w:ins w:id="903" w:author="ACER" w:date="2025-11-04T10:48:00Z"/>
                  </w:rPr>
                </w:rPrChange>
              </w:rPr>
            </w:pPr>
            <w:ins w:id="904" w:author="ACER" w:date="2025-11-04T10:48:00Z">
              <w:r w:rsidRPr="00F909E6">
                <w:rPr>
                  <w:rFonts w:ascii="Times New Roman" w:hAnsi="Times New Roman" w:cs="Times New Roman"/>
                  <w:sz w:val="18"/>
                  <w:rPrChange w:id="905" w:author="ACER" w:date="2025-11-14T01:21:00Z">
                    <w:rPr/>
                  </w:rPrChange>
                </w:rPr>
                <w:t>Li et al., 2017</w:t>
              </w:r>
            </w:ins>
          </w:p>
        </w:tc>
        <w:tc>
          <w:tcPr>
            <w:tcW w:w="1493" w:type="dxa"/>
            <w:tcPrChange w:id="906" w:author="ACER" w:date="2025-11-13T11:21:00Z">
              <w:tcPr>
                <w:tcW w:w="1440" w:type="dxa"/>
              </w:tcPr>
            </w:tcPrChange>
          </w:tcPr>
          <w:p w14:paraId="1EE3FCCF" w14:textId="77777777" w:rsidR="00446A81" w:rsidRPr="00F909E6" w:rsidRDefault="00446A81" w:rsidP="00BA66F6">
            <w:pPr>
              <w:rPr>
                <w:ins w:id="907" w:author="ACER" w:date="2025-11-04T10:48:00Z"/>
                <w:rFonts w:ascii="Times New Roman" w:hAnsi="Times New Roman" w:cs="Times New Roman"/>
                <w:sz w:val="18"/>
                <w:rPrChange w:id="908" w:author="ACER" w:date="2025-11-14T01:21:00Z">
                  <w:rPr>
                    <w:ins w:id="909" w:author="ACER" w:date="2025-11-04T10:48:00Z"/>
                  </w:rPr>
                </w:rPrChange>
              </w:rPr>
            </w:pPr>
            <w:ins w:id="910" w:author="ACER" w:date="2025-11-04T10:48:00Z">
              <w:r w:rsidRPr="00F909E6">
                <w:rPr>
                  <w:rFonts w:ascii="Times New Roman" w:hAnsi="Times New Roman" w:cs="Times New Roman"/>
                  <w:sz w:val="18"/>
                  <w:rPrChange w:id="911" w:author="ACER" w:date="2025-11-14T01:21:00Z">
                    <w:rPr/>
                  </w:rPrChange>
                </w:rPr>
                <w:t>Anomaly detection</w:t>
              </w:r>
            </w:ins>
          </w:p>
        </w:tc>
        <w:tc>
          <w:tcPr>
            <w:tcW w:w="1697" w:type="dxa"/>
            <w:tcPrChange w:id="912" w:author="ACER" w:date="2025-11-13T11:21:00Z">
              <w:tcPr>
                <w:tcW w:w="1440" w:type="dxa"/>
              </w:tcPr>
            </w:tcPrChange>
          </w:tcPr>
          <w:p w14:paraId="2B665EE7" w14:textId="77777777" w:rsidR="00446A81" w:rsidRPr="00F909E6" w:rsidRDefault="00446A81" w:rsidP="00BA66F6">
            <w:pPr>
              <w:rPr>
                <w:ins w:id="913" w:author="ACER" w:date="2025-11-04T10:48:00Z"/>
                <w:rFonts w:ascii="Times New Roman" w:hAnsi="Times New Roman" w:cs="Times New Roman"/>
                <w:sz w:val="18"/>
                <w:rPrChange w:id="914" w:author="ACER" w:date="2025-11-14T01:21:00Z">
                  <w:rPr>
                    <w:ins w:id="915" w:author="ACER" w:date="2025-11-04T10:48:00Z"/>
                  </w:rPr>
                </w:rPrChange>
              </w:rPr>
            </w:pPr>
            <w:ins w:id="916" w:author="ACER" w:date="2025-11-04T10:48:00Z">
              <w:r w:rsidRPr="00F909E6">
                <w:rPr>
                  <w:rFonts w:ascii="Times New Roman" w:hAnsi="Times New Roman" w:cs="Times New Roman"/>
                  <w:sz w:val="18"/>
                  <w:rPrChange w:id="917" w:author="ACER" w:date="2025-11-14T01:21:00Z">
                    <w:rPr/>
                  </w:rPrChange>
                </w:rPr>
                <w:t>Deep Learning (Convolutional Neural Network, supervised)</w:t>
              </w:r>
            </w:ins>
          </w:p>
        </w:tc>
        <w:tc>
          <w:tcPr>
            <w:tcW w:w="1607" w:type="dxa"/>
            <w:tcPrChange w:id="918" w:author="ACER" w:date="2025-11-13T11:21:00Z">
              <w:tcPr>
                <w:tcW w:w="1440" w:type="dxa"/>
              </w:tcPr>
            </w:tcPrChange>
          </w:tcPr>
          <w:p w14:paraId="11538542" w14:textId="77777777" w:rsidR="00446A81" w:rsidRPr="00F909E6" w:rsidRDefault="00446A81" w:rsidP="00BA66F6">
            <w:pPr>
              <w:rPr>
                <w:ins w:id="919" w:author="ACER" w:date="2025-11-04T10:48:00Z"/>
                <w:rFonts w:ascii="Times New Roman" w:hAnsi="Times New Roman" w:cs="Times New Roman"/>
                <w:sz w:val="18"/>
                <w:rPrChange w:id="920" w:author="ACER" w:date="2025-11-14T01:21:00Z">
                  <w:rPr>
                    <w:ins w:id="921" w:author="ACER" w:date="2025-11-04T10:48:00Z"/>
                  </w:rPr>
                </w:rPrChange>
              </w:rPr>
            </w:pPr>
            <w:ins w:id="922" w:author="ACER" w:date="2025-11-04T10:48:00Z">
              <w:r w:rsidRPr="00F909E6">
                <w:rPr>
                  <w:rFonts w:ascii="Times New Roman" w:hAnsi="Times New Roman" w:cs="Times New Roman"/>
                  <w:sz w:val="18"/>
                  <w:rPrChange w:id="923" w:author="ACER" w:date="2025-11-14T01:21:00Z">
                    <w:rPr/>
                  </w:rPrChange>
                </w:rPr>
                <w:t>Transferred deep convolutional neural network with pixel pair generation</w:t>
              </w:r>
            </w:ins>
          </w:p>
        </w:tc>
        <w:tc>
          <w:tcPr>
            <w:tcW w:w="1670" w:type="dxa"/>
            <w:tcPrChange w:id="924" w:author="ACER" w:date="2025-11-13T11:21:00Z">
              <w:tcPr>
                <w:tcW w:w="1440" w:type="dxa"/>
              </w:tcPr>
            </w:tcPrChange>
          </w:tcPr>
          <w:p w14:paraId="4C2BF770" w14:textId="77777777" w:rsidR="00446A81" w:rsidRPr="00F909E6" w:rsidRDefault="00446A81" w:rsidP="00BA66F6">
            <w:pPr>
              <w:rPr>
                <w:ins w:id="925" w:author="ACER" w:date="2025-11-04T10:48:00Z"/>
                <w:rFonts w:ascii="Times New Roman" w:hAnsi="Times New Roman" w:cs="Times New Roman"/>
                <w:sz w:val="18"/>
                <w:rPrChange w:id="926" w:author="ACER" w:date="2025-11-14T01:21:00Z">
                  <w:rPr>
                    <w:ins w:id="927" w:author="ACER" w:date="2025-11-04T10:48:00Z"/>
                  </w:rPr>
                </w:rPrChange>
              </w:rPr>
            </w:pPr>
            <w:ins w:id="928" w:author="ACER" w:date="2025-11-04T10:48:00Z">
              <w:r w:rsidRPr="00F909E6">
                <w:rPr>
                  <w:rFonts w:ascii="Times New Roman" w:hAnsi="Times New Roman" w:cs="Times New Roman"/>
                  <w:sz w:val="18"/>
                  <w:rPrChange w:id="929" w:author="ACER" w:date="2025-11-14T01:21:00Z">
                    <w:rPr/>
                  </w:rPrChange>
                </w:rPr>
                <w:t>Reference data with labeled samples (No mention found)</w:t>
              </w:r>
            </w:ins>
          </w:p>
        </w:tc>
        <w:tc>
          <w:tcPr>
            <w:tcW w:w="1493" w:type="dxa"/>
            <w:tcPrChange w:id="930" w:author="ACER" w:date="2025-11-13T11:21:00Z">
              <w:tcPr>
                <w:tcW w:w="1440" w:type="dxa"/>
              </w:tcPr>
            </w:tcPrChange>
          </w:tcPr>
          <w:p w14:paraId="4DC061F2" w14:textId="77777777" w:rsidR="00446A81" w:rsidRPr="00F909E6" w:rsidRDefault="00446A81" w:rsidP="00BA66F6">
            <w:pPr>
              <w:rPr>
                <w:ins w:id="931" w:author="ACER" w:date="2025-11-04T10:48:00Z"/>
                <w:rFonts w:ascii="Times New Roman" w:hAnsi="Times New Roman" w:cs="Times New Roman"/>
                <w:sz w:val="18"/>
                <w:rPrChange w:id="932" w:author="ACER" w:date="2025-11-14T01:21:00Z">
                  <w:rPr>
                    <w:ins w:id="933" w:author="ACER" w:date="2025-11-04T10:48:00Z"/>
                  </w:rPr>
                </w:rPrChange>
              </w:rPr>
            </w:pPr>
            <w:ins w:id="934" w:author="ACER" w:date="2025-11-04T10:48:00Z">
              <w:r w:rsidRPr="00F909E6">
                <w:rPr>
                  <w:rFonts w:ascii="Times New Roman" w:hAnsi="Times New Roman" w:cs="Times New Roman"/>
                  <w:sz w:val="18"/>
                  <w:rPrChange w:id="935" w:author="ACER" w:date="2025-11-14T01:21:00Z">
                    <w:rPr/>
                  </w:rPrChange>
                </w:rPr>
                <w:t>No</w:t>
              </w:r>
            </w:ins>
          </w:p>
        </w:tc>
      </w:tr>
      <w:tr w:rsidR="00446A81" w:rsidRPr="00F909E6" w14:paraId="1D477467" w14:textId="77777777" w:rsidTr="005461AD">
        <w:trPr>
          <w:trHeight w:val="1107"/>
          <w:ins w:id="936" w:author="ACER" w:date="2025-11-04T10:48:00Z"/>
        </w:trPr>
        <w:tc>
          <w:tcPr>
            <w:tcW w:w="1493" w:type="dxa"/>
            <w:tcPrChange w:id="937" w:author="ACER" w:date="2025-11-13T11:21:00Z">
              <w:tcPr>
                <w:tcW w:w="1440" w:type="dxa"/>
              </w:tcPr>
            </w:tcPrChange>
          </w:tcPr>
          <w:p w14:paraId="3BDE0E6B" w14:textId="77777777" w:rsidR="00446A81" w:rsidRPr="00F909E6" w:rsidRDefault="00446A81" w:rsidP="00BA66F6">
            <w:pPr>
              <w:rPr>
                <w:ins w:id="938" w:author="ACER" w:date="2025-11-04T10:48:00Z"/>
                <w:rFonts w:ascii="Times New Roman" w:hAnsi="Times New Roman" w:cs="Times New Roman"/>
                <w:sz w:val="18"/>
                <w:rPrChange w:id="939" w:author="ACER" w:date="2025-11-14T01:21:00Z">
                  <w:rPr>
                    <w:ins w:id="940" w:author="ACER" w:date="2025-11-04T10:48:00Z"/>
                  </w:rPr>
                </w:rPrChange>
              </w:rPr>
            </w:pPr>
            <w:ins w:id="941" w:author="ACER" w:date="2025-11-04T10:48:00Z">
              <w:r w:rsidRPr="00F909E6">
                <w:rPr>
                  <w:rFonts w:ascii="Times New Roman" w:hAnsi="Times New Roman" w:cs="Times New Roman"/>
                  <w:sz w:val="18"/>
                  <w:rPrChange w:id="942" w:author="ACER" w:date="2025-11-14T01:21:00Z">
                    <w:rPr/>
                  </w:rPrChange>
                </w:rPr>
                <w:t>Lin et al., 2024</w:t>
              </w:r>
            </w:ins>
          </w:p>
        </w:tc>
        <w:tc>
          <w:tcPr>
            <w:tcW w:w="1493" w:type="dxa"/>
            <w:tcPrChange w:id="943" w:author="ACER" w:date="2025-11-13T11:21:00Z">
              <w:tcPr>
                <w:tcW w:w="1440" w:type="dxa"/>
              </w:tcPr>
            </w:tcPrChange>
          </w:tcPr>
          <w:p w14:paraId="50DC0333" w14:textId="77777777" w:rsidR="00446A81" w:rsidRPr="00F909E6" w:rsidRDefault="00446A81" w:rsidP="00BA66F6">
            <w:pPr>
              <w:rPr>
                <w:ins w:id="944" w:author="ACER" w:date="2025-11-04T10:48:00Z"/>
                <w:rFonts w:ascii="Times New Roman" w:hAnsi="Times New Roman" w:cs="Times New Roman"/>
                <w:sz w:val="18"/>
                <w:rPrChange w:id="945" w:author="ACER" w:date="2025-11-14T01:21:00Z">
                  <w:rPr>
                    <w:ins w:id="946" w:author="ACER" w:date="2025-11-04T10:48:00Z"/>
                  </w:rPr>
                </w:rPrChange>
              </w:rPr>
            </w:pPr>
            <w:ins w:id="947" w:author="ACER" w:date="2025-11-04T10:48:00Z">
              <w:r w:rsidRPr="00F909E6">
                <w:rPr>
                  <w:rFonts w:ascii="Times New Roman" w:hAnsi="Times New Roman" w:cs="Times New Roman"/>
                  <w:sz w:val="18"/>
                  <w:rPrChange w:id="948" w:author="ACER" w:date="2025-11-14T01:21:00Z">
                    <w:rPr/>
                  </w:rPrChange>
                </w:rPr>
                <w:t>Anomaly detection</w:t>
              </w:r>
            </w:ins>
          </w:p>
        </w:tc>
        <w:tc>
          <w:tcPr>
            <w:tcW w:w="1697" w:type="dxa"/>
            <w:tcPrChange w:id="949" w:author="ACER" w:date="2025-11-13T11:21:00Z">
              <w:tcPr>
                <w:tcW w:w="1440" w:type="dxa"/>
              </w:tcPr>
            </w:tcPrChange>
          </w:tcPr>
          <w:p w14:paraId="23739DAF" w14:textId="77777777" w:rsidR="00446A81" w:rsidRPr="00F909E6" w:rsidRDefault="00446A81" w:rsidP="00BA66F6">
            <w:pPr>
              <w:rPr>
                <w:ins w:id="950" w:author="ACER" w:date="2025-11-04T10:48:00Z"/>
                <w:rFonts w:ascii="Times New Roman" w:hAnsi="Times New Roman" w:cs="Times New Roman"/>
                <w:sz w:val="18"/>
                <w:rPrChange w:id="951" w:author="ACER" w:date="2025-11-14T01:21:00Z">
                  <w:rPr>
                    <w:ins w:id="952" w:author="ACER" w:date="2025-11-04T10:48:00Z"/>
                  </w:rPr>
                </w:rPrChange>
              </w:rPr>
            </w:pPr>
            <w:ins w:id="953" w:author="ACER" w:date="2025-11-04T10:48:00Z">
              <w:r w:rsidRPr="00F909E6">
                <w:rPr>
                  <w:rFonts w:ascii="Times New Roman" w:hAnsi="Times New Roman" w:cs="Times New Roman"/>
                  <w:sz w:val="18"/>
                  <w:rPrChange w:id="954" w:author="ACER" w:date="2025-11-14T01:21:00Z">
                    <w:rPr/>
                  </w:rPrChange>
                </w:rPr>
                <w:t>Deep Learning (Autoencoder, priors)</w:t>
              </w:r>
            </w:ins>
          </w:p>
        </w:tc>
        <w:tc>
          <w:tcPr>
            <w:tcW w:w="1607" w:type="dxa"/>
            <w:tcPrChange w:id="955" w:author="ACER" w:date="2025-11-13T11:21:00Z">
              <w:tcPr>
                <w:tcW w:w="1440" w:type="dxa"/>
              </w:tcPr>
            </w:tcPrChange>
          </w:tcPr>
          <w:p w14:paraId="25751A78" w14:textId="77777777" w:rsidR="00446A81" w:rsidRPr="00F909E6" w:rsidRDefault="00446A81" w:rsidP="00BA66F6">
            <w:pPr>
              <w:rPr>
                <w:ins w:id="956" w:author="ACER" w:date="2025-11-04T10:48:00Z"/>
                <w:rFonts w:ascii="Times New Roman" w:hAnsi="Times New Roman" w:cs="Times New Roman"/>
                <w:sz w:val="18"/>
                <w:rPrChange w:id="957" w:author="ACER" w:date="2025-11-14T01:21:00Z">
                  <w:rPr>
                    <w:ins w:id="958" w:author="ACER" w:date="2025-11-04T10:48:00Z"/>
                  </w:rPr>
                </w:rPrChange>
              </w:rPr>
            </w:pPr>
            <w:ins w:id="959" w:author="ACER" w:date="2025-11-04T10:48:00Z">
              <w:r w:rsidRPr="00F909E6">
                <w:rPr>
                  <w:rFonts w:ascii="Times New Roman" w:hAnsi="Times New Roman" w:cs="Times New Roman"/>
                  <w:sz w:val="18"/>
                  <w:rPrChange w:id="960" w:author="ACER" w:date="2025-11-14T01:21:00Z">
                    <w:rPr/>
                  </w:rPrChange>
                </w:rPr>
                <w:t>Dynamic low-rank and sparse priors-constrained deep autoencoders</w:t>
              </w:r>
            </w:ins>
          </w:p>
        </w:tc>
        <w:tc>
          <w:tcPr>
            <w:tcW w:w="1670" w:type="dxa"/>
            <w:tcPrChange w:id="961" w:author="ACER" w:date="2025-11-13T11:21:00Z">
              <w:tcPr>
                <w:tcW w:w="1440" w:type="dxa"/>
              </w:tcPr>
            </w:tcPrChange>
          </w:tcPr>
          <w:p w14:paraId="1885238B" w14:textId="77777777" w:rsidR="00446A81" w:rsidRPr="00F909E6" w:rsidRDefault="00446A81" w:rsidP="00BA66F6">
            <w:pPr>
              <w:rPr>
                <w:ins w:id="962" w:author="ACER" w:date="2025-11-04T10:48:00Z"/>
                <w:rFonts w:ascii="Times New Roman" w:hAnsi="Times New Roman" w:cs="Times New Roman"/>
                <w:sz w:val="18"/>
                <w:rPrChange w:id="963" w:author="ACER" w:date="2025-11-14T01:21:00Z">
                  <w:rPr>
                    <w:ins w:id="964" w:author="ACER" w:date="2025-11-04T10:48:00Z"/>
                  </w:rPr>
                </w:rPrChange>
              </w:rPr>
            </w:pPr>
            <w:ins w:id="965" w:author="ACER" w:date="2025-11-04T10:48:00Z">
              <w:r w:rsidRPr="00F909E6">
                <w:rPr>
                  <w:rFonts w:ascii="Times New Roman" w:hAnsi="Times New Roman" w:cs="Times New Roman"/>
                  <w:sz w:val="18"/>
                  <w:rPrChange w:id="966" w:author="ACER" w:date="2025-11-14T01:21:00Z">
                    <w:rPr/>
                  </w:rPrChange>
                </w:rPr>
                <w:t>Several datasets (No mention found)</w:t>
              </w:r>
            </w:ins>
          </w:p>
        </w:tc>
        <w:tc>
          <w:tcPr>
            <w:tcW w:w="1493" w:type="dxa"/>
            <w:tcPrChange w:id="967" w:author="ACER" w:date="2025-11-13T11:21:00Z">
              <w:tcPr>
                <w:tcW w:w="1440" w:type="dxa"/>
              </w:tcPr>
            </w:tcPrChange>
          </w:tcPr>
          <w:p w14:paraId="46B15CF1" w14:textId="77777777" w:rsidR="00446A81" w:rsidRPr="00F909E6" w:rsidRDefault="00446A81" w:rsidP="00BA66F6">
            <w:pPr>
              <w:rPr>
                <w:ins w:id="968" w:author="ACER" w:date="2025-11-04T10:48:00Z"/>
                <w:rFonts w:ascii="Times New Roman" w:hAnsi="Times New Roman" w:cs="Times New Roman"/>
                <w:sz w:val="18"/>
                <w:rPrChange w:id="969" w:author="ACER" w:date="2025-11-14T01:21:00Z">
                  <w:rPr>
                    <w:ins w:id="970" w:author="ACER" w:date="2025-11-04T10:48:00Z"/>
                  </w:rPr>
                </w:rPrChange>
              </w:rPr>
            </w:pPr>
            <w:ins w:id="971" w:author="ACER" w:date="2025-11-04T10:48:00Z">
              <w:r w:rsidRPr="00F909E6">
                <w:rPr>
                  <w:rFonts w:ascii="Times New Roman" w:hAnsi="Times New Roman" w:cs="Times New Roman"/>
                  <w:sz w:val="18"/>
                  <w:rPrChange w:id="972" w:author="ACER" w:date="2025-11-14T01:21:00Z">
                    <w:rPr/>
                  </w:rPrChange>
                </w:rPr>
                <w:t>No</w:t>
              </w:r>
            </w:ins>
          </w:p>
        </w:tc>
      </w:tr>
      <w:tr w:rsidR="00446A81" w:rsidRPr="00F909E6" w14:paraId="10A9D65C" w14:textId="77777777" w:rsidTr="005461AD">
        <w:trPr>
          <w:trHeight w:val="1328"/>
          <w:ins w:id="973" w:author="ACER" w:date="2025-11-04T10:48:00Z"/>
        </w:trPr>
        <w:tc>
          <w:tcPr>
            <w:tcW w:w="1493" w:type="dxa"/>
            <w:tcPrChange w:id="974" w:author="ACER" w:date="2025-11-13T11:21:00Z">
              <w:tcPr>
                <w:tcW w:w="1440" w:type="dxa"/>
              </w:tcPr>
            </w:tcPrChange>
          </w:tcPr>
          <w:p w14:paraId="594947A4" w14:textId="77777777" w:rsidR="00446A81" w:rsidRPr="00F909E6" w:rsidRDefault="00446A81" w:rsidP="00BA66F6">
            <w:pPr>
              <w:rPr>
                <w:ins w:id="975" w:author="ACER" w:date="2025-11-04T10:48:00Z"/>
                <w:rFonts w:ascii="Times New Roman" w:hAnsi="Times New Roman" w:cs="Times New Roman"/>
                <w:sz w:val="18"/>
                <w:rPrChange w:id="976" w:author="ACER" w:date="2025-11-14T01:21:00Z">
                  <w:rPr>
                    <w:ins w:id="977" w:author="ACER" w:date="2025-11-04T10:48:00Z"/>
                  </w:rPr>
                </w:rPrChange>
              </w:rPr>
            </w:pPr>
            <w:ins w:id="978" w:author="ACER" w:date="2025-11-04T10:48:00Z">
              <w:r w:rsidRPr="00F909E6">
                <w:rPr>
                  <w:rFonts w:ascii="Times New Roman" w:hAnsi="Times New Roman" w:cs="Times New Roman"/>
                  <w:sz w:val="18"/>
                  <w:rPrChange w:id="979" w:author="ACER" w:date="2025-11-14T01:21:00Z">
                    <w:rPr/>
                  </w:rPrChange>
                </w:rPr>
                <w:t>Ma et al., 2018</w:t>
              </w:r>
            </w:ins>
          </w:p>
        </w:tc>
        <w:tc>
          <w:tcPr>
            <w:tcW w:w="1493" w:type="dxa"/>
            <w:tcPrChange w:id="980" w:author="ACER" w:date="2025-11-13T11:21:00Z">
              <w:tcPr>
                <w:tcW w:w="1440" w:type="dxa"/>
              </w:tcPr>
            </w:tcPrChange>
          </w:tcPr>
          <w:p w14:paraId="6B4E4F91" w14:textId="77777777" w:rsidR="00446A81" w:rsidRPr="00F909E6" w:rsidRDefault="00446A81" w:rsidP="00BA66F6">
            <w:pPr>
              <w:rPr>
                <w:ins w:id="981" w:author="ACER" w:date="2025-11-04T10:48:00Z"/>
                <w:rFonts w:ascii="Times New Roman" w:hAnsi="Times New Roman" w:cs="Times New Roman"/>
                <w:sz w:val="18"/>
                <w:rPrChange w:id="982" w:author="ACER" w:date="2025-11-14T01:21:00Z">
                  <w:rPr>
                    <w:ins w:id="983" w:author="ACER" w:date="2025-11-04T10:48:00Z"/>
                  </w:rPr>
                </w:rPrChange>
              </w:rPr>
            </w:pPr>
            <w:ins w:id="984" w:author="ACER" w:date="2025-11-04T10:48:00Z">
              <w:r w:rsidRPr="00F909E6">
                <w:rPr>
                  <w:rFonts w:ascii="Times New Roman" w:hAnsi="Times New Roman" w:cs="Times New Roman"/>
                  <w:sz w:val="18"/>
                  <w:rPrChange w:id="985" w:author="ACER" w:date="2025-11-14T01:21:00Z">
                    <w:rPr/>
                  </w:rPrChange>
                </w:rPr>
                <w:t>Anomaly detection</w:t>
              </w:r>
            </w:ins>
          </w:p>
        </w:tc>
        <w:tc>
          <w:tcPr>
            <w:tcW w:w="1697" w:type="dxa"/>
            <w:tcPrChange w:id="986" w:author="ACER" w:date="2025-11-13T11:21:00Z">
              <w:tcPr>
                <w:tcW w:w="1440" w:type="dxa"/>
              </w:tcPr>
            </w:tcPrChange>
          </w:tcPr>
          <w:p w14:paraId="364F6A95" w14:textId="77777777" w:rsidR="00446A81" w:rsidRPr="00F909E6" w:rsidRDefault="00446A81" w:rsidP="00BA66F6">
            <w:pPr>
              <w:rPr>
                <w:ins w:id="987" w:author="ACER" w:date="2025-11-04T10:48:00Z"/>
                <w:rFonts w:ascii="Times New Roman" w:hAnsi="Times New Roman" w:cs="Times New Roman"/>
                <w:sz w:val="18"/>
                <w:rPrChange w:id="988" w:author="ACER" w:date="2025-11-14T01:21:00Z">
                  <w:rPr>
                    <w:ins w:id="989" w:author="ACER" w:date="2025-11-04T10:48:00Z"/>
                  </w:rPr>
                </w:rPrChange>
              </w:rPr>
            </w:pPr>
            <w:ins w:id="990" w:author="ACER" w:date="2025-11-04T10:48:00Z">
              <w:r w:rsidRPr="00F909E6">
                <w:rPr>
                  <w:rFonts w:ascii="Times New Roman" w:hAnsi="Times New Roman" w:cs="Times New Roman"/>
                  <w:sz w:val="18"/>
                  <w:rPrChange w:id="991" w:author="ACER" w:date="2025-11-14T01:21:00Z">
                    <w:rPr/>
                  </w:rPrChange>
                </w:rPr>
                <w:t>Deep Learning (Deep Belief Network, unsupervised)</w:t>
              </w:r>
            </w:ins>
          </w:p>
        </w:tc>
        <w:tc>
          <w:tcPr>
            <w:tcW w:w="1607" w:type="dxa"/>
            <w:tcPrChange w:id="992" w:author="ACER" w:date="2025-11-13T11:21:00Z">
              <w:tcPr>
                <w:tcW w:w="1440" w:type="dxa"/>
              </w:tcPr>
            </w:tcPrChange>
          </w:tcPr>
          <w:p w14:paraId="1FB8A82D" w14:textId="77777777" w:rsidR="00446A81" w:rsidRPr="00F909E6" w:rsidRDefault="00446A81" w:rsidP="00BA66F6">
            <w:pPr>
              <w:rPr>
                <w:ins w:id="993" w:author="ACER" w:date="2025-11-04T10:48:00Z"/>
                <w:rFonts w:ascii="Times New Roman" w:hAnsi="Times New Roman" w:cs="Times New Roman"/>
                <w:sz w:val="18"/>
                <w:rPrChange w:id="994" w:author="ACER" w:date="2025-11-14T01:21:00Z">
                  <w:rPr>
                    <w:ins w:id="995" w:author="ACER" w:date="2025-11-04T10:48:00Z"/>
                  </w:rPr>
                </w:rPrChange>
              </w:rPr>
            </w:pPr>
            <w:ins w:id="996" w:author="ACER" w:date="2025-11-04T10:48:00Z">
              <w:r w:rsidRPr="00F909E6">
                <w:rPr>
                  <w:rFonts w:ascii="Times New Roman" w:hAnsi="Times New Roman" w:cs="Times New Roman"/>
                  <w:sz w:val="18"/>
                  <w:rPrChange w:id="997" w:author="ACER" w:date="2025-11-14T01:21:00Z">
                    <w:rPr/>
                  </w:rPrChange>
                </w:rPr>
                <w:t>Deep belief network autoencoder with adaptive weights for local anomaly detection</w:t>
              </w:r>
            </w:ins>
          </w:p>
        </w:tc>
        <w:tc>
          <w:tcPr>
            <w:tcW w:w="1670" w:type="dxa"/>
            <w:tcPrChange w:id="998" w:author="ACER" w:date="2025-11-13T11:21:00Z">
              <w:tcPr>
                <w:tcW w:w="1440" w:type="dxa"/>
              </w:tcPr>
            </w:tcPrChange>
          </w:tcPr>
          <w:p w14:paraId="0A189C38" w14:textId="77777777" w:rsidR="00446A81" w:rsidRPr="00F909E6" w:rsidRDefault="00446A81" w:rsidP="00BA66F6">
            <w:pPr>
              <w:rPr>
                <w:ins w:id="999" w:author="ACER" w:date="2025-11-04T10:48:00Z"/>
                <w:rFonts w:ascii="Times New Roman" w:hAnsi="Times New Roman" w:cs="Times New Roman"/>
                <w:sz w:val="18"/>
                <w:rPrChange w:id="1000" w:author="ACER" w:date="2025-11-14T01:21:00Z">
                  <w:rPr>
                    <w:ins w:id="1001" w:author="ACER" w:date="2025-11-04T10:48:00Z"/>
                  </w:rPr>
                </w:rPrChange>
              </w:rPr>
            </w:pPr>
            <w:ins w:id="1002" w:author="ACER" w:date="2025-11-04T10:48:00Z">
              <w:r w:rsidRPr="00F909E6">
                <w:rPr>
                  <w:rFonts w:ascii="Times New Roman" w:hAnsi="Times New Roman" w:cs="Times New Roman"/>
                  <w:sz w:val="18"/>
                  <w:rPrChange w:id="1003" w:author="ACER" w:date="2025-11-14T01:21:00Z">
                    <w:rPr/>
                  </w:rPrChange>
                </w:rPr>
                <w:t>Airborne Visible/Infrared Imaging Spectrometer (synthetic &amp; real), San Diego Airport</w:t>
              </w:r>
            </w:ins>
          </w:p>
        </w:tc>
        <w:tc>
          <w:tcPr>
            <w:tcW w:w="1493" w:type="dxa"/>
            <w:tcPrChange w:id="1004" w:author="ACER" w:date="2025-11-13T11:21:00Z">
              <w:tcPr>
                <w:tcW w:w="1440" w:type="dxa"/>
              </w:tcPr>
            </w:tcPrChange>
          </w:tcPr>
          <w:p w14:paraId="6D2DC9F6" w14:textId="77777777" w:rsidR="00446A81" w:rsidRPr="00F909E6" w:rsidRDefault="00446A81" w:rsidP="00BA66F6">
            <w:pPr>
              <w:rPr>
                <w:ins w:id="1005" w:author="ACER" w:date="2025-11-04T10:48:00Z"/>
                <w:rFonts w:ascii="Times New Roman" w:hAnsi="Times New Roman" w:cs="Times New Roman"/>
                <w:sz w:val="18"/>
                <w:rPrChange w:id="1006" w:author="ACER" w:date="2025-11-14T01:21:00Z">
                  <w:rPr>
                    <w:ins w:id="1007" w:author="ACER" w:date="2025-11-04T10:48:00Z"/>
                  </w:rPr>
                </w:rPrChange>
              </w:rPr>
            </w:pPr>
            <w:ins w:id="1008" w:author="ACER" w:date="2025-11-04T10:48:00Z">
              <w:r w:rsidRPr="00F909E6">
                <w:rPr>
                  <w:rFonts w:ascii="Times New Roman" w:hAnsi="Times New Roman" w:cs="Times New Roman"/>
                  <w:sz w:val="18"/>
                  <w:rPrChange w:id="1009" w:author="ACER" w:date="2025-11-14T01:21:00Z">
                    <w:rPr/>
                  </w:rPrChange>
                </w:rPr>
                <w:t>Yes</w:t>
              </w:r>
            </w:ins>
          </w:p>
        </w:tc>
      </w:tr>
      <w:tr w:rsidR="00446A81" w:rsidRPr="00F909E6" w14:paraId="04CFB6EC" w14:textId="77777777" w:rsidTr="005461AD">
        <w:trPr>
          <w:trHeight w:val="1408"/>
          <w:ins w:id="1010" w:author="ACER" w:date="2025-11-04T10:48:00Z"/>
        </w:trPr>
        <w:tc>
          <w:tcPr>
            <w:tcW w:w="1493" w:type="dxa"/>
            <w:tcPrChange w:id="1011" w:author="ACER" w:date="2025-11-13T11:21:00Z">
              <w:tcPr>
                <w:tcW w:w="1440" w:type="dxa"/>
              </w:tcPr>
            </w:tcPrChange>
          </w:tcPr>
          <w:p w14:paraId="5E9141CA" w14:textId="77777777" w:rsidR="00446A81" w:rsidRPr="00F909E6" w:rsidRDefault="00446A81" w:rsidP="00BA66F6">
            <w:pPr>
              <w:rPr>
                <w:ins w:id="1012" w:author="ACER" w:date="2025-11-04T10:48:00Z"/>
                <w:rFonts w:ascii="Times New Roman" w:hAnsi="Times New Roman" w:cs="Times New Roman"/>
                <w:sz w:val="18"/>
                <w:rPrChange w:id="1013" w:author="ACER" w:date="2025-11-14T01:21:00Z">
                  <w:rPr>
                    <w:ins w:id="1014" w:author="ACER" w:date="2025-11-04T10:48:00Z"/>
                  </w:rPr>
                </w:rPrChange>
              </w:rPr>
            </w:pPr>
            <w:ins w:id="1015" w:author="ACER" w:date="2025-11-04T10:48:00Z">
              <w:r w:rsidRPr="00F909E6">
                <w:rPr>
                  <w:rFonts w:ascii="Times New Roman" w:hAnsi="Times New Roman" w:cs="Times New Roman"/>
                  <w:sz w:val="18"/>
                  <w:rPrChange w:id="1016" w:author="ACER" w:date="2025-11-14T01:21:00Z">
                    <w:rPr/>
                  </w:rPrChange>
                </w:rPr>
                <w:t>Zhang et al., 2016</w:t>
              </w:r>
            </w:ins>
          </w:p>
        </w:tc>
        <w:tc>
          <w:tcPr>
            <w:tcW w:w="1493" w:type="dxa"/>
            <w:tcPrChange w:id="1017" w:author="ACER" w:date="2025-11-13T11:21:00Z">
              <w:tcPr>
                <w:tcW w:w="1440" w:type="dxa"/>
              </w:tcPr>
            </w:tcPrChange>
          </w:tcPr>
          <w:p w14:paraId="0595CF55" w14:textId="77777777" w:rsidR="00446A81" w:rsidRPr="00F909E6" w:rsidRDefault="00446A81" w:rsidP="00BA66F6">
            <w:pPr>
              <w:rPr>
                <w:ins w:id="1018" w:author="ACER" w:date="2025-11-04T10:48:00Z"/>
                <w:rFonts w:ascii="Times New Roman" w:hAnsi="Times New Roman" w:cs="Times New Roman"/>
                <w:sz w:val="18"/>
                <w:rPrChange w:id="1019" w:author="ACER" w:date="2025-11-14T01:21:00Z">
                  <w:rPr>
                    <w:ins w:id="1020" w:author="ACER" w:date="2025-11-04T10:48:00Z"/>
                  </w:rPr>
                </w:rPrChange>
              </w:rPr>
            </w:pPr>
            <w:ins w:id="1021" w:author="ACER" w:date="2025-11-04T10:48:00Z">
              <w:r w:rsidRPr="00F909E6">
                <w:rPr>
                  <w:rFonts w:ascii="Times New Roman" w:hAnsi="Times New Roman" w:cs="Times New Roman"/>
                  <w:sz w:val="18"/>
                  <w:rPrChange w:id="1022" w:author="ACER" w:date="2025-11-14T01:21:00Z">
                    <w:rPr/>
                  </w:rPrChange>
                </w:rPr>
                <w:t>Anomaly detection</w:t>
              </w:r>
            </w:ins>
          </w:p>
        </w:tc>
        <w:tc>
          <w:tcPr>
            <w:tcW w:w="1697" w:type="dxa"/>
            <w:tcPrChange w:id="1023" w:author="ACER" w:date="2025-11-13T11:21:00Z">
              <w:tcPr>
                <w:tcW w:w="1440" w:type="dxa"/>
              </w:tcPr>
            </w:tcPrChange>
          </w:tcPr>
          <w:p w14:paraId="5F3FA766" w14:textId="77777777" w:rsidR="00446A81" w:rsidRPr="00F909E6" w:rsidRDefault="00446A81" w:rsidP="00BA66F6">
            <w:pPr>
              <w:rPr>
                <w:ins w:id="1024" w:author="ACER" w:date="2025-11-04T10:48:00Z"/>
                <w:rFonts w:ascii="Times New Roman" w:hAnsi="Times New Roman" w:cs="Times New Roman"/>
                <w:sz w:val="18"/>
                <w:rPrChange w:id="1025" w:author="ACER" w:date="2025-11-14T01:21:00Z">
                  <w:rPr>
                    <w:ins w:id="1026" w:author="ACER" w:date="2025-11-04T10:48:00Z"/>
                  </w:rPr>
                </w:rPrChange>
              </w:rPr>
            </w:pPr>
            <w:ins w:id="1027" w:author="ACER" w:date="2025-11-04T10:48:00Z">
              <w:r w:rsidRPr="00F909E6">
                <w:rPr>
                  <w:rFonts w:ascii="Times New Roman" w:hAnsi="Times New Roman" w:cs="Times New Roman"/>
                  <w:sz w:val="18"/>
                  <w:rPrChange w:id="1028" w:author="ACER" w:date="2025-11-14T01:21:00Z">
                    <w:rPr/>
                  </w:rPrChange>
                </w:rPr>
                <w:t>Matrix Decomposition (Low-rank and Sparse Matrix Decomposition)</w:t>
              </w:r>
            </w:ins>
          </w:p>
        </w:tc>
        <w:tc>
          <w:tcPr>
            <w:tcW w:w="1607" w:type="dxa"/>
            <w:tcPrChange w:id="1029" w:author="ACER" w:date="2025-11-13T11:21:00Z">
              <w:tcPr>
                <w:tcW w:w="1440" w:type="dxa"/>
              </w:tcPr>
            </w:tcPrChange>
          </w:tcPr>
          <w:p w14:paraId="2805E4C0" w14:textId="77777777" w:rsidR="00446A81" w:rsidRPr="00F909E6" w:rsidRDefault="00446A81" w:rsidP="00BA66F6">
            <w:pPr>
              <w:rPr>
                <w:ins w:id="1030" w:author="ACER" w:date="2025-11-04T10:48:00Z"/>
                <w:rFonts w:ascii="Times New Roman" w:hAnsi="Times New Roman" w:cs="Times New Roman"/>
                <w:sz w:val="18"/>
                <w:rPrChange w:id="1031" w:author="ACER" w:date="2025-11-14T01:21:00Z">
                  <w:rPr>
                    <w:ins w:id="1032" w:author="ACER" w:date="2025-11-04T10:48:00Z"/>
                  </w:rPr>
                </w:rPrChange>
              </w:rPr>
            </w:pPr>
            <w:ins w:id="1033" w:author="ACER" w:date="2025-11-04T10:48:00Z">
              <w:r w:rsidRPr="00F909E6">
                <w:rPr>
                  <w:rFonts w:ascii="Times New Roman" w:hAnsi="Times New Roman" w:cs="Times New Roman"/>
                  <w:sz w:val="18"/>
                  <w:rPrChange w:id="1034" w:author="ACER" w:date="2025-11-14T01:21:00Z">
                    <w:rPr/>
                  </w:rPrChange>
                </w:rPr>
                <w:t>Low-rank and sparse matrix decomposition with Mahalanobis distance</w:t>
              </w:r>
            </w:ins>
          </w:p>
        </w:tc>
        <w:tc>
          <w:tcPr>
            <w:tcW w:w="1670" w:type="dxa"/>
            <w:tcPrChange w:id="1035" w:author="ACER" w:date="2025-11-13T11:21:00Z">
              <w:tcPr>
                <w:tcW w:w="1440" w:type="dxa"/>
              </w:tcPr>
            </w:tcPrChange>
          </w:tcPr>
          <w:p w14:paraId="0525546C" w14:textId="77777777" w:rsidR="00446A81" w:rsidRPr="00F909E6" w:rsidRDefault="00446A81" w:rsidP="00BA66F6">
            <w:pPr>
              <w:rPr>
                <w:ins w:id="1036" w:author="ACER" w:date="2025-11-04T10:48:00Z"/>
                <w:rFonts w:ascii="Times New Roman" w:hAnsi="Times New Roman" w:cs="Times New Roman"/>
                <w:sz w:val="18"/>
                <w:rPrChange w:id="1037" w:author="ACER" w:date="2025-11-14T01:21:00Z">
                  <w:rPr>
                    <w:ins w:id="1038" w:author="ACER" w:date="2025-11-04T10:48:00Z"/>
                  </w:rPr>
                </w:rPrChange>
              </w:rPr>
            </w:pPr>
            <w:ins w:id="1039" w:author="ACER" w:date="2025-11-04T10:48:00Z">
              <w:r w:rsidRPr="00F909E6">
                <w:rPr>
                  <w:rFonts w:ascii="Times New Roman" w:hAnsi="Times New Roman" w:cs="Times New Roman"/>
                  <w:sz w:val="18"/>
                  <w:rPrChange w:id="1040" w:author="ACER" w:date="2025-11-14T01:21:00Z">
                    <w:rPr/>
                  </w:rPrChange>
                </w:rPr>
                <w:t>Four hyperspectral images (No mention found)</w:t>
              </w:r>
            </w:ins>
          </w:p>
        </w:tc>
        <w:tc>
          <w:tcPr>
            <w:tcW w:w="1493" w:type="dxa"/>
            <w:tcPrChange w:id="1041" w:author="ACER" w:date="2025-11-13T11:21:00Z">
              <w:tcPr>
                <w:tcW w:w="1440" w:type="dxa"/>
              </w:tcPr>
            </w:tcPrChange>
          </w:tcPr>
          <w:p w14:paraId="04246F55" w14:textId="77777777" w:rsidR="00446A81" w:rsidRPr="00F909E6" w:rsidRDefault="00446A81" w:rsidP="00BA66F6">
            <w:pPr>
              <w:rPr>
                <w:ins w:id="1042" w:author="ACER" w:date="2025-11-04T10:48:00Z"/>
                <w:rFonts w:ascii="Times New Roman" w:hAnsi="Times New Roman" w:cs="Times New Roman"/>
                <w:sz w:val="18"/>
                <w:rPrChange w:id="1043" w:author="ACER" w:date="2025-11-14T01:21:00Z">
                  <w:rPr>
                    <w:ins w:id="1044" w:author="ACER" w:date="2025-11-04T10:48:00Z"/>
                  </w:rPr>
                </w:rPrChange>
              </w:rPr>
            </w:pPr>
            <w:ins w:id="1045" w:author="ACER" w:date="2025-11-04T10:48:00Z">
              <w:r w:rsidRPr="00F909E6">
                <w:rPr>
                  <w:rFonts w:ascii="Times New Roman" w:hAnsi="Times New Roman" w:cs="Times New Roman"/>
                  <w:sz w:val="18"/>
                  <w:rPrChange w:id="1046" w:author="ACER" w:date="2025-11-14T01:21:00Z">
                    <w:rPr/>
                  </w:rPrChange>
                </w:rPr>
                <w:t>No</w:t>
              </w:r>
            </w:ins>
          </w:p>
        </w:tc>
      </w:tr>
    </w:tbl>
    <w:p w14:paraId="0FEDAD00" w14:textId="348BF430" w:rsidR="0043400B" w:rsidRPr="00F909E6" w:rsidRDefault="0043400B">
      <w:pPr>
        <w:rPr>
          <w:ins w:id="1047" w:author="ACER" w:date="2025-11-05T01:52:00Z"/>
          <w:color w:val="000000"/>
          <w:rPrChange w:id="1048" w:author="ACER" w:date="2025-11-14T01:21:00Z">
            <w:rPr>
              <w:ins w:id="1049" w:author="ACER" w:date="2025-11-05T01:52:00Z"/>
              <w:color w:val="000000"/>
            </w:rPr>
          </w:rPrChange>
        </w:rPr>
        <w:sectPr w:rsidR="0043400B" w:rsidRPr="00F909E6" w:rsidSect="00446A81">
          <w:footnotePr>
            <w:numRestart w:val="eachSect"/>
          </w:footnotePr>
          <w:type w:val="continuous"/>
          <w:pgSz w:w="12240" w:h="15840"/>
          <w:pgMar w:top="1008" w:right="936" w:bottom="1008" w:left="936" w:header="432" w:footer="432" w:gutter="0"/>
          <w:pgNumType w:start="1"/>
          <w:cols w:space="288"/>
        </w:sectPr>
      </w:pPr>
    </w:p>
    <w:p w14:paraId="752FF10B" w14:textId="57A86950" w:rsidR="00732E46" w:rsidRPr="00F909E6" w:rsidDel="0058434C" w:rsidRDefault="000F2C11">
      <w:pPr>
        <w:widowControl w:val="0"/>
        <w:pBdr>
          <w:top w:val="nil"/>
          <w:left w:val="nil"/>
          <w:bottom w:val="nil"/>
          <w:right w:val="nil"/>
          <w:between w:val="nil"/>
        </w:pBdr>
        <w:spacing w:line="252" w:lineRule="auto"/>
        <w:jc w:val="both"/>
        <w:rPr>
          <w:del w:id="1050" w:author="ACER" w:date="2025-11-04T10:37:00Z"/>
          <w:rPrChange w:id="1051" w:author="ACER" w:date="2025-11-14T01:21:00Z">
            <w:rPr>
              <w:del w:id="1052" w:author="ACER" w:date="2025-11-04T10:37:00Z"/>
            </w:rPr>
          </w:rPrChange>
        </w:rPr>
        <w:pPrChange w:id="1053" w:author="ACER" w:date="2025-11-04T10:37:00Z">
          <w:pPr>
            <w:widowControl w:val="0"/>
            <w:pBdr>
              <w:top w:val="nil"/>
              <w:left w:val="nil"/>
              <w:bottom w:val="nil"/>
              <w:right w:val="nil"/>
              <w:between w:val="nil"/>
            </w:pBdr>
            <w:spacing w:line="252" w:lineRule="auto"/>
            <w:ind w:firstLine="202"/>
            <w:jc w:val="both"/>
          </w:pPr>
        </w:pPrChange>
      </w:pPr>
      <w:del w:id="1054" w:author="ACER" w:date="2025-11-04T10:37:00Z">
        <w:r w:rsidRPr="00F909E6" w:rsidDel="0058434C">
          <w:rPr>
            <w:color w:val="000000"/>
            <w:rPrChange w:id="1055" w:author="ACER" w:date="2025-11-14T01:21:00Z">
              <w:rPr>
                <w:color w:val="000000"/>
              </w:rPr>
            </w:rPrChange>
          </w:rPr>
          <w:lastRenderedPageBreak/>
          <w:delText>Number</w:delText>
        </w:r>
        <w:r w:rsidRPr="00F909E6" w:rsidDel="0058434C">
          <w:rPr>
            <w:rPrChange w:id="1056" w:author="ACER" w:date="2025-11-14T01:21:00Z">
              <w:rPr/>
            </w:rPrChange>
          </w:rPr>
          <w:delText xml:space="preserve"> equations consecutively with equation numbers in parentheses flush with the right margin of the column, as in (1). First use the equation editor to create the equation. Then </w:delText>
        </w:r>
        <w:r w:rsidR="005E2D10" w:rsidRPr="00F909E6" w:rsidDel="0058434C">
          <w:rPr>
            <w:rPrChange w:id="1057" w:author="ACER" w:date="2025-11-14T01:21:00Z">
              <w:rPr/>
            </w:rPrChange>
          </w:rPr>
          <w:delText xml:space="preserve">select </w:delText>
        </w:r>
        <w:r w:rsidRPr="00F909E6" w:rsidDel="0058434C">
          <w:rPr>
            <w:rPrChange w:id="1058" w:author="ACER" w:date="2025-11-14T01:21:00Z">
              <w:rPr/>
            </w:rPrChange>
          </w:rPr>
          <w:delText xml:space="preserve">the “Equation” markup style. Press the tab key and write the equation </w:delText>
        </w:r>
        <w:r w:rsidRPr="00F909E6" w:rsidDel="0058434C">
          <w:rPr>
            <w:color w:val="000000"/>
            <w:rPrChange w:id="1059" w:author="ACER" w:date="2025-11-14T01:21:00Z">
              <w:rPr>
                <w:color w:val="000000"/>
              </w:rPr>
            </w:rPrChange>
          </w:rPr>
          <w:delText>number</w:delText>
        </w:r>
        <w:r w:rsidRPr="00F909E6" w:rsidDel="0058434C">
          <w:rPr>
            <w:rPrChange w:id="1060" w:author="ACER" w:date="2025-11-14T01:21:00Z">
              <w:rPr/>
            </w:rPrChange>
          </w:rPr>
          <w:delText xml:space="preserve"> in parentheses. To make your equations more compact, you may use the solidus ( / ), the exp function, or appropriate exponents. Use parentheses to avoid ambiguities in denominators. Punctuate equations when they are part of a sentence, as in</w:delText>
        </w:r>
      </w:del>
    </w:p>
    <w:p w14:paraId="4B3F1CB8" w14:textId="49CD0C81" w:rsidR="00732E46" w:rsidRPr="00F909E6" w:rsidDel="0058434C" w:rsidRDefault="000F2C11">
      <w:pPr>
        <w:widowControl w:val="0"/>
        <w:pBdr>
          <w:top w:val="nil"/>
          <w:left w:val="nil"/>
          <w:bottom w:val="nil"/>
          <w:right w:val="nil"/>
          <w:between w:val="nil"/>
        </w:pBdr>
        <w:spacing w:line="252" w:lineRule="auto"/>
        <w:jc w:val="both"/>
        <w:rPr>
          <w:del w:id="1061" w:author="ACER" w:date="2025-11-04T10:37:00Z"/>
          <w:color w:val="000000"/>
          <w:rPrChange w:id="1062" w:author="ACER" w:date="2025-11-14T01:21:00Z">
            <w:rPr>
              <w:del w:id="1063" w:author="ACER" w:date="2025-11-04T10:37:00Z"/>
              <w:color w:val="000000"/>
            </w:rPr>
          </w:rPrChange>
        </w:rPr>
        <w:pPrChange w:id="1064" w:author="ACER" w:date="2025-11-04T10:37:00Z">
          <w:pPr>
            <w:widowControl w:val="0"/>
            <w:pBdr>
              <w:top w:val="nil"/>
              <w:left w:val="nil"/>
              <w:bottom w:val="nil"/>
              <w:right w:val="nil"/>
              <w:between w:val="nil"/>
            </w:pBdr>
            <w:tabs>
              <w:tab w:val="center" w:pos="2790"/>
              <w:tab w:val="right" w:pos="5040"/>
            </w:tabs>
            <w:spacing w:line="252" w:lineRule="auto"/>
            <w:jc w:val="center"/>
          </w:pPr>
        </w:pPrChange>
      </w:pPr>
      <w:del w:id="1065" w:author="ACER" w:date="2025-11-04T10:37:00Z">
        <w:r w:rsidRPr="00F909E6" w:rsidDel="0058434C">
          <w:rPr>
            <w:color w:val="000000"/>
            <w:rPrChange w:id="1066" w:author="ACER" w:date="2025-11-14T01:21:00Z">
              <w:rPr>
                <w:color w:val="000000"/>
              </w:rPr>
            </w:rPrChange>
          </w:rPr>
          <w:tab/>
        </w:r>
        <w:r w:rsidRPr="00F909E6" w:rsidDel="0058434C">
          <w:rPr>
            <w:i/>
            <w:rPrChange w:id="1067" w:author="ACER" w:date="2025-11-14T01:21:00Z">
              <w:rPr>
                <w:i/>
              </w:rPr>
            </w:rPrChange>
          </w:rPr>
          <w:delText>B</w:delText>
        </w:r>
        <w:r w:rsidRPr="00F909E6" w:rsidDel="0058434C">
          <w:rPr>
            <w:i/>
            <w:vertAlign w:val="subscript"/>
            <w:rPrChange w:id="1068" w:author="ACER" w:date="2025-11-14T01:21:00Z">
              <w:rPr>
                <w:i/>
                <w:vertAlign w:val="subscript"/>
              </w:rPr>
            </w:rPrChange>
          </w:rPr>
          <w:delText xml:space="preserve">p </w:delText>
        </w:r>
        <w:r w:rsidRPr="00F909E6" w:rsidDel="0058434C">
          <w:rPr>
            <w:rPrChange w:id="1069" w:author="ACER" w:date="2025-11-14T01:21:00Z">
              <w:rPr/>
            </w:rPrChange>
          </w:rPr>
          <w:delText xml:space="preserve">+ </w:delText>
        </w:r>
        <w:r w:rsidRPr="00F909E6" w:rsidDel="0058434C">
          <w:rPr>
            <w:i/>
            <w:rPrChange w:id="1070" w:author="ACER" w:date="2025-11-14T01:21:00Z">
              <w:rPr>
                <w:i/>
              </w:rPr>
            </w:rPrChange>
          </w:rPr>
          <w:delText>H</w:delText>
        </w:r>
        <w:r w:rsidRPr="00F909E6" w:rsidDel="0058434C">
          <w:rPr>
            <w:vertAlign w:val="subscript"/>
            <w:rPrChange w:id="1071" w:author="ACER" w:date="2025-11-14T01:21:00Z">
              <w:rPr>
                <w:vertAlign w:val="subscript"/>
              </w:rPr>
            </w:rPrChange>
          </w:rPr>
          <w:delText>2</w:delText>
        </w:r>
        <w:r w:rsidRPr="00F909E6" w:rsidDel="0058434C">
          <w:rPr>
            <w:rPrChange w:id="1072" w:author="ACER" w:date="2025-11-14T01:21:00Z">
              <w:rPr/>
            </w:rPrChange>
          </w:rPr>
          <w:delText xml:space="preserve"> = 40.</w:delText>
        </w:r>
        <w:r w:rsidRPr="00F909E6" w:rsidDel="0058434C">
          <w:rPr>
            <w:rPrChange w:id="1073" w:author="ACER" w:date="2025-11-14T01:21:00Z">
              <w:rPr/>
            </w:rPrChange>
          </w:rPr>
          <w:tab/>
        </w:r>
        <w:r w:rsidRPr="00F909E6" w:rsidDel="0058434C">
          <w:rPr>
            <w:color w:val="000000"/>
            <w:rPrChange w:id="1074" w:author="ACER" w:date="2025-11-14T01:21:00Z">
              <w:rPr>
                <w:color w:val="000000"/>
              </w:rPr>
            </w:rPrChange>
          </w:rPr>
          <w:delText>(1)</w:delText>
        </w:r>
      </w:del>
    </w:p>
    <w:p w14:paraId="394EE51F" w14:textId="6929607C" w:rsidR="00A853F3" w:rsidRPr="00F909E6" w:rsidDel="00686383" w:rsidRDefault="00A853F3">
      <w:pPr>
        <w:widowControl w:val="0"/>
        <w:pBdr>
          <w:top w:val="nil"/>
          <w:left w:val="nil"/>
          <w:bottom w:val="nil"/>
          <w:right w:val="nil"/>
          <w:between w:val="nil"/>
        </w:pBdr>
        <w:spacing w:before="20" w:line="252" w:lineRule="auto"/>
        <w:jc w:val="both"/>
        <w:rPr>
          <w:del w:id="1075" w:author="ACER" w:date="2025-11-04T11:21:00Z"/>
          <w:color w:val="000000"/>
          <w:rPrChange w:id="1076" w:author="ACER" w:date="2025-11-14T01:21:00Z">
            <w:rPr>
              <w:del w:id="1077" w:author="ACER" w:date="2025-11-04T11:21:00Z"/>
              <w:color w:val="000000"/>
            </w:rPr>
          </w:rPrChange>
        </w:rPr>
        <w:pPrChange w:id="1078" w:author="ACER" w:date="2025-11-04T10:37:00Z">
          <w:pPr>
            <w:widowControl w:val="0"/>
            <w:pBdr>
              <w:top w:val="nil"/>
              <w:left w:val="nil"/>
              <w:bottom w:val="nil"/>
              <w:right w:val="nil"/>
              <w:between w:val="nil"/>
            </w:pBdr>
            <w:spacing w:before="20" w:line="252" w:lineRule="auto"/>
            <w:ind w:firstLine="202"/>
            <w:jc w:val="both"/>
          </w:pPr>
        </w:pPrChange>
      </w:pPr>
    </w:p>
    <w:p w14:paraId="0ACC2F98" w14:textId="521925AA" w:rsidR="00732E46" w:rsidRPr="00F909E6" w:rsidDel="0058434C" w:rsidRDefault="00E57D3D" w:rsidP="00A853F3">
      <w:pPr>
        <w:widowControl w:val="0"/>
        <w:pBdr>
          <w:top w:val="nil"/>
          <w:left w:val="nil"/>
          <w:bottom w:val="nil"/>
          <w:right w:val="nil"/>
          <w:between w:val="nil"/>
        </w:pBdr>
        <w:spacing w:line="252" w:lineRule="auto"/>
        <w:ind w:firstLine="202"/>
        <w:jc w:val="both"/>
        <w:rPr>
          <w:del w:id="1079" w:author="ACER" w:date="2025-11-04T10:37:00Z"/>
          <w:color w:val="000000"/>
          <w:rPrChange w:id="1080" w:author="ACER" w:date="2025-11-14T01:21:00Z">
            <w:rPr>
              <w:del w:id="1081" w:author="ACER" w:date="2025-11-04T10:37:00Z"/>
              <w:color w:val="000000"/>
            </w:rPr>
          </w:rPrChange>
        </w:rPr>
      </w:pPr>
      <w:del w:id="1082" w:author="ACER" w:date="2025-11-04T10:37:00Z">
        <w:r w:rsidRPr="00F909E6" w:rsidDel="0058434C">
          <w:rPr>
            <w:color w:val="000000"/>
            <w:rPrChange w:id="1083" w:author="ACER" w:date="2025-11-14T01:21:00Z">
              <w:rPr>
                <w:color w:val="000000"/>
              </w:rPr>
            </w:rPrChange>
          </w:rPr>
          <w:delText>Be sure that the symbols in your equation have been defined before the equation appears or immediately following. Italicize</w:delText>
        </w:r>
        <w:r w:rsidR="00A853F3" w:rsidRPr="00F909E6" w:rsidDel="0058434C">
          <w:rPr>
            <w:color w:val="000000"/>
            <w:rPrChange w:id="1084" w:author="ACER" w:date="2025-11-14T01:21:00Z">
              <w:rPr>
                <w:color w:val="000000"/>
              </w:rPr>
            </w:rPrChange>
          </w:rPr>
          <w:delText xml:space="preserve"> </w:delText>
        </w:r>
        <w:r w:rsidR="000F2C11" w:rsidRPr="00F909E6" w:rsidDel="0058434C">
          <w:rPr>
            <w:color w:val="000000"/>
            <w:rPrChange w:id="1085" w:author="ACER" w:date="2025-11-14T01:21:00Z">
              <w:rPr>
                <w:color w:val="000000"/>
              </w:rPr>
            </w:rPrChange>
          </w:rPr>
          <w:delText>symbols (</w:delText>
        </w:r>
        <w:r w:rsidR="000F2C11" w:rsidRPr="00F909E6" w:rsidDel="0058434C">
          <w:rPr>
            <w:i/>
            <w:color w:val="000000"/>
            <w:rPrChange w:id="1086" w:author="ACER" w:date="2025-11-14T01:21:00Z">
              <w:rPr>
                <w:i/>
                <w:color w:val="000000"/>
              </w:rPr>
            </w:rPrChange>
          </w:rPr>
          <w:delText>T</w:delText>
        </w:r>
        <w:r w:rsidR="000F2C11" w:rsidRPr="00F909E6" w:rsidDel="0058434C">
          <w:rPr>
            <w:color w:val="000000"/>
            <w:rPrChange w:id="1087" w:author="ACER" w:date="2025-11-14T01:21:00Z">
              <w:rPr>
                <w:color w:val="000000"/>
              </w:rPr>
            </w:rPrChange>
          </w:rPr>
          <w:delText xml:space="preserve"> might refer to temperature, but T is the unit tesla). </w:delText>
        </w:r>
        <w:r w:rsidR="000F2C11" w:rsidRPr="00F909E6" w:rsidDel="0058434C">
          <w:rPr>
            <w:rPrChange w:id="1088" w:author="ACER" w:date="2025-11-14T01:21:00Z">
              <w:rPr/>
            </w:rPrChange>
          </w:rPr>
          <w:delText xml:space="preserve">When referring to an equation or formula, use simply </w:delText>
        </w:r>
        <w:r w:rsidR="000F2C11" w:rsidRPr="00F909E6" w:rsidDel="0058434C">
          <w:rPr>
            <w:color w:val="000000"/>
            <w:rPrChange w:id="1089" w:author="ACER" w:date="2025-11-14T01:21:00Z">
              <w:rPr>
                <w:color w:val="000000"/>
              </w:rPr>
            </w:rPrChange>
          </w:rPr>
          <w:delText>“(1),” not “Eq. (1)” or “equation (1),” except at the beginning of a sentence: “Equation (1) is ... .”</w:delText>
        </w:r>
      </w:del>
    </w:p>
    <w:p w14:paraId="233DFA19" w14:textId="29C6C114" w:rsidR="00031B79" w:rsidRPr="00F909E6" w:rsidDel="0058434C" w:rsidRDefault="00031B79" w:rsidP="00A65256">
      <w:pPr>
        <w:widowControl w:val="0"/>
        <w:pBdr>
          <w:top w:val="nil"/>
          <w:left w:val="nil"/>
          <w:bottom w:val="nil"/>
          <w:right w:val="nil"/>
          <w:between w:val="nil"/>
        </w:pBdr>
        <w:spacing w:before="20" w:line="252" w:lineRule="auto"/>
        <w:ind w:firstLine="202"/>
        <w:jc w:val="both"/>
        <w:rPr>
          <w:del w:id="1090" w:author="ACER" w:date="2025-11-04T10:37:00Z"/>
          <w:color w:val="000000"/>
          <w:rPrChange w:id="1091" w:author="ACER" w:date="2025-11-14T01:21:00Z">
            <w:rPr>
              <w:del w:id="1092" w:author="ACER" w:date="2025-11-04T10:37:00Z"/>
              <w:color w:val="000000"/>
            </w:rPr>
          </w:rPrChange>
        </w:rPr>
      </w:pPr>
    </w:p>
    <w:p w14:paraId="120293A3" w14:textId="4E436D24" w:rsidR="002947C5" w:rsidRPr="00F909E6" w:rsidDel="0058434C" w:rsidRDefault="002947C5" w:rsidP="00D050EC">
      <w:pPr>
        <w:pStyle w:val="Heading2"/>
        <w:numPr>
          <w:ilvl w:val="0"/>
          <w:numId w:val="0"/>
        </w:numPr>
        <w:rPr>
          <w:del w:id="1093" w:author="ACER" w:date="2025-11-04T10:37:00Z"/>
          <w:rPrChange w:id="1094" w:author="ACER" w:date="2025-11-14T01:21:00Z">
            <w:rPr>
              <w:del w:id="1095" w:author="ACER" w:date="2025-11-04T10:37:00Z"/>
            </w:rPr>
          </w:rPrChange>
        </w:rPr>
      </w:pPr>
      <w:del w:id="1096" w:author="ACER" w:date="2025-11-04T10:37:00Z">
        <w:r w:rsidRPr="00F909E6" w:rsidDel="0058434C">
          <w:rPr>
            <w:rPrChange w:id="1097" w:author="ACER" w:date="2025-11-14T01:21:00Z">
              <w:rPr/>
            </w:rPrChange>
          </w:rPr>
          <w:delText>B. Algorithms</w:delText>
        </w:r>
      </w:del>
    </w:p>
    <w:p w14:paraId="4FA98CB4" w14:textId="79DFA109" w:rsidR="002947C5" w:rsidRPr="00F909E6" w:rsidDel="0058434C" w:rsidRDefault="002947C5" w:rsidP="00D050EC">
      <w:pPr>
        <w:pStyle w:val="Text"/>
        <w:rPr>
          <w:del w:id="1098" w:author="ACER" w:date="2025-11-04T10:37:00Z"/>
          <w:color w:val="000000"/>
          <w:rPrChange w:id="1099" w:author="ACER" w:date="2025-11-14T01:21:00Z">
            <w:rPr>
              <w:del w:id="1100" w:author="ACER" w:date="2025-11-04T10:37:00Z"/>
              <w:color w:val="000000"/>
            </w:rPr>
          </w:rPrChange>
        </w:rPr>
      </w:pPr>
      <w:del w:id="1101" w:author="ACER" w:date="2025-11-04T10:37:00Z">
        <w:r w:rsidRPr="00F909E6" w:rsidDel="0058434C">
          <w:rPr>
            <w:rPrChange w:id="1102" w:author="ACER" w:date="2025-11-14T01:21:00Z">
              <w:rPr/>
            </w:rPrChange>
          </w:rPr>
          <w:delText>Algorithms should be numbered and include a short title.</w:delText>
        </w:r>
        <w:r w:rsidR="007A2DEB" w:rsidRPr="00F909E6" w:rsidDel="0058434C">
          <w:rPr>
            <w:rPrChange w:id="1103" w:author="ACER" w:date="2025-11-14T01:21:00Z">
              <w:rPr/>
            </w:rPrChange>
          </w:rPr>
          <w:delText xml:space="preserve"> </w:delText>
        </w:r>
        <w:r w:rsidRPr="00F909E6" w:rsidDel="0058434C">
          <w:rPr>
            <w:rPrChange w:id="1104" w:author="ACER" w:date="2025-11-14T01:21:00Z">
              <w:rPr/>
            </w:rPrChange>
          </w:rPr>
          <w:delText>They are set off from the text with rules above and below the</w:delText>
        </w:r>
        <w:r w:rsidR="00B05CCE" w:rsidRPr="00F909E6" w:rsidDel="0058434C">
          <w:rPr>
            <w:rPrChange w:id="1105" w:author="ACER" w:date="2025-11-14T01:21:00Z">
              <w:rPr/>
            </w:rPrChange>
          </w:rPr>
          <w:delText xml:space="preserve"> </w:delText>
        </w:r>
        <w:r w:rsidRPr="00F909E6" w:rsidDel="0058434C">
          <w:rPr>
            <w:rPrChange w:id="1106" w:author="ACER" w:date="2025-11-14T01:21:00Z">
              <w:rPr/>
            </w:rPrChange>
          </w:rPr>
          <w:delText>title and after the last line.</w:delText>
        </w:r>
      </w:del>
    </w:p>
    <w:p w14:paraId="43B7010B" w14:textId="736771CD" w:rsidR="00621141" w:rsidRPr="00F909E6" w:rsidDel="00686383" w:rsidRDefault="00621141" w:rsidP="00621141">
      <w:pPr>
        <w:pStyle w:val="PARAIndent"/>
        <w:spacing w:before="240"/>
        <w:rPr>
          <w:del w:id="1107" w:author="ACER" w:date="2025-11-04T11:21:00Z"/>
          <w:rFonts w:eastAsia="NimbusRomNo9L-Regu"/>
          <w:lang w:eastAsia="en-IN"/>
          <w:rPrChange w:id="1108" w:author="ACER" w:date="2025-11-14T01:21:00Z">
            <w:rPr>
              <w:del w:id="1109" w:author="ACER" w:date="2025-11-04T11:21:00Z"/>
              <w:rFonts w:eastAsia="NimbusRomNo9L-Regu"/>
              <w:lang w:eastAsia="en-IN"/>
            </w:rPr>
          </w:rPrChange>
        </w:rPr>
      </w:pPr>
      <w:del w:id="1110" w:author="ACER" w:date="2025-11-04T10:37:00Z">
        <w:r w:rsidRPr="00F909E6" w:rsidDel="0058434C">
          <w:rPr>
            <w:noProof/>
            <w:lang w:val="en-IN" w:eastAsia="en-IN"/>
            <w:rPrChange w:id="1111" w:author="ACER" w:date="2025-11-14T01:21:00Z">
              <w:rPr>
                <w:noProof/>
                <w:lang w:val="en-IN" w:eastAsia="en-IN"/>
              </w:rPr>
            </w:rPrChange>
          </w:rPr>
          <w:drawing>
            <wp:inline distT="0" distB="0" distL="0" distR="0" wp14:anchorId="02982399" wp14:editId="441842A1">
              <wp:extent cx="3392170" cy="2232546"/>
              <wp:effectExtent l="0" t="0" r="0" b="0"/>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65096" cy="2280542"/>
                      </a:xfrm>
                      <a:prstGeom prst="rect">
                        <a:avLst/>
                      </a:prstGeom>
                      <a:noFill/>
                      <a:ln>
                        <a:noFill/>
                      </a:ln>
                    </pic:spPr>
                  </pic:pic>
                </a:graphicData>
              </a:graphic>
            </wp:inline>
          </w:drawing>
        </w:r>
      </w:del>
    </w:p>
    <w:p w14:paraId="4F1C26D4" w14:textId="5067DC72" w:rsidR="00732E46" w:rsidRPr="00F909E6" w:rsidDel="0058434C" w:rsidRDefault="00DB3364" w:rsidP="00827FB8">
      <w:pPr>
        <w:pStyle w:val="Heading1"/>
        <w:rPr>
          <w:del w:id="1112" w:author="ACER" w:date="2025-11-04T10:37:00Z"/>
          <w:rPrChange w:id="1113" w:author="ACER" w:date="2025-11-14T01:21:00Z">
            <w:rPr>
              <w:del w:id="1114" w:author="ACER" w:date="2025-11-04T10:37:00Z"/>
            </w:rPr>
          </w:rPrChange>
        </w:rPr>
      </w:pPr>
      <w:del w:id="1115" w:author="ACER" w:date="2025-11-04T10:37:00Z">
        <w:r w:rsidRPr="00F909E6" w:rsidDel="0058434C">
          <w:rPr>
            <w:rPrChange w:id="1116" w:author="ACER" w:date="2025-11-14T01:21:00Z">
              <w:rPr/>
            </w:rPrChange>
          </w:rPr>
          <w:delText xml:space="preserve">IV. </w:delText>
        </w:r>
        <w:r w:rsidR="000F2C11" w:rsidRPr="00F909E6" w:rsidDel="0058434C">
          <w:rPr>
            <w:rPrChange w:id="1117" w:author="ACER" w:date="2025-11-14T01:21:00Z">
              <w:rPr/>
            </w:rPrChange>
          </w:rPr>
          <w:delText xml:space="preserve">Guidelines for Graphics Preparation </w:delText>
        </w:r>
        <w:r w:rsidR="000F2C11" w:rsidRPr="00F909E6" w:rsidDel="0058434C">
          <w:rPr>
            <w:rPrChange w:id="1118" w:author="ACER" w:date="2025-11-14T01:21:00Z">
              <w:rPr/>
            </w:rPrChange>
          </w:rPr>
          <w:br/>
          <w:delText>and Submission</w:delText>
        </w:r>
      </w:del>
    </w:p>
    <w:p w14:paraId="060A7626" w14:textId="2F39E118" w:rsidR="00732E46" w:rsidRPr="00F909E6" w:rsidDel="0058434C" w:rsidRDefault="00DB3364" w:rsidP="007E5119">
      <w:pPr>
        <w:pStyle w:val="Heading2"/>
        <w:numPr>
          <w:ilvl w:val="0"/>
          <w:numId w:val="0"/>
        </w:numPr>
        <w:spacing w:before="240"/>
        <w:rPr>
          <w:del w:id="1119" w:author="ACER" w:date="2025-11-04T10:37:00Z"/>
          <w:rPrChange w:id="1120" w:author="ACER" w:date="2025-11-14T01:21:00Z">
            <w:rPr>
              <w:del w:id="1121" w:author="ACER" w:date="2025-11-04T10:37:00Z"/>
            </w:rPr>
          </w:rPrChange>
        </w:rPr>
      </w:pPr>
      <w:del w:id="1122" w:author="ACER" w:date="2025-11-04T10:37:00Z">
        <w:r w:rsidRPr="00F909E6" w:rsidDel="0058434C">
          <w:rPr>
            <w:rPrChange w:id="1123" w:author="ACER" w:date="2025-11-14T01:21:00Z">
              <w:rPr/>
            </w:rPrChange>
          </w:rPr>
          <w:delText xml:space="preserve">A. </w:delText>
        </w:r>
        <w:r w:rsidR="000F2C11" w:rsidRPr="00F909E6" w:rsidDel="0058434C">
          <w:rPr>
            <w:rPrChange w:id="1124" w:author="ACER" w:date="2025-11-14T01:21:00Z">
              <w:rPr/>
            </w:rPrChange>
          </w:rPr>
          <w:delText>Types of Graphics</w:delText>
        </w:r>
      </w:del>
    </w:p>
    <w:p w14:paraId="5A634F31" w14:textId="4A5773B1" w:rsidR="00732E46" w:rsidRPr="00F909E6" w:rsidDel="0058434C" w:rsidRDefault="000F2C11">
      <w:pPr>
        <w:ind w:firstLine="144"/>
        <w:jc w:val="both"/>
        <w:rPr>
          <w:del w:id="1125" w:author="ACER" w:date="2025-11-04T10:37:00Z"/>
          <w:rPrChange w:id="1126" w:author="ACER" w:date="2025-11-14T01:21:00Z">
            <w:rPr>
              <w:del w:id="1127" w:author="ACER" w:date="2025-11-04T10:37:00Z"/>
            </w:rPr>
          </w:rPrChange>
        </w:rPr>
      </w:pPr>
      <w:del w:id="1128" w:author="ACER" w:date="2025-11-04T10:37:00Z">
        <w:r w:rsidRPr="00F909E6" w:rsidDel="0058434C">
          <w:rPr>
            <w:rPrChange w:id="1129" w:author="ACER" w:date="2025-11-14T01:21:00Z">
              <w:rPr/>
            </w:rPrChange>
          </w:rPr>
          <w:delText>The following list outlines the different types of graphics published in IEEE journals. They are categorized based on their construction, and use of color / shades of gray:</w:delText>
        </w:r>
      </w:del>
    </w:p>
    <w:p w14:paraId="076B9C40" w14:textId="173D5E5E" w:rsidR="00732E46" w:rsidRPr="00F909E6" w:rsidDel="0058434C" w:rsidRDefault="000F2C11" w:rsidP="00DB3364">
      <w:pPr>
        <w:pStyle w:val="ListParagraph"/>
        <w:numPr>
          <w:ilvl w:val="1"/>
          <w:numId w:val="10"/>
        </w:numPr>
        <w:rPr>
          <w:del w:id="1130" w:author="ACER" w:date="2025-11-04T10:37:00Z"/>
          <w:rFonts w:eastAsia="Times"/>
          <w:color w:val="000000"/>
          <w:rPrChange w:id="1131" w:author="ACER" w:date="2025-11-14T01:21:00Z">
            <w:rPr>
              <w:del w:id="1132" w:author="ACER" w:date="2025-11-04T10:37:00Z"/>
              <w:rFonts w:ascii="Times" w:eastAsia="Times" w:hAnsi="Times" w:cs="Times"/>
              <w:color w:val="000000"/>
            </w:rPr>
          </w:rPrChange>
        </w:rPr>
      </w:pPr>
      <w:del w:id="1133" w:author="ACER" w:date="2025-11-04T10:37:00Z">
        <w:r w:rsidRPr="00F909E6" w:rsidDel="0058434C">
          <w:rPr>
            <w:b/>
            <w:rPrChange w:id="1134" w:author="ACER" w:date="2025-11-14T01:21:00Z">
              <w:rPr>
                <w:b/>
              </w:rPr>
            </w:rPrChange>
          </w:rPr>
          <w:delText>Color/Grayscale Figures</w:delText>
        </w:r>
        <w:r w:rsidR="00DB3364" w:rsidRPr="00F909E6" w:rsidDel="0058434C">
          <w:rPr>
            <w:rPrChange w:id="1135" w:author="ACER" w:date="2025-11-14T01:21:00Z">
              <w:rPr/>
            </w:rPrChange>
          </w:rPr>
          <w:br/>
        </w:r>
        <w:r w:rsidRPr="00F909E6" w:rsidDel="0058434C">
          <w:rPr>
            <w:rFonts w:eastAsia="Times"/>
            <w:color w:val="000000"/>
            <w:rPrChange w:id="1136" w:author="ACER" w:date="2025-11-14T01:21:00Z">
              <w:rPr>
                <w:rFonts w:ascii="Times" w:eastAsia="Times" w:hAnsi="Times" w:cs="Times"/>
                <w:color w:val="000000"/>
              </w:rPr>
            </w:rPrChange>
          </w:rPr>
          <w:delText xml:space="preserve">Figures that are meant to appear in color, or shades of black/gray. Such figures may include photographs, </w:delText>
        </w:r>
        <w:r w:rsidRPr="00F909E6" w:rsidDel="0058434C">
          <w:rPr>
            <w:rFonts w:eastAsia="Times"/>
            <w:color w:val="000000"/>
            <w:rPrChange w:id="1137" w:author="ACER" w:date="2025-11-14T01:21:00Z">
              <w:rPr>
                <w:rFonts w:ascii="Times" w:eastAsia="Times" w:hAnsi="Times" w:cs="Times"/>
                <w:color w:val="000000"/>
              </w:rPr>
            </w:rPrChange>
          </w:rPr>
          <w:br/>
          <w:delText>illustrations, multicolor graphs, and flowcharts.</w:delText>
        </w:r>
      </w:del>
    </w:p>
    <w:p w14:paraId="6B1DACC8" w14:textId="5ABF3106" w:rsidR="00732E46" w:rsidRPr="00F909E6" w:rsidDel="0058434C" w:rsidRDefault="000F2C11" w:rsidP="00DB3364">
      <w:pPr>
        <w:pStyle w:val="ListParagraph"/>
        <w:numPr>
          <w:ilvl w:val="1"/>
          <w:numId w:val="10"/>
        </w:numPr>
        <w:rPr>
          <w:del w:id="1138" w:author="ACER" w:date="2025-11-04T10:37:00Z"/>
          <w:rFonts w:eastAsia="Times"/>
          <w:color w:val="000000"/>
          <w:rPrChange w:id="1139" w:author="ACER" w:date="2025-11-14T01:21:00Z">
            <w:rPr>
              <w:del w:id="1140" w:author="ACER" w:date="2025-11-04T10:37:00Z"/>
              <w:rFonts w:ascii="Times" w:eastAsia="Times" w:hAnsi="Times" w:cs="Times"/>
              <w:color w:val="000000"/>
            </w:rPr>
          </w:rPrChange>
        </w:rPr>
      </w:pPr>
      <w:del w:id="1141" w:author="ACER" w:date="2025-11-04T10:37:00Z">
        <w:r w:rsidRPr="00F909E6" w:rsidDel="0058434C">
          <w:rPr>
            <w:b/>
            <w:rPrChange w:id="1142" w:author="ACER" w:date="2025-11-14T01:21:00Z">
              <w:rPr>
                <w:b/>
              </w:rPr>
            </w:rPrChange>
          </w:rPr>
          <w:delText>Line Art Figures</w:delText>
        </w:r>
        <w:r w:rsidR="00DB3364" w:rsidRPr="00F909E6" w:rsidDel="0058434C">
          <w:rPr>
            <w:rFonts w:eastAsia="Times"/>
            <w:color w:val="000000"/>
            <w:rPrChange w:id="1143" w:author="ACER" w:date="2025-11-14T01:21:00Z">
              <w:rPr>
                <w:rFonts w:ascii="Times" w:eastAsia="Times" w:hAnsi="Times" w:cs="Times"/>
                <w:color w:val="000000"/>
              </w:rPr>
            </w:rPrChange>
          </w:rPr>
          <w:br/>
        </w:r>
        <w:r w:rsidRPr="00F909E6" w:rsidDel="0058434C">
          <w:rPr>
            <w:rFonts w:eastAsia="Times"/>
            <w:color w:val="000000"/>
            <w:rPrChange w:id="1144" w:author="ACER" w:date="2025-11-14T01:21:00Z">
              <w:rPr>
                <w:rFonts w:ascii="Times" w:eastAsia="Times" w:hAnsi="Times" w:cs="Times"/>
                <w:color w:val="000000"/>
              </w:rPr>
            </w:rPrChange>
          </w:rPr>
          <w:delText>Figures that are composed of only black lines and shapes. These figures should have no shades or half-tones of gray, only black and white.</w:delText>
        </w:r>
      </w:del>
    </w:p>
    <w:p w14:paraId="6C7A72D5" w14:textId="687D4694" w:rsidR="00732E46" w:rsidRPr="00F909E6" w:rsidDel="0058434C" w:rsidRDefault="000F2C11" w:rsidP="00DB3364">
      <w:pPr>
        <w:pStyle w:val="ListParagraph"/>
        <w:numPr>
          <w:ilvl w:val="1"/>
          <w:numId w:val="10"/>
        </w:numPr>
        <w:rPr>
          <w:del w:id="1145" w:author="ACER" w:date="2025-11-04T10:37:00Z"/>
          <w:rFonts w:eastAsia="Times"/>
          <w:i/>
          <w:color w:val="000000"/>
          <w:rPrChange w:id="1146" w:author="ACER" w:date="2025-11-14T01:21:00Z">
            <w:rPr>
              <w:del w:id="1147" w:author="ACER" w:date="2025-11-04T10:37:00Z"/>
              <w:rFonts w:ascii="Times" w:eastAsia="Times" w:hAnsi="Times" w:cs="Times"/>
              <w:i/>
              <w:color w:val="000000"/>
            </w:rPr>
          </w:rPrChange>
        </w:rPr>
      </w:pPr>
      <w:del w:id="1148" w:author="ACER" w:date="2025-11-04T10:37:00Z">
        <w:r w:rsidRPr="00F909E6" w:rsidDel="0058434C">
          <w:rPr>
            <w:b/>
            <w:rPrChange w:id="1149" w:author="ACER" w:date="2025-11-14T01:21:00Z">
              <w:rPr>
                <w:b/>
              </w:rPr>
            </w:rPrChange>
          </w:rPr>
          <w:delText>Tables</w:delText>
        </w:r>
        <w:r w:rsidRPr="00F909E6" w:rsidDel="0058434C">
          <w:rPr>
            <w:rFonts w:eastAsia="Times"/>
            <w:color w:val="000000"/>
            <w:rPrChange w:id="1150" w:author="ACER" w:date="2025-11-14T01:21:00Z">
              <w:rPr>
                <w:rFonts w:ascii="Times" w:eastAsia="Times" w:hAnsi="Times" w:cs="Times"/>
                <w:color w:val="000000"/>
              </w:rPr>
            </w:rPrChange>
          </w:rPr>
          <w:br/>
          <w:delText>Data charts which are typically black and white, but sometimes include color.</w:delText>
        </w:r>
      </w:del>
    </w:p>
    <w:p w14:paraId="7C6970AE" w14:textId="5B47D935" w:rsidR="001F512A" w:rsidRPr="00F909E6" w:rsidDel="00446A81" w:rsidRDefault="001F512A" w:rsidP="001F512A">
      <w:pPr>
        <w:pStyle w:val="ListParagraph"/>
        <w:ind w:left="450"/>
        <w:rPr>
          <w:del w:id="1151" w:author="ACER" w:date="2025-11-04T10:52:00Z"/>
          <w:rFonts w:eastAsia="Times"/>
          <w:i/>
          <w:color w:val="000000"/>
          <w:rPrChange w:id="1152" w:author="ACER" w:date="2025-11-14T01:21:00Z">
            <w:rPr>
              <w:del w:id="1153" w:author="ACER" w:date="2025-11-04T10:52:00Z"/>
              <w:rFonts w:ascii="Times" w:eastAsia="Times" w:hAnsi="Times" w:cs="Times"/>
              <w:i/>
              <w:color w:val="000000"/>
            </w:rPr>
          </w:rPrChange>
        </w:rPr>
      </w:pPr>
    </w:p>
    <w:p w14:paraId="30945116" w14:textId="5A0EF522" w:rsidR="00732E46" w:rsidRPr="00F909E6" w:rsidDel="0058434C" w:rsidRDefault="00DB3364" w:rsidP="00DB3364">
      <w:pPr>
        <w:pStyle w:val="Heading2"/>
        <w:numPr>
          <w:ilvl w:val="0"/>
          <w:numId w:val="0"/>
        </w:numPr>
        <w:jc w:val="both"/>
        <w:rPr>
          <w:del w:id="1154" w:author="ACER" w:date="2025-11-04T10:37:00Z"/>
          <w:rFonts w:eastAsia="Cambria"/>
          <w:color w:val="000000"/>
          <w:rPrChange w:id="1155" w:author="ACER" w:date="2025-11-14T01:21:00Z">
            <w:rPr>
              <w:del w:id="1156" w:author="ACER" w:date="2025-11-04T10:37:00Z"/>
              <w:rFonts w:eastAsia="Cambria"/>
              <w:color w:val="000000"/>
            </w:rPr>
          </w:rPrChange>
        </w:rPr>
      </w:pPr>
      <w:del w:id="1157" w:author="ACER" w:date="2025-11-04T10:37:00Z">
        <w:r w:rsidRPr="00F909E6" w:rsidDel="0058434C">
          <w:rPr>
            <w:rFonts w:eastAsia="Cambria"/>
            <w:color w:val="000000"/>
            <w:rPrChange w:id="1158" w:author="ACER" w:date="2025-11-14T01:21:00Z">
              <w:rPr>
                <w:rFonts w:eastAsia="Cambria"/>
                <w:color w:val="000000"/>
              </w:rPr>
            </w:rPrChange>
          </w:rPr>
          <w:delText xml:space="preserve">B. </w:delText>
        </w:r>
        <w:r w:rsidR="000F2C11" w:rsidRPr="00F909E6" w:rsidDel="0058434C">
          <w:rPr>
            <w:rFonts w:eastAsia="Cambria"/>
            <w:color w:val="000000"/>
            <w:rPrChange w:id="1159" w:author="ACER" w:date="2025-11-14T01:21:00Z">
              <w:rPr>
                <w:rFonts w:eastAsia="Cambria"/>
                <w:color w:val="000000"/>
              </w:rPr>
            </w:rPrChange>
          </w:rPr>
          <w:delText xml:space="preserve">Multipart </w:delText>
        </w:r>
        <w:r w:rsidR="000F2C11" w:rsidRPr="00F909E6" w:rsidDel="0058434C">
          <w:rPr>
            <w:rFonts w:eastAsia="Cambria"/>
            <w:rPrChange w:id="1160" w:author="ACER" w:date="2025-11-14T01:21:00Z">
              <w:rPr>
                <w:rFonts w:eastAsia="Cambria"/>
              </w:rPr>
            </w:rPrChange>
          </w:rPr>
          <w:delText>F</w:delText>
        </w:r>
        <w:r w:rsidR="000F2C11" w:rsidRPr="00F909E6" w:rsidDel="0058434C">
          <w:rPr>
            <w:rFonts w:eastAsia="Cambria"/>
            <w:color w:val="000000"/>
            <w:rPrChange w:id="1161" w:author="ACER" w:date="2025-11-14T01:21:00Z">
              <w:rPr>
                <w:rFonts w:eastAsia="Cambria"/>
                <w:color w:val="000000"/>
              </w:rPr>
            </w:rPrChange>
          </w:rPr>
          <w:delText>igures</w:delText>
        </w:r>
      </w:del>
    </w:p>
    <w:p w14:paraId="44F78EA3" w14:textId="29C7120E" w:rsidR="00732E46" w:rsidRPr="00F909E6" w:rsidDel="0058434C" w:rsidRDefault="005E2D10">
      <w:pPr>
        <w:ind w:firstLine="144"/>
        <w:jc w:val="both"/>
        <w:rPr>
          <w:del w:id="1162" w:author="ACER" w:date="2025-11-04T10:37:00Z"/>
          <w:rFonts w:eastAsia="Times"/>
          <w:color w:val="000000"/>
          <w:spacing w:val="-3"/>
          <w:rPrChange w:id="1163" w:author="ACER" w:date="2025-11-14T01:21:00Z">
            <w:rPr>
              <w:del w:id="1164" w:author="ACER" w:date="2025-11-04T10:37:00Z"/>
              <w:rFonts w:ascii="Times" w:eastAsia="Times" w:hAnsi="Times" w:cs="Times"/>
              <w:color w:val="000000"/>
              <w:spacing w:val="-3"/>
            </w:rPr>
          </w:rPrChange>
        </w:rPr>
      </w:pPr>
      <w:del w:id="1165" w:author="ACER" w:date="2025-11-04T10:37:00Z">
        <w:r w:rsidRPr="00F909E6" w:rsidDel="0058434C">
          <w:rPr>
            <w:rFonts w:eastAsia="Times"/>
            <w:color w:val="000000"/>
            <w:spacing w:val="-3"/>
            <w:rPrChange w:id="1166" w:author="ACER" w:date="2025-11-14T01:21:00Z">
              <w:rPr>
                <w:rFonts w:ascii="Times" w:eastAsia="Times" w:hAnsi="Times" w:cs="Times"/>
                <w:color w:val="000000"/>
                <w:spacing w:val="-3"/>
              </w:rPr>
            </w:rPrChange>
          </w:rPr>
          <w:delText>These are f</w:delText>
        </w:r>
        <w:r w:rsidR="000F2C11" w:rsidRPr="00F909E6" w:rsidDel="0058434C">
          <w:rPr>
            <w:rFonts w:eastAsia="Times"/>
            <w:color w:val="000000"/>
            <w:spacing w:val="-3"/>
            <w:rPrChange w:id="1167" w:author="ACER" w:date="2025-11-14T01:21:00Z">
              <w:rPr>
                <w:rFonts w:ascii="Times" w:eastAsia="Times" w:hAnsi="Times" w:cs="Times"/>
                <w:color w:val="000000"/>
                <w:spacing w:val="-3"/>
              </w:rPr>
            </w:rPrChange>
          </w:rPr>
          <w:delText>igures compiled of more than one sub-figure presented side-by-side or stacked. If a multipart figure is made up of multiple figure types (one part is line</w:delText>
        </w:r>
        <w:r w:rsidR="001E7EDB" w:rsidRPr="00F909E6" w:rsidDel="0058434C">
          <w:rPr>
            <w:rFonts w:eastAsia="Times"/>
            <w:color w:val="000000"/>
            <w:spacing w:val="-3"/>
            <w:rPrChange w:id="1168" w:author="ACER" w:date="2025-11-14T01:21:00Z">
              <w:rPr>
                <w:rFonts w:ascii="Times" w:eastAsia="Times" w:hAnsi="Times" w:cs="Times"/>
                <w:color w:val="000000"/>
                <w:spacing w:val="-3"/>
              </w:rPr>
            </w:rPrChange>
          </w:rPr>
          <w:delText xml:space="preserve"> </w:delText>
        </w:r>
        <w:r w:rsidR="000F2C11" w:rsidRPr="00F909E6" w:rsidDel="0058434C">
          <w:rPr>
            <w:rFonts w:eastAsia="Times"/>
            <w:color w:val="000000"/>
            <w:spacing w:val="-3"/>
            <w:rPrChange w:id="1169" w:author="ACER" w:date="2025-11-14T01:21:00Z">
              <w:rPr>
                <w:rFonts w:ascii="Times" w:eastAsia="Times" w:hAnsi="Times" w:cs="Times"/>
                <w:color w:val="000000"/>
                <w:spacing w:val="-3"/>
              </w:rPr>
            </w:rPrChange>
          </w:rPr>
          <w:delText>art, and another is grayscale or color), the figure should meet the stricter guidelines.</w:delText>
        </w:r>
      </w:del>
    </w:p>
    <w:p w14:paraId="4D21B673" w14:textId="550C6FA9" w:rsidR="00031B79" w:rsidRPr="00F909E6" w:rsidDel="0058434C" w:rsidRDefault="00031B79" w:rsidP="00D050EC">
      <w:pPr>
        <w:rPr>
          <w:del w:id="1170" w:author="ACER" w:date="2025-11-04T10:37:00Z"/>
          <w:rFonts w:eastAsia="Times"/>
          <w:rPrChange w:id="1171" w:author="ACER" w:date="2025-11-14T01:21:00Z">
            <w:rPr>
              <w:del w:id="1172" w:author="ACER" w:date="2025-11-04T10:37:00Z"/>
              <w:rFonts w:eastAsia="Times"/>
            </w:rPr>
          </w:rPrChange>
        </w:rPr>
      </w:pPr>
    </w:p>
    <w:p w14:paraId="6827CE4A" w14:textId="0C986058" w:rsidR="00732E46" w:rsidRPr="00F909E6" w:rsidDel="0058434C" w:rsidRDefault="00DB3364" w:rsidP="00DB3364">
      <w:pPr>
        <w:pStyle w:val="Heading2"/>
        <w:numPr>
          <w:ilvl w:val="0"/>
          <w:numId w:val="0"/>
        </w:numPr>
        <w:jc w:val="both"/>
        <w:rPr>
          <w:del w:id="1173" w:author="ACER" w:date="2025-11-04T10:37:00Z"/>
          <w:rPrChange w:id="1174" w:author="ACER" w:date="2025-11-14T01:21:00Z">
            <w:rPr>
              <w:del w:id="1175" w:author="ACER" w:date="2025-11-04T10:37:00Z"/>
            </w:rPr>
          </w:rPrChange>
        </w:rPr>
      </w:pPr>
      <w:del w:id="1176" w:author="ACER" w:date="2025-11-04T10:37:00Z">
        <w:r w:rsidRPr="00F909E6" w:rsidDel="0058434C">
          <w:rPr>
            <w:rPrChange w:id="1177" w:author="ACER" w:date="2025-11-14T01:21:00Z">
              <w:rPr/>
            </w:rPrChange>
          </w:rPr>
          <w:delText xml:space="preserve">C. </w:delText>
        </w:r>
        <w:r w:rsidR="000F2C11" w:rsidRPr="00F909E6" w:rsidDel="0058434C">
          <w:rPr>
            <w:rPrChange w:id="1178" w:author="ACER" w:date="2025-11-14T01:21:00Z">
              <w:rPr/>
            </w:rPrChange>
          </w:rPr>
          <w:delText>File Formats for Graphics</w:delText>
        </w:r>
      </w:del>
    </w:p>
    <w:p w14:paraId="5A21ED3C" w14:textId="228DA577" w:rsidR="00732E46" w:rsidRPr="00F909E6" w:rsidDel="00446A81" w:rsidRDefault="000F2C11">
      <w:pPr>
        <w:ind w:firstLine="144"/>
        <w:jc w:val="both"/>
        <w:rPr>
          <w:del w:id="1179" w:author="ACER" w:date="2025-11-04T10:52:00Z"/>
          <w:spacing w:val="-3"/>
          <w:rPrChange w:id="1180" w:author="ACER" w:date="2025-11-14T01:21:00Z">
            <w:rPr>
              <w:del w:id="1181" w:author="ACER" w:date="2025-11-04T10:52:00Z"/>
              <w:spacing w:val="-3"/>
            </w:rPr>
          </w:rPrChange>
        </w:rPr>
      </w:pPr>
      <w:del w:id="1182" w:author="ACER" w:date="2025-11-04T10:52:00Z">
        <w:r w:rsidRPr="00F909E6" w:rsidDel="00446A81">
          <w:rPr>
            <w:spacing w:val="-3"/>
            <w:rPrChange w:id="1183" w:author="ACER" w:date="2025-11-14T01:21:00Z">
              <w:rPr>
                <w:spacing w:val="-3"/>
              </w:rPr>
            </w:rPrChange>
          </w:rPr>
          <w:delText>Format and save your graphics using a suitable graphics processing program that will allow you to create the images as PostScript (PS), Encapsulated PostScript (.EPS), Tagged Image File Format (.TIFF), Portable Document Format (.PDF), JPEG, or Portable Network Graphics (.PNG)</w:delText>
        </w:r>
        <w:r w:rsidR="00DB3364" w:rsidRPr="00F909E6" w:rsidDel="00446A81">
          <w:rPr>
            <w:spacing w:val="-3"/>
            <w:rPrChange w:id="1184" w:author="ACER" w:date="2025-11-14T01:21:00Z">
              <w:rPr>
                <w:spacing w:val="-3"/>
              </w:rPr>
            </w:rPrChange>
          </w:rPr>
          <w:delText>. These programs can</w:delText>
        </w:r>
        <w:r w:rsidRPr="00F909E6" w:rsidDel="00446A81">
          <w:rPr>
            <w:spacing w:val="-3"/>
            <w:rPrChange w:id="1185" w:author="ACER" w:date="2025-11-14T01:21:00Z">
              <w:rPr>
                <w:spacing w:val="-3"/>
              </w:rPr>
            </w:rPrChange>
          </w:rPr>
          <w:delText xml:space="preserve"> </w:delText>
        </w:r>
        <w:r w:rsidR="00DB3364" w:rsidRPr="00F909E6" w:rsidDel="00446A81">
          <w:rPr>
            <w:spacing w:val="-3"/>
            <w:rPrChange w:id="1186" w:author="ACER" w:date="2025-11-14T01:21:00Z">
              <w:rPr>
                <w:spacing w:val="-3"/>
              </w:rPr>
            </w:rPrChange>
          </w:rPr>
          <w:delText>re-</w:delText>
        </w:r>
        <w:r w:rsidRPr="00F909E6" w:rsidDel="00446A81">
          <w:rPr>
            <w:spacing w:val="-3"/>
            <w:rPrChange w:id="1187" w:author="ACER" w:date="2025-11-14T01:21:00Z">
              <w:rPr>
                <w:spacing w:val="-3"/>
              </w:rPr>
            </w:rPrChange>
          </w:rPr>
          <w:delTex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delText>
        </w:r>
      </w:del>
    </w:p>
    <w:p w14:paraId="590FE87B" w14:textId="6285AFDE" w:rsidR="001F512A" w:rsidRPr="00F909E6" w:rsidDel="00686383" w:rsidRDefault="001F512A">
      <w:pPr>
        <w:ind w:firstLine="144"/>
        <w:jc w:val="both"/>
        <w:rPr>
          <w:del w:id="1188" w:author="ACER" w:date="2025-11-04T11:21:00Z"/>
          <w:rPrChange w:id="1189" w:author="ACER" w:date="2025-11-14T01:21:00Z">
            <w:rPr>
              <w:del w:id="1190" w:author="ACER" w:date="2025-11-04T11:21:00Z"/>
            </w:rPr>
          </w:rPrChange>
        </w:rPr>
      </w:pPr>
    </w:p>
    <w:p w14:paraId="6296F667" w14:textId="2583134E" w:rsidR="00732E46" w:rsidRPr="00F909E6" w:rsidDel="00446A81" w:rsidRDefault="00DB3364" w:rsidP="00DB3364">
      <w:pPr>
        <w:pStyle w:val="Heading2"/>
        <w:numPr>
          <w:ilvl w:val="0"/>
          <w:numId w:val="0"/>
        </w:numPr>
        <w:jc w:val="both"/>
        <w:rPr>
          <w:del w:id="1191" w:author="ACER" w:date="2025-11-04T10:51:00Z"/>
          <w:rPrChange w:id="1192" w:author="ACER" w:date="2025-11-14T01:21:00Z">
            <w:rPr>
              <w:del w:id="1193" w:author="ACER" w:date="2025-11-04T10:51:00Z"/>
            </w:rPr>
          </w:rPrChange>
        </w:rPr>
      </w:pPr>
      <w:del w:id="1194" w:author="ACER" w:date="2025-11-04T10:51:00Z">
        <w:r w:rsidRPr="00F909E6" w:rsidDel="00446A81">
          <w:rPr>
            <w:rPrChange w:id="1195" w:author="ACER" w:date="2025-11-14T01:21:00Z">
              <w:rPr/>
            </w:rPrChange>
          </w:rPr>
          <w:delText xml:space="preserve">D. </w:delText>
        </w:r>
        <w:r w:rsidR="000F2C11" w:rsidRPr="00F909E6" w:rsidDel="00446A81">
          <w:rPr>
            <w:rPrChange w:id="1196" w:author="ACER" w:date="2025-11-14T01:21:00Z">
              <w:rPr/>
            </w:rPrChange>
          </w:rPr>
          <w:delText>Sizing of Graphics</w:delText>
        </w:r>
      </w:del>
    </w:p>
    <w:p w14:paraId="5477C4ED" w14:textId="65E40DCF" w:rsidR="00732E46" w:rsidRPr="00F909E6" w:rsidDel="00446A81" w:rsidRDefault="000F2C11">
      <w:pPr>
        <w:ind w:firstLine="144"/>
        <w:jc w:val="both"/>
        <w:rPr>
          <w:del w:id="1197" w:author="ACER" w:date="2025-11-04T10:51:00Z"/>
          <w:rFonts w:eastAsia="Times"/>
          <w:color w:val="000000"/>
          <w:rPrChange w:id="1198" w:author="ACER" w:date="2025-11-14T01:21:00Z">
            <w:rPr>
              <w:del w:id="1199" w:author="ACER" w:date="2025-11-04T10:51:00Z"/>
              <w:rFonts w:ascii="Times" w:eastAsia="Times" w:hAnsi="Times" w:cs="Times"/>
              <w:color w:val="000000"/>
            </w:rPr>
          </w:rPrChange>
        </w:rPr>
      </w:pPr>
      <w:del w:id="1200" w:author="ACER" w:date="2025-11-04T10:51:00Z">
        <w:r w:rsidRPr="00F909E6" w:rsidDel="00446A81">
          <w:rPr>
            <w:rFonts w:eastAsia="Times"/>
            <w:color w:val="000000"/>
            <w:rPrChange w:id="1201" w:author="ACER" w:date="2025-11-14T01:21:00Z">
              <w:rPr>
                <w:rFonts w:ascii="Times" w:eastAsia="Times" w:hAnsi="Times" w:cs="Times"/>
                <w:color w:val="000000"/>
              </w:rPr>
            </w:rPrChange>
          </w:rPr>
          <w:delText xml:space="preserve">Most charts, graphs, and tables are one column wide (3.5 inches / 88 </w:delText>
        </w:r>
        <w:r w:rsidRPr="00F909E6" w:rsidDel="00446A81">
          <w:rPr>
            <w:rFonts w:eastAsia="Times"/>
            <w:rPrChange w:id="1202" w:author="ACER" w:date="2025-11-14T01:21:00Z">
              <w:rPr>
                <w:rFonts w:ascii="Times" w:eastAsia="Times" w:hAnsi="Times" w:cs="Times"/>
              </w:rPr>
            </w:rPrChange>
          </w:rPr>
          <w:delText>mm</w:delText>
        </w:r>
        <w:r w:rsidRPr="00F909E6" w:rsidDel="00446A81">
          <w:rPr>
            <w:rFonts w:eastAsia="Times"/>
            <w:color w:val="000000"/>
            <w:rPrChange w:id="1203" w:author="ACER" w:date="2025-11-14T01:21:00Z">
              <w:rPr>
                <w:rFonts w:ascii="Times" w:eastAsia="Times" w:hAnsi="Times" w:cs="Times"/>
                <w:color w:val="000000"/>
              </w:rPr>
            </w:rPrChange>
          </w:rPr>
          <w:delTex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delText>
        </w:r>
        <w:r w:rsidRPr="00F909E6" w:rsidDel="00446A81">
          <w:rPr>
            <w:rFonts w:eastAsia="Times"/>
            <w:rPrChange w:id="1204" w:author="ACER" w:date="2025-11-14T01:21:00Z">
              <w:rPr>
                <w:rFonts w:ascii="Times" w:eastAsia="Times" w:hAnsi="Times" w:cs="Times"/>
              </w:rPr>
            </w:rPrChange>
          </w:rPr>
          <w:delText>not be</w:delText>
        </w:r>
        <w:r w:rsidRPr="00F909E6" w:rsidDel="00446A81">
          <w:rPr>
            <w:rFonts w:eastAsia="Times"/>
            <w:color w:val="000000"/>
            <w:rPrChange w:id="1205" w:author="ACER" w:date="2025-11-14T01:21:00Z">
              <w:rPr>
                <w:rFonts w:ascii="Times" w:eastAsia="Times" w:hAnsi="Times" w:cs="Times"/>
                <w:color w:val="000000"/>
              </w:rPr>
            </w:rPrChange>
          </w:rPr>
          <w:delText xml:space="preserve"> sized less than column width unless when necessary. </w:delText>
        </w:r>
      </w:del>
    </w:p>
    <w:p w14:paraId="11CAAD70" w14:textId="5035F07F" w:rsidR="00732E46" w:rsidRPr="00F909E6" w:rsidDel="00446A81" w:rsidRDefault="000F2C11">
      <w:pPr>
        <w:ind w:firstLine="144"/>
        <w:jc w:val="both"/>
        <w:rPr>
          <w:del w:id="1206" w:author="ACER" w:date="2025-11-04T10:51:00Z"/>
          <w:rFonts w:eastAsia="Times"/>
          <w:color w:val="000000"/>
          <w:rPrChange w:id="1207" w:author="ACER" w:date="2025-11-14T01:21:00Z">
            <w:rPr>
              <w:del w:id="1208" w:author="ACER" w:date="2025-11-04T10:51:00Z"/>
              <w:rFonts w:ascii="Times" w:eastAsia="Times" w:hAnsi="Times" w:cs="Times"/>
              <w:color w:val="000000"/>
            </w:rPr>
          </w:rPrChange>
        </w:rPr>
      </w:pPr>
      <w:del w:id="1209" w:author="ACER" w:date="2025-11-04T10:51:00Z">
        <w:r w:rsidRPr="00F909E6" w:rsidDel="00446A81">
          <w:rPr>
            <w:rFonts w:eastAsia="Times"/>
            <w:color w:val="000000"/>
            <w:rPrChange w:id="1210" w:author="ACER" w:date="2025-11-14T01:21:00Z">
              <w:rPr>
                <w:rFonts w:ascii="Times" w:eastAsia="Times" w:hAnsi="Times" w:cs="Times"/>
                <w:color w:val="000000"/>
              </w:rPr>
            </w:rPrChange>
          </w:rPr>
          <w:delText xml:space="preserve">The final printed size of author photographs is exactly </w:delText>
        </w:r>
        <w:r w:rsidRPr="00F909E6" w:rsidDel="00446A81">
          <w:rPr>
            <w:rFonts w:eastAsia="Times"/>
            <w:color w:val="000000"/>
            <w:rPrChange w:id="1211" w:author="ACER" w:date="2025-11-14T01:21:00Z">
              <w:rPr>
                <w:rFonts w:ascii="Times" w:eastAsia="Times" w:hAnsi="Times" w:cs="Times"/>
                <w:color w:val="000000"/>
              </w:rPr>
            </w:rPrChange>
          </w:rPr>
          <w:br/>
          <w:delText xml:space="preserve">1 </w:delText>
        </w:r>
        <w:r w:rsidRPr="00F909E6" w:rsidDel="00446A81">
          <w:rPr>
            <w:rFonts w:eastAsia="Times"/>
            <w:rPrChange w:id="1212" w:author="ACER" w:date="2025-11-14T01:21:00Z">
              <w:rPr>
                <w:rFonts w:ascii="Times" w:eastAsia="Times" w:hAnsi="Times" w:cs="Times"/>
              </w:rPr>
            </w:rPrChange>
          </w:rPr>
          <w:delText xml:space="preserve">in </w:delText>
        </w:r>
        <w:r w:rsidRPr="00F909E6" w:rsidDel="00446A81">
          <w:rPr>
            <w:rFonts w:eastAsia="Times"/>
            <w:color w:val="000000"/>
            <w:rPrChange w:id="1213" w:author="ACER" w:date="2025-11-14T01:21:00Z">
              <w:rPr>
                <w:rFonts w:ascii="Times" w:eastAsia="Times" w:hAnsi="Times" w:cs="Times"/>
                <w:color w:val="000000"/>
              </w:rPr>
            </w:rPrChange>
          </w:rPr>
          <w:delText xml:space="preserve">wide by 1.25 </w:delText>
        </w:r>
        <w:r w:rsidRPr="00F909E6" w:rsidDel="00446A81">
          <w:rPr>
            <w:rFonts w:eastAsia="Times"/>
            <w:rPrChange w:id="1214" w:author="ACER" w:date="2025-11-14T01:21:00Z">
              <w:rPr>
                <w:rFonts w:ascii="Times" w:eastAsia="Times" w:hAnsi="Times" w:cs="Times"/>
              </w:rPr>
            </w:rPrChange>
          </w:rPr>
          <w:delText xml:space="preserve">in </w:delText>
        </w:r>
        <w:r w:rsidRPr="00F909E6" w:rsidDel="00446A81">
          <w:rPr>
            <w:rFonts w:eastAsia="Times"/>
            <w:color w:val="000000"/>
            <w:rPrChange w:id="1215" w:author="ACER" w:date="2025-11-14T01:21:00Z">
              <w:rPr>
                <w:rFonts w:ascii="Times" w:eastAsia="Times" w:hAnsi="Times" w:cs="Times"/>
                <w:color w:val="000000"/>
              </w:rPr>
            </w:rPrChange>
          </w:rPr>
          <w:delText xml:space="preserve">tall (25.4 </w:delText>
        </w:r>
        <w:r w:rsidRPr="00F909E6" w:rsidDel="00446A81">
          <w:rPr>
            <w:rFonts w:eastAsia="Times"/>
            <w:rPrChange w:id="1216" w:author="ACER" w:date="2025-11-14T01:21:00Z">
              <w:rPr>
                <w:rFonts w:ascii="Times" w:eastAsia="Times" w:hAnsi="Times" w:cs="Times"/>
              </w:rPr>
            </w:rPrChange>
          </w:rPr>
          <w:delText xml:space="preserve">mm </w:delText>
        </w:r>
        <w:r w:rsidRPr="00F909E6" w:rsidDel="00446A81">
          <w:rPr>
            <w:rFonts w:eastAsia="Times"/>
            <w:color w:val="000000"/>
            <w:rPrChange w:id="1217" w:author="ACER" w:date="2025-11-14T01:21:00Z">
              <w:rPr>
                <w:rFonts w:ascii="Times" w:eastAsia="Times" w:hAnsi="Times" w:cs="Times"/>
                <w:color w:val="000000"/>
              </w:rPr>
            </w:rPrChange>
          </w:rPr>
          <w:delText xml:space="preserve">x 31.75 </w:delText>
        </w:r>
        <w:r w:rsidRPr="00F909E6" w:rsidDel="00446A81">
          <w:rPr>
            <w:rFonts w:eastAsia="Times"/>
            <w:rPrChange w:id="1218" w:author="ACER" w:date="2025-11-14T01:21:00Z">
              <w:rPr>
                <w:rFonts w:ascii="Times" w:eastAsia="Times" w:hAnsi="Times" w:cs="Times"/>
              </w:rPr>
            </w:rPrChange>
          </w:rPr>
          <w:delText xml:space="preserve">mm </w:delText>
        </w:r>
        <w:r w:rsidRPr="00F909E6" w:rsidDel="00446A81">
          <w:rPr>
            <w:rFonts w:eastAsia="Times"/>
            <w:color w:val="000000"/>
            <w:rPrChange w:id="1219" w:author="ACER" w:date="2025-11-14T01:21:00Z">
              <w:rPr>
                <w:rFonts w:ascii="Times" w:eastAsia="Times" w:hAnsi="Times" w:cs="Times"/>
                <w:color w:val="000000"/>
              </w:rPr>
            </w:rPrChange>
          </w:rPr>
          <w:delText xml:space="preserve">/ 6 picas x 7.5 picas). Author photos printed in editorials measure 1.59 </w:delText>
        </w:r>
        <w:r w:rsidRPr="00F909E6" w:rsidDel="00446A81">
          <w:rPr>
            <w:rFonts w:eastAsia="Times"/>
            <w:rPrChange w:id="1220" w:author="ACER" w:date="2025-11-14T01:21:00Z">
              <w:rPr>
                <w:rFonts w:ascii="Times" w:eastAsia="Times" w:hAnsi="Times" w:cs="Times"/>
              </w:rPr>
            </w:rPrChange>
          </w:rPr>
          <w:delText xml:space="preserve">in </w:delText>
        </w:r>
        <w:r w:rsidRPr="00F909E6" w:rsidDel="00446A81">
          <w:rPr>
            <w:rFonts w:eastAsia="Times"/>
            <w:color w:val="000000"/>
            <w:rPrChange w:id="1221" w:author="ACER" w:date="2025-11-14T01:21:00Z">
              <w:rPr>
                <w:rFonts w:ascii="Times" w:eastAsia="Times" w:hAnsi="Times" w:cs="Times"/>
                <w:color w:val="000000"/>
              </w:rPr>
            </w:rPrChange>
          </w:rPr>
          <w:delText xml:space="preserve">wide by 2 </w:delText>
        </w:r>
        <w:r w:rsidRPr="00F909E6" w:rsidDel="00446A81">
          <w:rPr>
            <w:rFonts w:eastAsia="Times"/>
            <w:rPrChange w:id="1222" w:author="ACER" w:date="2025-11-14T01:21:00Z">
              <w:rPr>
                <w:rFonts w:ascii="Times" w:eastAsia="Times" w:hAnsi="Times" w:cs="Times"/>
              </w:rPr>
            </w:rPrChange>
          </w:rPr>
          <w:delText xml:space="preserve">in </w:delText>
        </w:r>
        <w:r w:rsidRPr="00F909E6" w:rsidDel="00446A81">
          <w:rPr>
            <w:rFonts w:eastAsia="Times"/>
            <w:color w:val="000000"/>
            <w:rPrChange w:id="1223" w:author="ACER" w:date="2025-11-14T01:21:00Z">
              <w:rPr>
                <w:rFonts w:ascii="Times" w:eastAsia="Times" w:hAnsi="Times" w:cs="Times"/>
                <w:color w:val="000000"/>
              </w:rPr>
            </w:rPrChange>
          </w:rPr>
          <w:delText xml:space="preserve">tall (40 </w:delText>
        </w:r>
        <w:r w:rsidRPr="00F909E6" w:rsidDel="00446A81">
          <w:rPr>
            <w:rFonts w:eastAsia="Times"/>
            <w:rPrChange w:id="1224" w:author="ACER" w:date="2025-11-14T01:21:00Z">
              <w:rPr>
                <w:rFonts w:ascii="Times" w:eastAsia="Times" w:hAnsi="Times" w:cs="Times"/>
              </w:rPr>
            </w:rPrChange>
          </w:rPr>
          <w:delText>mm</w:delText>
        </w:r>
        <w:r w:rsidRPr="00F909E6" w:rsidDel="00446A81">
          <w:rPr>
            <w:rFonts w:eastAsia="Times"/>
            <w:color w:val="000000"/>
            <w:rPrChange w:id="1225" w:author="ACER" w:date="2025-11-14T01:21:00Z">
              <w:rPr>
                <w:rFonts w:ascii="Times" w:eastAsia="Times" w:hAnsi="Times" w:cs="Times"/>
                <w:color w:val="000000"/>
              </w:rPr>
            </w:rPrChange>
          </w:rPr>
          <w:delText xml:space="preserve"> x 50 </w:delText>
        </w:r>
        <w:r w:rsidRPr="00F909E6" w:rsidDel="00446A81">
          <w:rPr>
            <w:rFonts w:eastAsia="Times"/>
            <w:rPrChange w:id="1226" w:author="ACER" w:date="2025-11-14T01:21:00Z">
              <w:rPr>
                <w:rFonts w:ascii="Times" w:eastAsia="Times" w:hAnsi="Times" w:cs="Times"/>
              </w:rPr>
            </w:rPrChange>
          </w:rPr>
          <w:delText>mm</w:delText>
        </w:r>
        <w:r w:rsidRPr="00F909E6" w:rsidDel="00446A81">
          <w:rPr>
            <w:rFonts w:eastAsia="Times"/>
            <w:color w:val="000000"/>
            <w:rPrChange w:id="1227" w:author="ACER" w:date="2025-11-14T01:21:00Z">
              <w:rPr>
                <w:rFonts w:ascii="Times" w:eastAsia="Times" w:hAnsi="Times" w:cs="Times"/>
                <w:color w:val="000000"/>
              </w:rPr>
            </w:rPrChange>
          </w:rPr>
          <w:delText xml:space="preserve"> / 9.5 picas x 12 picas).</w:delText>
        </w:r>
      </w:del>
    </w:p>
    <w:p w14:paraId="6088589B" w14:textId="4058272E" w:rsidR="001F512A" w:rsidRPr="00F909E6" w:rsidDel="00446A81" w:rsidRDefault="001F512A" w:rsidP="00A65256">
      <w:pPr>
        <w:spacing w:before="20"/>
        <w:ind w:firstLine="144"/>
        <w:jc w:val="both"/>
        <w:rPr>
          <w:del w:id="1228" w:author="ACER" w:date="2025-11-04T10:51:00Z"/>
          <w:rFonts w:eastAsia="Times"/>
          <w:color w:val="000000"/>
          <w:rPrChange w:id="1229" w:author="ACER" w:date="2025-11-14T01:21:00Z">
            <w:rPr>
              <w:del w:id="1230" w:author="ACER" w:date="2025-11-04T10:51:00Z"/>
              <w:rFonts w:ascii="Times" w:eastAsia="Times" w:hAnsi="Times" w:cs="Times"/>
              <w:color w:val="000000"/>
            </w:rPr>
          </w:rPrChange>
        </w:rPr>
      </w:pPr>
    </w:p>
    <w:p w14:paraId="276C6666" w14:textId="1784A73A" w:rsidR="00732E46" w:rsidRPr="00F909E6" w:rsidDel="00446A81" w:rsidRDefault="00DB3364" w:rsidP="00DB3364">
      <w:pPr>
        <w:pStyle w:val="Heading2"/>
        <w:numPr>
          <w:ilvl w:val="0"/>
          <w:numId w:val="0"/>
        </w:numPr>
        <w:jc w:val="both"/>
        <w:rPr>
          <w:del w:id="1231" w:author="ACER" w:date="2025-11-04T10:51:00Z"/>
          <w:rFonts w:eastAsia="Times"/>
          <w:smallCaps/>
          <w:color w:val="000000"/>
          <w:rPrChange w:id="1232" w:author="ACER" w:date="2025-11-14T01:21:00Z">
            <w:rPr>
              <w:del w:id="1233" w:author="ACER" w:date="2025-11-04T10:51:00Z"/>
              <w:rFonts w:ascii="Times" w:eastAsia="Times" w:hAnsi="Times" w:cs="Times"/>
              <w:smallCaps/>
              <w:color w:val="000000"/>
            </w:rPr>
          </w:rPrChange>
        </w:rPr>
      </w:pPr>
      <w:del w:id="1234" w:author="ACER" w:date="2025-11-04T10:51:00Z">
        <w:r w:rsidRPr="00F909E6" w:rsidDel="00446A81">
          <w:rPr>
            <w:rPrChange w:id="1235" w:author="ACER" w:date="2025-11-14T01:21:00Z">
              <w:rPr/>
            </w:rPrChange>
          </w:rPr>
          <w:delText xml:space="preserve">E. </w:delText>
        </w:r>
        <w:r w:rsidR="000F2C11" w:rsidRPr="00F909E6" w:rsidDel="00446A81">
          <w:rPr>
            <w:rPrChange w:id="1236" w:author="ACER" w:date="2025-11-14T01:21:00Z">
              <w:rPr/>
            </w:rPrChange>
          </w:rPr>
          <w:delText>Resolution</w:delText>
        </w:r>
        <w:r w:rsidR="000F2C11" w:rsidRPr="00F909E6" w:rsidDel="00446A81">
          <w:rPr>
            <w:rFonts w:eastAsia="Times"/>
            <w:color w:val="000000"/>
            <w:rPrChange w:id="1237" w:author="ACER" w:date="2025-11-14T01:21:00Z">
              <w:rPr>
                <w:rFonts w:ascii="Times" w:eastAsia="Times" w:hAnsi="Times" w:cs="Times"/>
                <w:color w:val="000000"/>
              </w:rPr>
            </w:rPrChange>
          </w:rPr>
          <w:delText xml:space="preserve"> </w:delText>
        </w:r>
      </w:del>
    </w:p>
    <w:p w14:paraId="04A12030" w14:textId="5009F627" w:rsidR="00732E46" w:rsidRPr="00F909E6" w:rsidDel="00446A81" w:rsidRDefault="000F2C11">
      <w:pPr>
        <w:ind w:firstLine="144"/>
        <w:jc w:val="both"/>
        <w:rPr>
          <w:del w:id="1238" w:author="ACER" w:date="2025-11-04T10:51:00Z"/>
          <w:rFonts w:eastAsia="Times"/>
          <w:color w:val="000000"/>
          <w:rPrChange w:id="1239" w:author="ACER" w:date="2025-11-14T01:21:00Z">
            <w:rPr>
              <w:del w:id="1240" w:author="ACER" w:date="2025-11-04T10:51:00Z"/>
              <w:rFonts w:ascii="Times" w:eastAsia="Times" w:hAnsi="Times" w:cs="Times"/>
              <w:color w:val="000000"/>
            </w:rPr>
          </w:rPrChange>
        </w:rPr>
      </w:pPr>
      <w:del w:id="1241" w:author="ACER" w:date="2025-11-04T10:51:00Z">
        <w:r w:rsidRPr="00F909E6" w:rsidDel="00446A81">
          <w:rPr>
            <w:rFonts w:eastAsia="Times"/>
            <w:color w:val="000000"/>
            <w:rPrChange w:id="1242" w:author="ACER" w:date="2025-11-14T01:21:00Z">
              <w:rPr>
                <w:rFonts w:ascii="Times" w:eastAsia="Times" w:hAnsi="Times" w:cs="Times"/>
                <w:color w:val="000000"/>
              </w:rPr>
            </w:rPrChange>
          </w:rPr>
          <w:delText>The proper resolution of your figures will depend on the type of figure it is as defined in the “Types of Figures” section. Author photographs, color, and grayscale figures should be at least 300dpi. Line art, including tables should be a minimum of 600dpi.</w:delText>
        </w:r>
      </w:del>
    </w:p>
    <w:p w14:paraId="345C8FB4" w14:textId="12065D1E" w:rsidR="00732E46" w:rsidRPr="00F909E6" w:rsidDel="00446A81" w:rsidRDefault="00DB3364" w:rsidP="00DB3364">
      <w:pPr>
        <w:pStyle w:val="Heading2"/>
        <w:numPr>
          <w:ilvl w:val="0"/>
          <w:numId w:val="0"/>
        </w:numPr>
        <w:jc w:val="both"/>
        <w:rPr>
          <w:del w:id="1243" w:author="ACER" w:date="2025-11-04T10:51:00Z"/>
          <w:rFonts w:eastAsia="Cambria"/>
          <w:smallCaps/>
          <w:color w:val="000000"/>
          <w:rPrChange w:id="1244" w:author="ACER" w:date="2025-11-14T01:21:00Z">
            <w:rPr>
              <w:del w:id="1245" w:author="ACER" w:date="2025-11-04T10:51:00Z"/>
              <w:rFonts w:eastAsia="Cambria"/>
              <w:smallCaps/>
              <w:color w:val="000000"/>
            </w:rPr>
          </w:rPrChange>
        </w:rPr>
      </w:pPr>
      <w:del w:id="1246" w:author="ACER" w:date="2025-11-04T10:51:00Z">
        <w:r w:rsidRPr="00F909E6" w:rsidDel="00446A81">
          <w:rPr>
            <w:rFonts w:eastAsia="Cambria"/>
            <w:color w:val="000000"/>
            <w:rPrChange w:id="1247" w:author="ACER" w:date="2025-11-14T01:21:00Z">
              <w:rPr>
                <w:rFonts w:eastAsia="Cambria"/>
                <w:color w:val="000000"/>
              </w:rPr>
            </w:rPrChange>
          </w:rPr>
          <w:delText xml:space="preserve">F. </w:delText>
        </w:r>
        <w:r w:rsidR="000F2C11" w:rsidRPr="00F909E6" w:rsidDel="00446A81">
          <w:rPr>
            <w:rFonts w:eastAsia="Cambria"/>
            <w:color w:val="000000"/>
            <w:rPrChange w:id="1248" w:author="ACER" w:date="2025-11-14T01:21:00Z">
              <w:rPr>
                <w:rFonts w:eastAsia="Cambria"/>
                <w:color w:val="000000"/>
              </w:rPr>
            </w:rPrChange>
          </w:rPr>
          <w:delText>Vector Art</w:delText>
        </w:r>
      </w:del>
    </w:p>
    <w:p w14:paraId="5E01C40E" w14:textId="1E3B4D91" w:rsidR="00732E46" w:rsidRPr="00F909E6" w:rsidDel="00446A81" w:rsidRDefault="000F2C11">
      <w:pPr>
        <w:ind w:firstLine="144"/>
        <w:jc w:val="both"/>
        <w:rPr>
          <w:del w:id="1249" w:author="ACER" w:date="2025-11-04T10:51:00Z"/>
          <w:rFonts w:eastAsia="Times"/>
          <w:color w:val="000000"/>
          <w:rPrChange w:id="1250" w:author="ACER" w:date="2025-11-14T01:21:00Z">
            <w:rPr>
              <w:del w:id="1251" w:author="ACER" w:date="2025-11-04T10:51:00Z"/>
              <w:rFonts w:ascii="Times" w:eastAsia="Times" w:hAnsi="Times" w:cs="Times"/>
              <w:color w:val="000000"/>
            </w:rPr>
          </w:rPrChange>
        </w:rPr>
      </w:pPr>
      <w:del w:id="1252" w:author="ACER" w:date="2025-11-04T10:51:00Z">
        <w:r w:rsidRPr="00F909E6" w:rsidDel="00446A81">
          <w:rPr>
            <w:rFonts w:eastAsia="Times"/>
            <w:color w:val="000000"/>
            <w:rPrChange w:id="1253" w:author="ACER" w:date="2025-11-14T01:21:00Z">
              <w:rPr>
                <w:rFonts w:ascii="Times" w:eastAsia="Times" w:hAnsi="Times" w:cs="Times"/>
                <w:color w:val="000000"/>
              </w:rPr>
            </w:rPrChange>
          </w:rPr>
          <w:delText>In order to preserve the figures’ integrity across multiple computer platforms, we accept files in the following formats: .EPS/.PDF/.PS. All fonts must be embedded or text converted to outlines in order to achieve the best-quality results.</w:delText>
        </w:r>
      </w:del>
    </w:p>
    <w:p w14:paraId="04CB3ADC" w14:textId="641B6F04" w:rsidR="00732E46" w:rsidRPr="00F909E6" w:rsidDel="00446A81" w:rsidRDefault="00732E46" w:rsidP="00A65256">
      <w:pPr>
        <w:spacing w:before="20"/>
        <w:ind w:firstLine="144"/>
        <w:jc w:val="both"/>
        <w:rPr>
          <w:del w:id="1254" w:author="ACER" w:date="2025-11-04T10:51:00Z"/>
          <w:rPrChange w:id="1255" w:author="ACER" w:date="2025-11-14T01:21:00Z">
            <w:rPr>
              <w:del w:id="1256" w:author="ACER" w:date="2025-11-04T10:51:00Z"/>
            </w:rPr>
          </w:rPrChange>
        </w:rPr>
      </w:pPr>
    </w:p>
    <w:p w14:paraId="039DC15F" w14:textId="66BE9CA6" w:rsidR="00732E46" w:rsidRPr="00F909E6" w:rsidDel="00446A81" w:rsidRDefault="00DB3364" w:rsidP="00DB3364">
      <w:pPr>
        <w:pStyle w:val="Heading2"/>
        <w:numPr>
          <w:ilvl w:val="0"/>
          <w:numId w:val="0"/>
        </w:numPr>
        <w:jc w:val="both"/>
        <w:rPr>
          <w:del w:id="1257" w:author="ACER" w:date="2025-11-04T10:51:00Z"/>
          <w:rFonts w:eastAsia="Cambria"/>
          <w:smallCaps/>
          <w:color w:val="000000"/>
          <w:rPrChange w:id="1258" w:author="ACER" w:date="2025-11-14T01:21:00Z">
            <w:rPr>
              <w:del w:id="1259" w:author="ACER" w:date="2025-11-04T10:51:00Z"/>
              <w:rFonts w:eastAsia="Cambria"/>
              <w:smallCaps/>
              <w:color w:val="000000"/>
            </w:rPr>
          </w:rPrChange>
        </w:rPr>
      </w:pPr>
      <w:del w:id="1260" w:author="ACER" w:date="2025-11-04T10:51:00Z">
        <w:r w:rsidRPr="00F909E6" w:rsidDel="00446A81">
          <w:rPr>
            <w:rFonts w:eastAsia="Cambria"/>
            <w:color w:val="000000"/>
            <w:rPrChange w:id="1261" w:author="ACER" w:date="2025-11-14T01:21:00Z">
              <w:rPr>
                <w:rFonts w:eastAsia="Cambria"/>
                <w:color w:val="000000"/>
              </w:rPr>
            </w:rPrChange>
          </w:rPr>
          <w:delText xml:space="preserve">G. </w:delText>
        </w:r>
        <w:r w:rsidR="000F2C11" w:rsidRPr="00F909E6" w:rsidDel="00446A81">
          <w:rPr>
            <w:rFonts w:eastAsia="Cambria"/>
            <w:color w:val="000000"/>
            <w:rPrChange w:id="1262" w:author="ACER" w:date="2025-11-14T01:21:00Z">
              <w:rPr>
                <w:rFonts w:eastAsia="Cambria"/>
                <w:color w:val="000000"/>
              </w:rPr>
            </w:rPrChange>
          </w:rPr>
          <w:delText>Color Space</w:delText>
        </w:r>
      </w:del>
    </w:p>
    <w:p w14:paraId="56101CDF" w14:textId="041820CB" w:rsidR="00732E46" w:rsidRPr="00F909E6" w:rsidDel="00446A81" w:rsidRDefault="000F2C11">
      <w:pPr>
        <w:ind w:firstLine="144"/>
        <w:jc w:val="both"/>
        <w:rPr>
          <w:del w:id="1263" w:author="ACER" w:date="2025-11-04T10:51:00Z"/>
          <w:rFonts w:eastAsia="Times"/>
          <w:color w:val="000000"/>
          <w:rPrChange w:id="1264" w:author="ACER" w:date="2025-11-14T01:21:00Z">
            <w:rPr>
              <w:del w:id="1265" w:author="ACER" w:date="2025-11-04T10:51:00Z"/>
              <w:rFonts w:ascii="Times" w:eastAsia="Times" w:hAnsi="Times" w:cs="Times"/>
              <w:color w:val="000000"/>
            </w:rPr>
          </w:rPrChange>
        </w:rPr>
      </w:pPr>
      <w:del w:id="1266" w:author="ACER" w:date="2025-11-04T10:51:00Z">
        <w:r w:rsidRPr="00F909E6" w:rsidDel="00446A81">
          <w:rPr>
            <w:rFonts w:eastAsia="Times"/>
            <w:color w:val="000000"/>
            <w:rPrChange w:id="1267" w:author="ACER" w:date="2025-11-14T01:21:00Z">
              <w:rPr>
                <w:rFonts w:ascii="Times" w:eastAsia="Times" w:hAnsi="Times" w:cs="Times"/>
                <w:color w:val="000000"/>
              </w:rPr>
            </w:rPrChange>
          </w:rPr>
          <w:delText xml:space="preserve">The term </w:delText>
        </w:r>
        <w:r w:rsidRPr="00F909E6" w:rsidDel="00446A81">
          <w:rPr>
            <w:rFonts w:eastAsia="Times"/>
            <w:rPrChange w:id="1268" w:author="ACER" w:date="2025-11-14T01:21:00Z">
              <w:rPr>
                <w:rFonts w:ascii="Times" w:eastAsia="Times" w:hAnsi="Times" w:cs="Times"/>
              </w:rPr>
            </w:rPrChange>
          </w:rPr>
          <w:delText>“</w:delText>
        </w:r>
        <w:r w:rsidRPr="00F909E6" w:rsidDel="00446A81">
          <w:rPr>
            <w:rFonts w:eastAsia="Times"/>
            <w:color w:val="000000"/>
            <w:rPrChange w:id="1269" w:author="ACER" w:date="2025-11-14T01:21:00Z">
              <w:rPr>
                <w:rFonts w:ascii="Times" w:eastAsia="Times" w:hAnsi="Times" w:cs="Times"/>
                <w:color w:val="000000"/>
              </w:rPr>
            </w:rPrChange>
          </w:rPr>
          <w:delText>color space</w:delText>
        </w:r>
        <w:r w:rsidRPr="00F909E6" w:rsidDel="00446A81">
          <w:rPr>
            <w:rFonts w:eastAsia="Times"/>
            <w:rPrChange w:id="1270" w:author="ACER" w:date="2025-11-14T01:21:00Z">
              <w:rPr>
                <w:rFonts w:ascii="Times" w:eastAsia="Times" w:hAnsi="Times" w:cs="Times"/>
              </w:rPr>
            </w:rPrChange>
          </w:rPr>
          <w:delText xml:space="preserve">” </w:delText>
        </w:r>
        <w:r w:rsidRPr="00F909E6" w:rsidDel="00446A81">
          <w:rPr>
            <w:rFonts w:eastAsia="Times"/>
            <w:color w:val="000000"/>
            <w:rPrChange w:id="1271" w:author="ACER" w:date="2025-11-14T01:21:00Z">
              <w:rPr>
                <w:rFonts w:ascii="Times" w:eastAsia="Times" w:hAnsi="Times" w:cs="Times"/>
                <w:color w:val="000000"/>
              </w:rPr>
            </w:rPrChange>
          </w:rPr>
          <w:delText xml:space="preserve">refers to the entire sum of colors that can be represented within the said medium. For our purposes, the three main color spaces are </w:delText>
        </w:r>
        <w:r w:rsidRPr="00F909E6" w:rsidDel="00446A81">
          <w:rPr>
            <w:rFonts w:eastAsia="Times"/>
            <w:rPrChange w:id="1272" w:author="ACER" w:date="2025-11-14T01:21:00Z">
              <w:rPr>
                <w:rFonts w:ascii="Times" w:eastAsia="Times" w:hAnsi="Times" w:cs="Times"/>
              </w:rPr>
            </w:rPrChange>
          </w:rPr>
          <w:delText>g</w:delText>
        </w:r>
        <w:r w:rsidRPr="00F909E6" w:rsidDel="00446A81">
          <w:rPr>
            <w:rFonts w:eastAsia="Times"/>
            <w:color w:val="000000"/>
            <w:rPrChange w:id="1273" w:author="ACER" w:date="2025-11-14T01:21:00Z">
              <w:rPr>
                <w:rFonts w:ascii="Times" w:eastAsia="Times" w:hAnsi="Times" w:cs="Times"/>
                <w:color w:val="000000"/>
              </w:rPr>
            </w:rPrChange>
          </w:rPr>
          <w:delText>rayscale, RGB (red/green/blue), and CMYK (cyan/magenta/yellow/black). RGB is generally used with on-screen graphics, whereas CMYK is used for printing purposes.</w:delText>
        </w:r>
      </w:del>
    </w:p>
    <w:p w14:paraId="43307C2A" w14:textId="37DBE118" w:rsidR="00732E46" w:rsidRPr="00F909E6" w:rsidDel="00446A81" w:rsidRDefault="000F2C11">
      <w:pPr>
        <w:ind w:firstLine="144"/>
        <w:jc w:val="both"/>
        <w:rPr>
          <w:del w:id="1274" w:author="ACER" w:date="2025-11-04T10:51:00Z"/>
          <w:rFonts w:eastAsia="Times"/>
          <w:color w:val="000000"/>
          <w:spacing w:val="-2"/>
          <w:rPrChange w:id="1275" w:author="ACER" w:date="2025-11-14T01:21:00Z">
            <w:rPr>
              <w:del w:id="1276" w:author="ACER" w:date="2025-11-04T10:51:00Z"/>
              <w:rFonts w:ascii="Times" w:eastAsia="Times" w:hAnsi="Times" w:cs="Times"/>
              <w:color w:val="000000"/>
              <w:spacing w:val="-2"/>
            </w:rPr>
          </w:rPrChange>
        </w:rPr>
      </w:pPr>
      <w:del w:id="1277" w:author="ACER" w:date="2025-11-04T10:51:00Z">
        <w:r w:rsidRPr="00F909E6" w:rsidDel="00446A81">
          <w:rPr>
            <w:rFonts w:eastAsia="Times"/>
            <w:color w:val="000000"/>
            <w:spacing w:val="-2"/>
            <w:rPrChange w:id="1278" w:author="ACER" w:date="2025-11-14T01:21:00Z">
              <w:rPr>
                <w:rFonts w:ascii="Times" w:eastAsia="Times" w:hAnsi="Times" w:cs="Times"/>
                <w:color w:val="000000"/>
                <w:spacing w:val="-2"/>
              </w:rPr>
            </w:rPrChange>
          </w:rPr>
          <w:delText xml:space="preserve">All color figures should be generated in RGB or CMYK color space. Grayscale images should be submitted in </w:delText>
        </w:r>
        <w:r w:rsidRPr="00F909E6" w:rsidDel="00446A81">
          <w:rPr>
            <w:rFonts w:eastAsia="Times"/>
            <w:spacing w:val="-2"/>
            <w:rPrChange w:id="1279" w:author="ACER" w:date="2025-11-14T01:21:00Z">
              <w:rPr>
                <w:rFonts w:ascii="Times" w:eastAsia="Times" w:hAnsi="Times" w:cs="Times"/>
                <w:spacing w:val="-2"/>
              </w:rPr>
            </w:rPrChange>
          </w:rPr>
          <w:delText>g</w:delText>
        </w:r>
        <w:r w:rsidRPr="00F909E6" w:rsidDel="00446A81">
          <w:rPr>
            <w:rFonts w:eastAsia="Times"/>
            <w:color w:val="000000"/>
            <w:spacing w:val="-2"/>
            <w:rPrChange w:id="1280" w:author="ACER" w:date="2025-11-14T01:21:00Z">
              <w:rPr>
                <w:rFonts w:ascii="Times" w:eastAsia="Times" w:hAnsi="Times" w:cs="Times"/>
                <w:color w:val="000000"/>
                <w:spacing w:val="-2"/>
              </w:rPr>
            </w:rPrChange>
          </w:rPr>
          <w:delText>rayscale color space. Line art may be provided in grayscale OR bitmap colorspace. Note that “bitmap colorspace” and “bitmap file format” are not the same thing. When bitmap color space is selected, .TIF/.TIFF/.PNG are the recommended file formats.</w:delText>
        </w:r>
      </w:del>
    </w:p>
    <w:p w14:paraId="7691E2B0" w14:textId="09572A64" w:rsidR="001F512A" w:rsidRPr="00F909E6" w:rsidDel="00446A81" w:rsidRDefault="001F512A" w:rsidP="002F221E">
      <w:pPr>
        <w:spacing w:before="30"/>
        <w:ind w:firstLine="144"/>
        <w:jc w:val="both"/>
        <w:rPr>
          <w:del w:id="1281" w:author="ACER" w:date="2025-11-04T10:51:00Z"/>
          <w:rFonts w:eastAsia="Times"/>
          <w:color w:val="000000"/>
          <w:rPrChange w:id="1282" w:author="ACER" w:date="2025-11-14T01:21:00Z">
            <w:rPr>
              <w:del w:id="1283" w:author="ACER" w:date="2025-11-04T10:51:00Z"/>
              <w:rFonts w:ascii="Times" w:eastAsia="Times" w:hAnsi="Times" w:cs="Times"/>
              <w:color w:val="000000"/>
            </w:rPr>
          </w:rPrChange>
        </w:rPr>
      </w:pPr>
    </w:p>
    <w:p w14:paraId="5A5C8F87" w14:textId="25544367" w:rsidR="00732E46" w:rsidRPr="00F909E6" w:rsidDel="00446A81" w:rsidRDefault="00DB3364" w:rsidP="00DB3364">
      <w:pPr>
        <w:pStyle w:val="Heading2"/>
        <w:numPr>
          <w:ilvl w:val="0"/>
          <w:numId w:val="0"/>
        </w:numPr>
        <w:rPr>
          <w:del w:id="1284" w:author="ACER" w:date="2025-11-04T10:51:00Z"/>
          <w:rPrChange w:id="1285" w:author="ACER" w:date="2025-11-14T01:21:00Z">
            <w:rPr>
              <w:del w:id="1286" w:author="ACER" w:date="2025-11-04T10:51:00Z"/>
            </w:rPr>
          </w:rPrChange>
        </w:rPr>
      </w:pPr>
      <w:del w:id="1287" w:author="ACER" w:date="2025-11-04T10:51:00Z">
        <w:r w:rsidRPr="00F909E6" w:rsidDel="00446A81">
          <w:rPr>
            <w:rPrChange w:id="1288" w:author="ACER" w:date="2025-11-14T01:21:00Z">
              <w:rPr/>
            </w:rPrChange>
          </w:rPr>
          <w:delText xml:space="preserve">H. </w:delText>
        </w:r>
        <w:r w:rsidR="000F2C11" w:rsidRPr="00F909E6" w:rsidDel="00446A81">
          <w:rPr>
            <w:rPrChange w:id="1289" w:author="ACER" w:date="2025-11-14T01:21:00Z">
              <w:rPr/>
            </w:rPrChange>
          </w:rPr>
          <w:delText>Accepted Fonts Within Figures</w:delText>
        </w:r>
      </w:del>
    </w:p>
    <w:p w14:paraId="2BFB0E7A" w14:textId="26AD654F" w:rsidR="00732E46" w:rsidRPr="00F909E6" w:rsidDel="00446A81" w:rsidRDefault="000F2C11" w:rsidP="00D050EC">
      <w:pPr>
        <w:ind w:firstLine="144"/>
        <w:jc w:val="both"/>
        <w:rPr>
          <w:del w:id="1290" w:author="ACER" w:date="2025-11-04T10:51:00Z"/>
          <w:rFonts w:eastAsia="Times"/>
          <w:rPrChange w:id="1291" w:author="ACER" w:date="2025-11-14T01:21:00Z">
            <w:rPr>
              <w:del w:id="1292" w:author="ACER" w:date="2025-11-04T10:51:00Z"/>
              <w:rFonts w:eastAsia="Times"/>
            </w:rPr>
          </w:rPrChange>
        </w:rPr>
      </w:pPr>
      <w:del w:id="1293" w:author="ACER" w:date="2025-11-04T10:51:00Z">
        <w:r w:rsidRPr="00F909E6" w:rsidDel="00446A81">
          <w:rPr>
            <w:rFonts w:eastAsia="Times"/>
            <w:rPrChange w:id="1294" w:author="ACER" w:date="2025-11-14T01:21:00Z">
              <w:rPr>
                <w:rFonts w:eastAsia="Times"/>
              </w:rPr>
            </w:rPrChange>
          </w:rPr>
          <w:delText>When preparing your graphics, IEEE suggests that you use one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delText>
        </w:r>
      </w:del>
    </w:p>
    <w:p w14:paraId="6691FDB2" w14:textId="58A14BCE" w:rsidR="00732E46" w:rsidRPr="00F909E6" w:rsidDel="00446A81" w:rsidRDefault="000F2C11" w:rsidP="00D050EC">
      <w:pPr>
        <w:ind w:firstLine="144"/>
        <w:jc w:val="both"/>
        <w:rPr>
          <w:del w:id="1295" w:author="ACER" w:date="2025-11-04T10:51:00Z"/>
          <w:rPrChange w:id="1296" w:author="ACER" w:date="2025-11-14T01:21:00Z">
            <w:rPr>
              <w:del w:id="1297" w:author="ACER" w:date="2025-11-04T10:51:00Z"/>
            </w:rPr>
          </w:rPrChange>
        </w:rPr>
      </w:pPr>
      <w:del w:id="1298" w:author="ACER" w:date="2025-11-04T10:51:00Z">
        <w:r w:rsidRPr="00F909E6" w:rsidDel="00446A81">
          <w:rPr>
            <w:rPrChange w:id="1299" w:author="ACER" w:date="2025-11-14T01:21:00Z">
              <w:rPr/>
            </w:rPrChange>
          </w:rPr>
          <w:delText>A safe option when finalizing your figures is to strip out the fonts before you save the files, creating “outline” type. This converts fonts to artwork which will appear uniformly on any screen.</w:delText>
        </w:r>
      </w:del>
    </w:p>
    <w:p w14:paraId="384CE81F" w14:textId="3EE608E9" w:rsidR="001F512A" w:rsidRPr="00F909E6" w:rsidDel="00446A81" w:rsidRDefault="001F512A" w:rsidP="000968E1">
      <w:pPr>
        <w:spacing w:before="20"/>
        <w:ind w:firstLine="144"/>
        <w:jc w:val="both"/>
        <w:rPr>
          <w:del w:id="1300" w:author="ACER" w:date="2025-11-04T10:51:00Z"/>
          <w:rFonts w:eastAsia="Times"/>
          <w:color w:val="000000"/>
          <w:sz w:val="22"/>
          <w:szCs w:val="22"/>
          <w:rPrChange w:id="1301" w:author="ACER" w:date="2025-11-14T01:21:00Z">
            <w:rPr>
              <w:del w:id="1302" w:author="ACER" w:date="2025-11-04T10:51:00Z"/>
              <w:rFonts w:ascii="Times" w:eastAsia="Times" w:hAnsi="Times" w:cs="Times"/>
              <w:color w:val="000000"/>
              <w:sz w:val="22"/>
              <w:szCs w:val="22"/>
            </w:rPr>
          </w:rPrChange>
        </w:rPr>
      </w:pPr>
    </w:p>
    <w:p w14:paraId="09BE84DC" w14:textId="795B9CCD" w:rsidR="00732E46" w:rsidRPr="00F909E6" w:rsidDel="00446A81" w:rsidRDefault="00DB3364" w:rsidP="00DB3364">
      <w:pPr>
        <w:pStyle w:val="Heading2"/>
        <w:numPr>
          <w:ilvl w:val="0"/>
          <w:numId w:val="0"/>
        </w:numPr>
        <w:rPr>
          <w:del w:id="1303" w:author="ACER" w:date="2025-11-04T10:51:00Z"/>
          <w:rPrChange w:id="1304" w:author="ACER" w:date="2025-11-14T01:21:00Z">
            <w:rPr>
              <w:del w:id="1305" w:author="ACER" w:date="2025-11-04T10:51:00Z"/>
            </w:rPr>
          </w:rPrChange>
        </w:rPr>
      </w:pPr>
      <w:del w:id="1306" w:author="ACER" w:date="2025-11-04T10:51:00Z">
        <w:r w:rsidRPr="00F909E6" w:rsidDel="00446A81">
          <w:rPr>
            <w:rPrChange w:id="1307" w:author="ACER" w:date="2025-11-14T01:21:00Z">
              <w:rPr/>
            </w:rPrChange>
          </w:rPr>
          <w:delText xml:space="preserve">I. </w:delText>
        </w:r>
        <w:r w:rsidR="000F2C11" w:rsidRPr="00F909E6" w:rsidDel="00446A81">
          <w:rPr>
            <w:rPrChange w:id="1308" w:author="ACER" w:date="2025-11-14T01:21:00Z">
              <w:rPr/>
            </w:rPrChange>
          </w:rPr>
          <w:delText>Using Labels Within Figures</w:delText>
        </w:r>
      </w:del>
    </w:p>
    <w:p w14:paraId="57E960B8" w14:textId="470D4B9C" w:rsidR="00E653B5" w:rsidRPr="00F909E6" w:rsidDel="00446A81" w:rsidRDefault="000F2C11" w:rsidP="00DB3364">
      <w:pPr>
        <w:pStyle w:val="ListParagraph"/>
        <w:numPr>
          <w:ilvl w:val="0"/>
          <w:numId w:val="11"/>
        </w:numPr>
        <w:ind w:left="540"/>
        <w:rPr>
          <w:del w:id="1309" w:author="ACER" w:date="2025-11-04T10:51:00Z"/>
          <w:rPrChange w:id="1310" w:author="ACER" w:date="2025-11-14T01:21:00Z">
            <w:rPr>
              <w:del w:id="1311" w:author="ACER" w:date="2025-11-04T10:51:00Z"/>
            </w:rPr>
          </w:rPrChange>
        </w:rPr>
      </w:pPr>
      <w:del w:id="1312" w:author="ACER" w:date="2025-11-04T10:51:00Z">
        <w:r w:rsidRPr="00F909E6" w:rsidDel="00446A81">
          <w:rPr>
            <w:b/>
            <w:rPrChange w:id="1313" w:author="ACER" w:date="2025-11-14T01:21:00Z">
              <w:rPr>
                <w:b/>
              </w:rPr>
            </w:rPrChange>
          </w:rPr>
          <w:delText>Figure Axis Labels</w:delText>
        </w:r>
      </w:del>
    </w:p>
    <w:p w14:paraId="301C6715" w14:textId="53713B84" w:rsidR="007054D1" w:rsidRPr="00F909E6" w:rsidDel="00446A81" w:rsidRDefault="000F2C11" w:rsidP="007054D1">
      <w:pPr>
        <w:pStyle w:val="ListParagraph"/>
        <w:numPr>
          <w:ilvl w:val="1"/>
          <w:numId w:val="11"/>
        </w:numPr>
        <w:jc w:val="both"/>
        <w:rPr>
          <w:del w:id="1314" w:author="ACER" w:date="2025-11-04T10:51:00Z"/>
          <w:rPrChange w:id="1315" w:author="ACER" w:date="2025-11-14T01:21:00Z">
            <w:rPr>
              <w:del w:id="1316" w:author="ACER" w:date="2025-11-04T10:51:00Z"/>
            </w:rPr>
          </w:rPrChange>
        </w:rPr>
      </w:pPr>
      <w:del w:id="1317" w:author="ACER" w:date="2025-11-04T10:51:00Z">
        <w:r w:rsidRPr="00F909E6" w:rsidDel="00446A81">
          <w:rPr>
            <w:color w:val="000000"/>
            <w:rPrChange w:id="1318" w:author="ACER" w:date="2025-11-14T01:21:00Z">
              <w:rPr>
                <w:color w:val="000000"/>
              </w:rPr>
            </w:rPrChange>
          </w:rPr>
          <w:delText xml:space="preserve">Figure axis labels are often a source of confusion. Use words rather than symbols. As an example, write the quantity “Magnetization” or “Magnetization </w:delText>
        </w:r>
        <w:r w:rsidRPr="00F909E6" w:rsidDel="00446A81">
          <w:rPr>
            <w:i/>
            <w:color w:val="000000"/>
            <w:rPrChange w:id="1319" w:author="ACER" w:date="2025-11-14T01:21:00Z">
              <w:rPr>
                <w:i/>
                <w:color w:val="000000"/>
              </w:rPr>
            </w:rPrChange>
          </w:rPr>
          <w:delText>M</w:delText>
        </w:r>
        <w:r w:rsidRPr="00F909E6" w:rsidDel="00446A81">
          <w:rPr>
            <w:color w:val="000000"/>
            <w:rPrChange w:id="1320" w:author="ACER" w:date="2025-11-14T01:21:00Z">
              <w:rPr>
                <w:color w:val="000000"/>
              </w:rPr>
            </w:rPrChange>
          </w:rPr>
          <w:delText>,” not just “</w:delText>
        </w:r>
        <w:r w:rsidRPr="00F909E6" w:rsidDel="00446A81">
          <w:rPr>
            <w:i/>
            <w:color w:val="000000"/>
            <w:rPrChange w:id="1321" w:author="ACER" w:date="2025-11-14T01:21:00Z">
              <w:rPr>
                <w:i/>
                <w:color w:val="000000"/>
              </w:rPr>
            </w:rPrChange>
          </w:rPr>
          <w:delText>M</w:delText>
        </w:r>
        <w:r w:rsidRPr="00F909E6" w:rsidDel="00446A81">
          <w:rPr>
            <w:color w:val="000000"/>
            <w:rPrChange w:id="1322" w:author="ACER" w:date="2025-11-14T01:21:00Z">
              <w:rPr>
                <w:color w:val="000000"/>
              </w:rPr>
            </w:rPrChange>
          </w:rPr>
          <w:delText xml:space="preserve">.” Put units in parentheses. Do not label axes only with units. </w:delText>
        </w:r>
        <w:r w:rsidR="00A6122B" w:rsidRPr="00F909E6" w:rsidDel="00446A81">
          <w:rPr>
            <w:color w:val="000000"/>
            <w:rPrChange w:id="1323" w:author="ACER" w:date="2025-11-14T01:21:00Z">
              <w:rPr>
                <w:color w:val="000000"/>
              </w:rPr>
            </w:rPrChange>
          </w:rPr>
          <w:delText>For</w:delText>
        </w:r>
        <w:r w:rsidRPr="00F909E6" w:rsidDel="00446A81">
          <w:rPr>
            <w:color w:val="000000"/>
            <w:rPrChange w:id="1324" w:author="ACER" w:date="2025-11-14T01:21:00Z">
              <w:rPr>
                <w:color w:val="000000"/>
              </w:rPr>
            </w:rPrChange>
          </w:rPr>
          <w:delText xml:space="preserve"> example, write “Magnetization (A/m)” or “Magnetization (A</w:delText>
        </w:r>
        <w:r w:rsidR="00E625A7" w:rsidRPr="00F909E6" w:rsidDel="00446A81">
          <w:rPr>
            <w:noProof/>
            <w:color w:val="000000"/>
            <w:rPrChange w:id="1325" w:author="ACER" w:date="2025-11-14T01:21:00Z">
              <w:rPr>
                <w:noProof/>
                <w:color w:val="000000"/>
              </w:rPr>
            </w:rPrChange>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7.3pt;height:7.3pt;mso-width-percent:0;mso-height-percent:0;mso-width-percent:0;mso-height-percent:0" o:ole="" fillcolor="window">
              <v:imagedata r:id="rId20" o:title=""/>
            </v:shape>
            <o:OLEObject Type="Embed" ProgID="Equation.3" ShapeID="_x0000_i1030" DrawAspect="Content" ObjectID="_1824588979" r:id="rId21"/>
          </w:object>
        </w:r>
        <w:r w:rsidRPr="00F909E6" w:rsidDel="00446A81">
          <w:rPr>
            <w:color w:val="000000"/>
            <w:rPrChange w:id="1326" w:author="ACER" w:date="2025-11-14T01:21:00Z">
              <w:rPr>
                <w:color w:val="000000"/>
              </w:rPr>
            </w:rPrChange>
          </w:rPr>
          <w:delText>m</w:delText>
        </w:r>
        <w:r w:rsidRPr="00F909E6" w:rsidDel="00446A81">
          <w:rPr>
            <w:rFonts w:eastAsia="Symbol"/>
            <w:color w:val="000000"/>
            <w:vertAlign w:val="superscript"/>
            <w:rPrChange w:id="1327" w:author="ACER" w:date="2025-11-14T01:21:00Z">
              <w:rPr>
                <w:rFonts w:ascii="Cambria Math" w:eastAsia="Symbol" w:hAnsi="Cambria Math" w:cs="Cambria Math"/>
                <w:color w:val="000000"/>
                <w:vertAlign w:val="superscript"/>
              </w:rPr>
            </w:rPrChange>
          </w:rPr>
          <w:delText>−</w:delText>
        </w:r>
        <w:r w:rsidRPr="00F909E6" w:rsidDel="00446A81">
          <w:rPr>
            <w:color w:val="000000"/>
            <w:vertAlign w:val="superscript"/>
            <w:rPrChange w:id="1328" w:author="ACER" w:date="2025-11-14T01:21:00Z">
              <w:rPr>
                <w:color w:val="000000"/>
                <w:vertAlign w:val="superscript"/>
              </w:rPr>
            </w:rPrChange>
          </w:rPr>
          <w:delText>1</w:delText>
        </w:r>
        <w:r w:rsidRPr="00F909E6" w:rsidDel="00446A81">
          <w:rPr>
            <w:color w:val="000000"/>
            <w:rPrChange w:id="1329" w:author="ACER" w:date="2025-11-14T01:21:00Z">
              <w:rPr>
                <w:color w:val="000000"/>
              </w:rPr>
            </w:rPrChange>
          </w:rPr>
          <w:delText>),” not just “A/m.” Do not label axes with a ratio of quantities and units. For example, write “Temperature (K),” not “Temperature/K.”</w:delText>
        </w:r>
      </w:del>
    </w:p>
    <w:p w14:paraId="6D4A7B0E" w14:textId="1AE30B76" w:rsidR="00732E46" w:rsidRPr="00F909E6" w:rsidDel="00446A81" w:rsidRDefault="000F2C11" w:rsidP="007054D1">
      <w:pPr>
        <w:pStyle w:val="ListParagraph"/>
        <w:numPr>
          <w:ilvl w:val="1"/>
          <w:numId w:val="11"/>
        </w:numPr>
        <w:jc w:val="both"/>
        <w:rPr>
          <w:del w:id="1330" w:author="ACER" w:date="2025-11-04T10:51:00Z"/>
          <w:spacing w:val="-3"/>
          <w:rPrChange w:id="1331" w:author="ACER" w:date="2025-11-14T01:21:00Z">
            <w:rPr>
              <w:del w:id="1332" w:author="ACER" w:date="2025-11-04T10:51:00Z"/>
              <w:spacing w:val="-3"/>
            </w:rPr>
          </w:rPrChange>
        </w:rPr>
      </w:pPr>
      <w:del w:id="1333" w:author="ACER" w:date="2025-11-04T10:51:00Z">
        <w:r w:rsidRPr="00F909E6" w:rsidDel="00446A81">
          <w:rPr>
            <w:spacing w:val="-3"/>
            <w:rPrChange w:id="1334" w:author="ACER" w:date="2025-11-14T01:21:00Z">
              <w:rPr>
                <w:spacing w:val="-3"/>
              </w:rPr>
            </w:rPrChange>
          </w:rPr>
          <w:delText>Multipliers can be especially confusing. Write “Magnetization (kA/m)” or “Magnetization (10</w:delText>
        </w:r>
        <w:r w:rsidRPr="00F909E6" w:rsidDel="00446A81">
          <w:rPr>
            <w:spacing w:val="-3"/>
            <w:vertAlign w:val="superscript"/>
            <w:rPrChange w:id="1335" w:author="ACER" w:date="2025-11-14T01:21:00Z">
              <w:rPr>
                <w:spacing w:val="-3"/>
                <w:vertAlign w:val="superscript"/>
              </w:rPr>
            </w:rPrChange>
          </w:rPr>
          <w:delText>3</w:delText>
        </w:r>
        <w:r w:rsidRPr="00F909E6" w:rsidDel="00446A81">
          <w:rPr>
            <w:spacing w:val="-3"/>
            <w:rPrChange w:id="1336" w:author="ACER" w:date="2025-11-14T01:21:00Z">
              <w:rPr>
                <w:spacing w:val="-3"/>
              </w:rPr>
            </w:rPrChange>
          </w:rPr>
          <w:delText xml:space="preserve"> A/m).” Do not write “Magnetization (A/m) × 1000” because the reader would not know whether the top axis label </w:delText>
        </w:r>
        <w:r w:rsidR="00A6122B" w:rsidRPr="00F909E6" w:rsidDel="00446A81">
          <w:rPr>
            <w:spacing w:val="-3"/>
            <w:rPrChange w:id="1337" w:author="ACER" w:date="2025-11-14T01:21:00Z">
              <w:rPr>
                <w:spacing w:val="-3"/>
              </w:rPr>
            </w:rPrChange>
          </w:rPr>
          <w:delText>means</w:delText>
        </w:r>
        <w:r w:rsidRPr="00F909E6" w:rsidDel="00446A81">
          <w:rPr>
            <w:spacing w:val="-3"/>
            <w:rPrChange w:id="1338" w:author="ACER" w:date="2025-11-14T01:21:00Z">
              <w:rPr>
                <w:spacing w:val="-3"/>
              </w:rPr>
            </w:rPrChange>
          </w:rPr>
          <w:delText xml:space="preserve"> 16000 A/m or 0.016 A/m. Figure labels should be legible, approximately 8- to 10-point type.</w:delText>
        </w:r>
      </w:del>
    </w:p>
    <w:p w14:paraId="5D5FC1EB" w14:textId="133B6757" w:rsidR="00732E46" w:rsidRPr="00F909E6" w:rsidDel="00446A81" w:rsidRDefault="00732E46" w:rsidP="00A65256">
      <w:pPr>
        <w:pStyle w:val="ListParagraph"/>
        <w:spacing w:before="40"/>
        <w:ind w:left="0"/>
        <w:contextualSpacing w:val="0"/>
        <w:jc w:val="both"/>
        <w:rPr>
          <w:del w:id="1339" w:author="ACER" w:date="2025-11-04T10:51:00Z"/>
          <w:rFonts w:eastAsia="Times"/>
          <w:color w:val="000000"/>
          <w:rPrChange w:id="1340" w:author="ACER" w:date="2025-11-14T01:21:00Z">
            <w:rPr>
              <w:del w:id="1341" w:author="ACER" w:date="2025-11-04T10:51:00Z"/>
              <w:rFonts w:ascii="Times" w:eastAsia="Times" w:hAnsi="Times" w:cs="Times"/>
              <w:color w:val="000000"/>
            </w:rPr>
          </w:rPrChange>
        </w:rPr>
      </w:pPr>
    </w:p>
    <w:p w14:paraId="19090765" w14:textId="14FB0A39" w:rsidR="00E653B5" w:rsidRPr="00F909E6" w:rsidDel="00446A81" w:rsidRDefault="000F2C11" w:rsidP="00EF6430">
      <w:pPr>
        <w:pStyle w:val="ListParagraph"/>
        <w:numPr>
          <w:ilvl w:val="0"/>
          <w:numId w:val="11"/>
        </w:numPr>
        <w:ind w:left="540"/>
        <w:rPr>
          <w:del w:id="1342" w:author="ACER" w:date="2025-11-04T10:51:00Z"/>
          <w:rPrChange w:id="1343" w:author="ACER" w:date="2025-11-14T01:21:00Z">
            <w:rPr>
              <w:del w:id="1344" w:author="ACER" w:date="2025-11-04T10:51:00Z"/>
            </w:rPr>
          </w:rPrChange>
        </w:rPr>
      </w:pPr>
      <w:del w:id="1345" w:author="ACER" w:date="2025-11-04T10:51:00Z">
        <w:r w:rsidRPr="00F909E6" w:rsidDel="00446A81">
          <w:rPr>
            <w:b/>
            <w:rPrChange w:id="1346" w:author="ACER" w:date="2025-11-14T01:21:00Z">
              <w:rPr>
                <w:b/>
              </w:rPr>
            </w:rPrChange>
          </w:rPr>
          <w:delText>Subfigure Labels in Multipart Figures and Tables</w:delText>
        </w:r>
      </w:del>
    </w:p>
    <w:p w14:paraId="20C20803" w14:textId="613C7D0F" w:rsidR="00732E46" w:rsidRPr="00F909E6" w:rsidDel="00446A81" w:rsidRDefault="000F2C11" w:rsidP="00E653B5">
      <w:pPr>
        <w:pStyle w:val="ListParagraph"/>
        <w:ind w:left="540"/>
        <w:rPr>
          <w:del w:id="1347" w:author="ACER" w:date="2025-11-04T10:51:00Z"/>
          <w:rPrChange w:id="1348" w:author="ACER" w:date="2025-11-14T01:21:00Z">
            <w:rPr>
              <w:del w:id="1349" w:author="ACER" w:date="2025-11-04T10:51:00Z"/>
            </w:rPr>
          </w:rPrChange>
        </w:rPr>
      </w:pPr>
      <w:del w:id="1350" w:author="ACER" w:date="2025-11-04T10:51:00Z">
        <w:r w:rsidRPr="00F909E6" w:rsidDel="00446A81">
          <w:rPr>
            <w:rFonts w:eastAsia="Times"/>
            <w:color w:val="000000"/>
            <w:rPrChange w:id="1351" w:author="ACER" w:date="2025-11-14T01:21:00Z">
              <w:rPr>
                <w:rFonts w:ascii="Times" w:eastAsia="Times" w:hAnsi="Times" w:cs="Times"/>
                <w:color w:val="000000"/>
              </w:rPr>
            </w:rPrChange>
          </w:rPr>
          <w:delText xml:space="preserve">Multipart figures should be combined and labeled before final submission. Labels should appear centered below each subfigure in 8-point Times New Roman font in the format of (a) (b) (c). </w:delText>
        </w:r>
      </w:del>
    </w:p>
    <w:p w14:paraId="568DB727" w14:textId="5804B9EA" w:rsidR="00732E46" w:rsidRPr="00F909E6" w:rsidDel="00446A81" w:rsidRDefault="00EF6430" w:rsidP="007B62A7">
      <w:pPr>
        <w:pStyle w:val="Heading2"/>
        <w:numPr>
          <w:ilvl w:val="0"/>
          <w:numId w:val="0"/>
        </w:numPr>
        <w:rPr>
          <w:del w:id="1352" w:author="ACER" w:date="2025-11-04T10:51:00Z"/>
          <w:rFonts w:eastAsia="Cambria"/>
          <w:rPrChange w:id="1353" w:author="ACER" w:date="2025-11-14T01:21:00Z">
            <w:rPr>
              <w:del w:id="1354" w:author="ACER" w:date="2025-11-04T10:51:00Z"/>
              <w:rFonts w:eastAsia="Cambria"/>
            </w:rPr>
          </w:rPrChange>
        </w:rPr>
      </w:pPr>
      <w:del w:id="1355" w:author="ACER" w:date="2025-11-04T10:51:00Z">
        <w:r w:rsidRPr="00F909E6" w:rsidDel="00446A81">
          <w:rPr>
            <w:rFonts w:eastAsia="Cambria"/>
            <w:rPrChange w:id="1356" w:author="ACER" w:date="2025-11-14T01:21:00Z">
              <w:rPr>
                <w:rFonts w:eastAsia="Cambria"/>
              </w:rPr>
            </w:rPrChange>
          </w:rPr>
          <w:delText xml:space="preserve">J. </w:delText>
        </w:r>
        <w:r w:rsidR="000F2C11" w:rsidRPr="00F909E6" w:rsidDel="00446A81">
          <w:rPr>
            <w:rFonts w:eastAsia="Cambria"/>
            <w:rPrChange w:id="1357" w:author="ACER" w:date="2025-11-14T01:21:00Z">
              <w:rPr>
                <w:rFonts w:eastAsia="Cambria"/>
              </w:rPr>
            </w:rPrChange>
          </w:rPr>
          <w:delText>Referencing a Figure or Table Within Your Article</w:delText>
        </w:r>
      </w:del>
    </w:p>
    <w:p w14:paraId="15B83135" w14:textId="76D61C85" w:rsidR="00732E46" w:rsidRPr="00F909E6" w:rsidDel="00686383" w:rsidRDefault="000F2C11">
      <w:pPr>
        <w:ind w:firstLine="144"/>
        <w:jc w:val="both"/>
        <w:rPr>
          <w:del w:id="1358" w:author="ACER" w:date="2025-11-04T11:21:00Z"/>
          <w:rFonts w:eastAsia="Times"/>
          <w:color w:val="000000"/>
          <w:rPrChange w:id="1359" w:author="ACER" w:date="2025-11-14T01:21:00Z">
            <w:rPr>
              <w:del w:id="1360" w:author="ACER" w:date="2025-11-04T11:21:00Z"/>
              <w:rFonts w:ascii="Times" w:eastAsia="Times" w:hAnsi="Times" w:cs="Times"/>
              <w:color w:val="000000"/>
            </w:rPr>
          </w:rPrChange>
        </w:rPr>
      </w:pPr>
      <w:del w:id="1361" w:author="ACER" w:date="2025-11-04T10:51:00Z">
        <w:r w:rsidRPr="00F909E6" w:rsidDel="00446A81">
          <w:rPr>
            <w:rFonts w:eastAsia="Times"/>
            <w:color w:val="000000"/>
            <w:rPrChange w:id="1362" w:author="ACER" w:date="2025-11-14T01:21:00Z">
              <w:rPr>
                <w:rFonts w:ascii="Times" w:eastAsia="Times" w:hAnsi="Times" w:cs="Times"/>
                <w:color w:val="000000"/>
              </w:rPr>
            </w:rPrChange>
          </w:rPr>
          <w:delText xml:space="preserve">When referencing your figures and tables within your </w:delText>
        </w:r>
        <w:r w:rsidRPr="00F909E6" w:rsidDel="00446A81">
          <w:rPr>
            <w:rPrChange w:id="1363" w:author="ACER" w:date="2025-11-14T01:21:00Z">
              <w:rPr/>
            </w:rPrChange>
          </w:rPr>
          <w:delText>article</w:delText>
        </w:r>
        <w:r w:rsidRPr="00F909E6" w:rsidDel="00446A81">
          <w:rPr>
            <w:rFonts w:eastAsia="Times"/>
            <w:color w:val="000000"/>
            <w:rPrChange w:id="1364" w:author="ACER" w:date="2025-11-14T01:21:00Z">
              <w:rPr>
                <w:rFonts w:ascii="Times" w:eastAsia="Times" w:hAnsi="Times" w:cs="Times"/>
                <w:color w:val="000000"/>
              </w:rPr>
            </w:rPrChange>
          </w:rPr>
          <w:delText xml:space="preserve">, use the abbreviation “Fig.” even at the beginning of a sentence. Do not abbreviate “Table.” Tables should be numbered with Roman </w:delText>
        </w:r>
        <w:r w:rsidRPr="00F909E6" w:rsidDel="00446A81">
          <w:rPr>
            <w:rFonts w:eastAsia="Times"/>
            <w:rPrChange w:id="1365" w:author="ACER" w:date="2025-11-14T01:21:00Z">
              <w:rPr>
                <w:rFonts w:ascii="Times" w:eastAsia="Times" w:hAnsi="Times" w:cs="Times"/>
              </w:rPr>
            </w:rPrChange>
          </w:rPr>
          <w:delText>n</w:delText>
        </w:r>
        <w:r w:rsidRPr="00F909E6" w:rsidDel="00446A81">
          <w:rPr>
            <w:rFonts w:eastAsia="Times"/>
            <w:color w:val="000000"/>
            <w:rPrChange w:id="1366" w:author="ACER" w:date="2025-11-14T01:21:00Z">
              <w:rPr>
                <w:rFonts w:ascii="Times" w:eastAsia="Times" w:hAnsi="Times" w:cs="Times"/>
                <w:color w:val="000000"/>
              </w:rPr>
            </w:rPrChange>
          </w:rPr>
          <w:delText>umerals</w:delText>
        </w:r>
      </w:del>
      <w:del w:id="1367" w:author="ACER" w:date="2025-11-04T11:21:00Z">
        <w:r w:rsidRPr="00F909E6" w:rsidDel="00686383">
          <w:rPr>
            <w:rFonts w:eastAsia="Times"/>
            <w:color w:val="000000"/>
            <w:rPrChange w:id="1368" w:author="ACER" w:date="2025-11-14T01:21:00Z">
              <w:rPr>
                <w:rFonts w:ascii="Times" w:eastAsia="Times" w:hAnsi="Times" w:cs="Times"/>
                <w:color w:val="000000"/>
              </w:rPr>
            </w:rPrChange>
          </w:rPr>
          <w:delText>.</w:delText>
        </w:r>
      </w:del>
    </w:p>
    <w:p w14:paraId="56447028" w14:textId="57BA5642" w:rsidR="00732E46" w:rsidRPr="00F909E6" w:rsidDel="00B723E0" w:rsidRDefault="00732E46">
      <w:pPr>
        <w:spacing w:before="40"/>
        <w:rPr>
          <w:del w:id="1369" w:author="ACER" w:date="2025-11-12T13:07:00Z"/>
          <w:rPrChange w:id="1370" w:author="ACER" w:date="2025-11-14T01:21:00Z">
            <w:rPr>
              <w:del w:id="1371" w:author="ACER" w:date="2025-11-12T13:07:00Z"/>
            </w:rPr>
          </w:rPrChange>
        </w:rPr>
        <w:pPrChange w:id="1372" w:author="ACER" w:date="2025-11-12T13:07:00Z">
          <w:pPr>
            <w:spacing w:before="40"/>
            <w:jc w:val="both"/>
          </w:pPr>
        </w:pPrChange>
      </w:pPr>
    </w:p>
    <w:p w14:paraId="1A8F8753" w14:textId="46EEE328" w:rsidR="00732E46" w:rsidRPr="00F909E6" w:rsidDel="00446A81" w:rsidRDefault="00EF6430">
      <w:pPr>
        <w:pStyle w:val="Heading2"/>
        <w:numPr>
          <w:ilvl w:val="0"/>
          <w:numId w:val="0"/>
        </w:numPr>
        <w:spacing w:before="100"/>
        <w:rPr>
          <w:del w:id="1373" w:author="ACER" w:date="2025-11-04T10:52:00Z"/>
          <w:rPrChange w:id="1374" w:author="ACER" w:date="2025-11-14T01:21:00Z">
            <w:rPr>
              <w:del w:id="1375" w:author="ACER" w:date="2025-11-04T10:52:00Z"/>
            </w:rPr>
          </w:rPrChange>
        </w:rPr>
        <w:pPrChange w:id="1376" w:author="ACER" w:date="2025-11-12T13:07:00Z">
          <w:pPr>
            <w:pStyle w:val="Heading2"/>
            <w:numPr>
              <w:ilvl w:val="0"/>
              <w:numId w:val="0"/>
            </w:numPr>
            <w:spacing w:before="100"/>
            <w:jc w:val="both"/>
          </w:pPr>
        </w:pPrChange>
      </w:pPr>
      <w:del w:id="1377" w:author="ACER" w:date="2025-11-04T10:52:00Z">
        <w:r w:rsidRPr="00F909E6" w:rsidDel="00446A81">
          <w:rPr>
            <w:rPrChange w:id="1378" w:author="ACER" w:date="2025-11-14T01:21:00Z">
              <w:rPr/>
            </w:rPrChange>
          </w:rPr>
          <w:delText xml:space="preserve">K. </w:delText>
        </w:r>
        <w:r w:rsidR="000F2C11" w:rsidRPr="00F909E6" w:rsidDel="00446A81">
          <w:rPr>
            <w:rPrChange w:id="1379" w:author="ACER" w:date="2025-11-14T01:21:00Z">
              <w:rPr/>
            </w:rPrChange>
          </w:rPr>
          <w:delText>Submitting Your Graphics</w:delText>
        </w:r>
      </w:del>
    </w:p>
    <w:p w14:paraId="0F4737FF" w14:textId="6DDA5324" w:rsidR="00732E46" w:rsidRPr="00F909E6" w:rsidDel="00446A81" w:rsidRDefault="000F2C11">
      <w:pPr>
        <w:ind w:firstLine="144"/>
        <w:rPr>
          <w:del w:id="1380" w:author="ACER" w:date="2025-11-04T10:52:00Z"/>
          <w:spacing w:val="-2"/>
          <w:rPrChange w:id="1381" w:author="ACER" w:date="2025-11-14T01:21:00Z">
            <w:rPr>
              <w:del w:id="1382" w:author="ACER" w:date="2025-11-04T10:52:00Z"/>
              <w:spacing w:val="-2"/>
            </w:rPr>
          </w:rPrChange>
        </w:rPr>
        <w:pPrChange w:id="1383" w:author="ACER" w:date="2025-11-12T13:07:00Z">
          <w:pPr>
            <w:ind w:firstLine="144"/>
            <w:jc w:val="both"/>
          </w:pPr>
        </w:pPrChange>
      </w:pPr>
      <w:del w:id="1384" w:author="ACER" w:date="2025-11-04T10:52:00Z">
        <w:r w:rsidRPr="00F909E6" w:rsidDel="00446A81">
          <w:rPr>
            <w:spacing w:val="-2"/>
            <w:rPrChange w:id="1385" w:author="ACER" w:date="2025-11-14T01:21:00Z">
              <w:rPr>
                <w:spacing w:val="-2"/>
              </w:rPr>
            </w:rPrChange>
          </w:rPr>
          <w:delTex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delText>
        </w:r>
        <w:r w:rsidRPr="00F909E6" w:rsidDel="00446A81">
          <w:rPr>
            <w:spacing w:val="-2"/>
            <w:highlight w:val="white"/>
            <w:rPrChange w:id="1386" w:author="ACER" w:date="2025-11-14T01:21:00Z">
              <w:rPr>
                <w:spacing w:val="-2"/>
                <w:highlight w:val="white"/>
              </w:rPr>
            </w:rPrChange>
          </w:rPr>
          <w:delText>e.</w:delText>
        </w:r>
        <w:r w:rsidRPr="00F909E6" w:rsidDel="00446A81">
          <w:rPr>
            <w:spacing w:val="-2"/>
            <w:rPrChange w:id="1387" w:author="ACER" w:date="2025-11-14T01:21:00Z">
              <w:rPr>
                <w:spacing w:val="-2"/>
              </w:rPr>
            </w:rPrChange>
          </w:rPr>
          <w:delText xml:space="preserve"> Place figure captions below the figures; place table headings above the tables. Do not include captions as part of the figures, or put them in “text boxes” linked to the figures. Also, do not place borders around the outside of your figures.</w:delText>
        </w:r>
      </w:del>
    </w:p>
    <w:p w14:paraId="3A3BF7FF" w14:textId="6BB489E1" w:rsidR="00732E46" w:rsidRPr="00F909E6" w:rsidDel="00446A81" w:rsidRDefault="00732E46">
      <w:pPr>
        <w:spacing w:before="40"/>
        <w:rPr>
          <w:del w:id="1388" w:author="ACER" w:date="2025-11-04T10:52:00Z"/>
          <w:rPrChange w:id="1389" w:author="ACER" w:date="2025-11-14T01:21:00Z">
            <w:rPr>
              <w:del w:id="1390" w:author="ACER" w:date="2025-11-04T10:52:00Z"/>
            </w:rPr>
          </w:rPrChange>
        </w:rPr>
        <w:pPrChange w:id="1391" w:author="ACER" w:date="2025-11-12T13:07:00Z">
          <w:pPr>
            <w:spacing w:before="40"/>
            <w:jc w:val="both"/>
          </w:pPr>
        </w:pPrChange>
      </w:pPr>
    </w:p>
    <w:p w14:paraId="29A5BA9E" w14:textId="48A13DF8" w:rsidR="00732E46" w:rsidRPr="00F909E6" w:rsidDel="00446A81" w:rsidRDefault="00EF6430">
      <w:pPr>
        <w:pStyle w:val="Heading2"/>
        <w:numPr>
          <w:ilvl w:val="0"/>
          <w:numId w:val="0"/>
        </w:numPr>
        <w:spacing w:before="100"/>
        <w:rPr>
          <w:del w:id="1392" w:author="ACER" w:date="2025-11-04T10:52:00Z"/>
          <w:i w:val="0"/>
          <w:rPrChange w:id="1393" w:author="ACER" w:date="2025-11-14T01:21:00Z">
            <w:rPr>
              <w:del w:id="1394" w:author="ACER" w:date="2025-11-04T10:52:00Z"/>
              <w:i w:val="0"/>
            </w:rPr>
          </w:rPrChange>
        </w:rPr>
      </w:pPr>
      <w:del w:id="1395" w:author="ACER" w:date="2025-11-04T10:52:00Z">
        <w:r w:rsidRPr="00F909E6" w:rsidDel="00446A81">
          <w:rPr>
            <w:rPrChange w:id="1396" w:author="ACER" w:date="2025-11-14T01:21:00Z">
              <w:rPr/>
            </w:rPrChange>
          </w:rPr>
          <w:delText xml:space="preserve">L. </w:delText>
        </w:r>
        <w:r w:rsidR="000F2C11" w:rsidRPr="00F909E6" w:rsidDel="00446A81">
          <w:rPr>
            <w:rPrChange w:id="1397" w:author="ACER" w:date="2025-11-14T01:21:00Z">
              <w:rPr/>
            </w:rPrChange>
          </w:rPr>
          <w:delText>Color Processing / Printing in IEEE Transactions, Journals, and Letters</w:delText>
        </w:r>
      </w:del>
    </w:p>
    <w:p w14:paraId="55F51617" w14:textId="3E5EF0C7" w:rsidR="00732E46" w:rsidRPr="00F909E6" w:rsidDel="00446A81" w:rsidRDefault="000F2C11">
      <w:pPr>
        <w:ind w:firstLine="144"/>
        <w:rPr>
          <w:del w:id="1398" w:author="ACER" w:date="2025-11-04T10:52:00Z"/>
          <w:rFonts w:eastAsia="Times"/>
          <w:color w:val="000000"/>
          <w:rPrChange w:id="1399" w:author="ACER" w:date="2025-11-14T01:21:00Z">
            <w:rPr>
              <w:del w:id="1400" w:author="ACER" w:date="2025-11-04T10:52:00Z"/>
              <w:rFonts w:ascii="Times" w:eastAsia="Times" w:hAnsi="Times" w:cs="Times"/>
              <w:color w:val="000000"/>
            </w:rPr>
          </w:rPrChange>
        </w:rPr>
        <w:pPrChange w:id="1401" w:author="ACER" w:date="2025-11-12T13:07:00Z">
          <w:pPr>
            <w:ind w:firstLine="144"/>
            <w:jc w:val="both"/>
          </w:pPr>
        </w:pPrChange>
      </w:pPr>
      <w:del w:id="1402" w:author="ACER" w:date="2025-11-04T10:52:00Z">
        <w:r w:rsidRPr="00F909E6" w:rsidDel="00446A81">
          <w:rPr>
            <w:rPrChange w:id="1403" w:author="ACER" w:date="2025-11-14T01:21:00Z">
              <w:rPr/>
            </w:rPrChange>
          </w:rPr>
          <w:delText xml:space="preserve">All IEEE Transactions, Journals, and Letters allow an author to publish color figures on IEEE </w:delText>
        </w:r>
        <w:r w:rsidRPr="00F909E6" w:rsidDel="00446A81">
          <w:rPr>
            <w:i/>
            <w:rPrChange w:id="1404" w:author="ACER" w:date="2025-11-14T01:21:00Z">
              <w:rPr>
                <w:i/>
              </w:rPr>
            </w:rPrChange>
          </w:rPr>
          <w:delText>Xplore</w:delText>
        </w:r>
        <w:r w:rsidRPr="00F909E6" w:rsidDel="00446A81">
          <w:rPr>
            <w:rPrChange w:id="1405" w:author="ACER" w:date="2025-11-14T01:21:00Z">
              <w:rPr/>
            </w:rPrChange>
          </w:rPr>
          <w:delText xml:space="preserve"> at no charge, and automatically convert them to grayscale for print versions. </w:delText>
        </w:r>
        <w:r w:rsidRPr="00F909E6" w:rsidDel="00446A81">
          <w:rPr>
            <w:rFonts w:eastAsia="Times"/>
            <w:color w:val="000000"/>
            <w:rPrChange w:id="1406" w:author="ACER" w:date="2025-11-14T01:21:00Z">
              <w:rPr>
                <w:rFonts w:ascii="Times" w:eastAsia="Times" w:hAnsi="Times" w:cs="Times"/>
                <w:color w:val="000000"/>
              </w:rPr>
            </w:rPrChange>
          </w:rPr>
          <w:delText xml:space="preserve">In most journals, figures and tables may alternatively be printed in color if an author chooses to do so. Please note that this service comes at an extra expense to the author. If you intend to have print color graphics, </w:delText>
        </w:r>
        <w:r w:rsidRPr="00F909E6" w:rsidDel="00446A81">
          <w:rPr>
            <w:rFonts w:eastAsia="Times"/>
            <w:rPrChange w:id="1407" w:author="ACER" w:date="2025-11-14T01:21:00Z">
              <w:rPr>
                <w:rFonts w:ascii="Times" w:eastAsia="Times" w:hAnsi="Times" w:cs="Times"/>
              </w:rPr>
            </w:rPrChange>
          </w:rPr>
          <w:delText>you will have the opportunity to indicate this in the Author Gateway and will be contacted by PubOps to confirm the charges</w:delText>
        </w:r>
        <w:r w:rsidRPr="00F909E6" w:rsidDel="00446A81">
          <w:rPr>
            <w:rFonts w:eastAsia="Times"/>
            <w:color w:val="000000"/>
            <w:rPrChange w:id="1408" w:author="ACER" w:date="2025-11-14T01:21:00Z">
              <w:rPr>
                <w:rFonts w:ascii="Times" w:eastAsia="Times" w:hAnsi="Times" w:cs="Times"/>
                <w:color w:val="000000"/>
              </w:rPr>
            </w:rPrChange>
          </w:rPr>
          <w:delText>.</w:delText>
        </w:r>
      </w:del>
    </w:p>
    <w:p w14:paraId="122EF4F5" w14:textId="77777777" w:rsidR="00446A81" w:rsidRPr="00F909E6" w:rsidRDefault="00446A81">
      <w:pPr>
        <w:keepNext/>
        <w:pBdr>
          <w:top w:val="nil"/>
          <w:left w:val="nil"/>
          <w:bottom w:val="nil"/>
          <w:right w:val="nil"/>
          <w:between w:val="nil"/>
        </w:pBdr>
        <w:spacing w:before="240" w:after="80"/>
        <w:rPr>
          <w:ins w:id="1409" w:author="ACER" w:date="2025-11-04T10:51:00Z"/>
          <w:smallCaps/>
          <w:color w:val="000000"/>
          <w:rPrChange w:id="1410" w:author="ACER" w:date="2025-11-14T01:21:00Z">
            <w:rPr>
              <w:ins w:id="1411" w:author="ACER" w:date="2025-11-04T10:51:00Z"/>
              <w:smallCaps/>
              <w:color w:val="000000"/>
            </w:rPr>
          </w:rPrChange>
        </w:rPr>
        <w:sectPr w:rsidR="00446A81" w:rsidRPr="00F909E6" w:rsidSect="0043400B">
          <w:footnotePr>
            <w:numRestart w:val="eachSect"/>
          </w:footnotePr>
          <w:type w:val="continuous"/>
          <w:pgSz w:w="12240" w:h="15840"/>
          <w:pgMar w:top="1008" w:right="936" w:bottom="1008" w:left="936" w:header="432" w:footer="432" w:gutter="0"/>
          <w:pgNumType w:start="1"/>
          <w:cols w:num="2" w:space="288"/>
          <w:sectPrChange w:id="1412" w:author="ACER" w:date="2025-11-05T01:52:00Z">
            <w:sectPr w:rsidR="00446A81" w:rsidRPr="00F909E6" w:rsidSect="0043400B">
              <w:pgMar w:top="1008" w:right="936" w:bottom="1008" w:left="936" w:header="432" w:footer="432" w:gutter="0"/>
              <w:cols w:num="1"/>
            </w:sectPr>
          </w:sectPrChange>
        </w:sectPr>
        <w:pPrChange w:id="1413" w:author="ACER" w:date="2025-11-12T13:07:00Z">
          <w:pPr>
            <w:keepNext/>
            <w:pBdr>
              <w:top w:val="nil"/>
              <w:left w:val="nil"/>
              <w:bottom w:val="nil"/>
              <w:right w:val="nil"/>
              <w:between w:val="nil"/>
            </w:pBdr>
            <w:spacing w:before="240" w:after="80"/>
            <w:jc w:val="center"/>
          </w:pPr>
        </w:pPrChange>
      </w:pPr>
    </w:p>
    <w:p w14:paraId="34DD075D" w14:textId="14EC8975" w:rsidR="00732E46" w:rsidRPr="00F909E6" w:rsidRDefault="00DB3364" w:rsidP="00061EC2">
      <w:pPr>
        <w:keepNext/>
        <w:pBdr>
          <w:top w:val="nil"/>
          <w:left w:val="nil"/>
          <w:bottom w:val="nil"/>
          <w:right w:val="nil"/>
          <w:between w:val="nil"/>
        </w:pBdr>
        <w:spacing w:before="240" w:after="80"/>
        <w:jc w:val="center"/>
        <w:rPr>
          <w:color w:val="000000"/>
          <w:rPrChange w:id="1414" w:author="ACER" w:date="2025-11-14T01:21:00Z">
            <w:rPr>
              <w:color w:val="000000"/>
            </w:rPr>
          </w:rPrChange>
        </w:rPr>
        <w:pPrChange w:id="1415" w:author="ACER" w:date="2025-11-13T10:34:00Z">
          <w:pPr>
            <w:keepNext/>
            <w:pBdr>
              <w:top w:val="nil"/>
              <w:left w:val="nil"/>
              <w:bottom w:val="nil"/>
              <w:right w:val="nil"/>
              <w:between w:val="nil"/>
            </w:pBdr>
            <w:spacing w:before="240" w:after="80"/>
            <w:jc w:val="center"/>
          </w:pPr>
        </w:pPrChange>
      </w:pPr>
      <w:r w:rsidRPr="00F909E6">
        <w:rPr>
          <w:smallCaps/>
          <w:color w:val="000000"/>
          <w:rPrChange w:id="1416" w:author="ACER" w:date="2025-11-14T01:21:00Z">
            <w:rPr>
              <w:smallCaps/>
              <w:color w:val="000000"/>
            </w:rPr>
          </w:rPrChange>
        </w:rPr>
        <w:lastRenderedPageBreak/>
        <w:t>V</w:t>
      </w:r>
      <w:ins w:id="1417" w:author="ACER" w:date="2025-11-04T11:15:00Z">
        <w:r w:rsidR="00686383" w:rsidRPr="00F909E6">
          <w:rPr>
            <w:rPrChange w:id="1418" w:author="ACER" w:date="2025-11-14T01:21:00Z">
              <w:rPr/>
            </w:rPrChange>
          </w:rPr>
          <w:t>II</w:t>
        </w:r>
      </w:ins>
      <w:r w:rsidRPr="00F909E6">
        <w:rPr>
          <w:smallCaps/>
          <w:color w:val="000000"/>
          <w:rPrChange w:id="1419" w:author="ACER" w:date="2025-11-14T01:21:00Z">
            <w:rPr>
              <w:smallCaps/>
              <w:color w:val="000000"/>
            </w:rPr>
          </w:rPrChange>
        </w:rPr>
        <w:t xml:space="preserve">. </w:t>
      </w:r>
      <w:r w:rsidR="000F2C11" w:rsidRPr="00F909E6">
        <w:rPr>
          <w:smallCaps/>
          <w:color w:val="000000"/>
          <w:rPrChange w:id="1420" w:author="ACER" w:date="2025-11-14T01:21:00Z">
            <w:rPr>
              <w:smallCaps/>
              <w:color w:val="000000"/>
            </w:rPr>
          </w:rPrChange>
        </w:rPr>
        <w:t>Conclusion</w:t>
      </w:r>
    </w:p>
    <w:p w14:paraId="5ABE8822" w14:textId="18B89193" w:rsidR="00446A81" w:rsidRPr="00F909E6" w:rsidRDefault="000F2C11" w:rsidP="00C45266">
      <w:pPr>
        <w:ind w:firstLine="144"/>
        <w:jc w:val="both"/>
        <w:rPr>
          <w:ins w:id="1421" w:author="ACER" w:date="2025-11-04T10:54:00Z"/>
          <w:sz w:val="18"/>
          <w:rPrChange w:id="1422" w:author="ACER" w:date="2025-11-14T01:21:00Z">
            <w:rPr>
              <w:ins w:id="1423" w:author="ACER" w:date="2025-11-04T10:54:00Z"/>
            </w:rPr>
          </w:rPrChange>
        </w:rPr>
      </w:pPr>
      <w:del w:id="1424" w:author="ACER" w:date="2025-11-04T10:54:00Z">
        <w:r w:rsidRPr="00F909E6" w:rsidDel="00446A81">
          <w:rPr>
            <w:sz w:val="18"/>
            <w:rPrChange w:id="1425" w:author="ACER" w:date="2025-11-14T01:21:00Z">
              <w:rPr/>
            </w:rPrChange>
          </w:rPr>
          <w:delText xml:space="preserve">A </w:delText>
        </w:r>
      </w:del>
      <w:ins w:id="1426" w:author="ACER" w:date="2025-11-04T10:54:00Z">
        <w:r w:rsidR="00446A81" w:rsidRPr="00F909E6">
          <w:rPr>
            <w:sz w:val="18"/>
            <w:rPrChange w:id="1427" w:author="ACER" w:date="2025-11-14T01:21:00Z">
              <w:rPr/>
            </w:rPrChange>
          </w:rPr>
          <w:t>This article provides a comprehensive analysis of current studies on anomaly identification in photos from the general and medical domains, taking into account technique, dataset, pre-processing, and findings. And restrictions, describing how these research differ from one another.</w:t>
        </w:r>
      </w:ins>
    </w:p>
    <w:p w14:paraId="009C340F" w14:textId="77777777" w:rsidR="00FD6117" w:rsidRDefault="00446A81" w:rsidP="00FD6117">
      <w:pPr>
        <w:ind w:firstLine="144"/>
        <w:jc w:val="both"/>
        <w:rPr>
          <w:ins w:id="1428" w:author="ACER" w:date="2025-11-04T10:54:00Z"/>
          <w:rPrChange w:id="1429" w:author="ACER" w:date="2025-11-14T01:21:00Z">
            <w:rPr>
              <w:ins w:id="1430" w:author="ACER" w:date="2025-11-04T10:54:00Z"/>
            </w:rPr>
          </w:rPrChange>
        </w:rPr>
        <w:pPrChange w:id="1431" w:author="ACER" w:date="2025-11-14T01:22:00Z">
          <w:pPr>
            <w:ind w:firstLine="144"/>
            <w:jc w:val="both"/>
          </w:pPr>
        </w:pPrChange>
      </w:pPr>
      <w:ins w:id="1432" w:author="ACER" w:date="2025-11-04T10:54:00Z">
        <w:r w:rsidRPr="00F909E6">
          <w:rPr>
            <w:sz w:val="18"/>
            <w:rPrChange w:id="1433" w:author="ACER" w:date="2025-11-14T01:21:00Z">
              <w:rPr/>
            </w:rPrChange>
          </w:rPr>
          <w:t xml:space="preserve">  Since anomaly detection is a better method than binary classification for handling imbalanced data, which is a problem in medical applications, most anomaly detection studies concentrate on the medical field.  According to the study's findings, the majority of researchers employed unsupervised or semi-supervised methods to find anomalies.  In addition, the majority of researchers employed deep learning instead of machine learning as it performs better and can effectively manage the intricacy of enormous datasets and images</w:t>
        </w:r>
        <w:r w:rsidR="00FD6117">
          <w:rPr>
            <w:rPrChange w:id="1434" w:author="ACER" w:date="2025-11-14T01:21:00Z">
              <w:rPr/>
            </w:rPrChange>
          </w:rPr>
          <w:t>.</w:t>
        </w:r>
      </w:ins>
    </w:p>
    <w:p w14:paraId="64E169CA" w14:textId="18333C47" w:rsidR="00C54B70" w:rsidRPr="00F909E6" w:rsidRDefault="000F2C11" w:rsidP="00FD6117">
      <w:pPr>
        <w:ind w:firstLine="144"/>
        <w:jc w:val="both"/>
        <w:rPr>
          <w:rPrChange w:id="1435" w:author="ACER" w:date="2025-11-14T01:21:00Z">
            <w:rPr/>
          </w:rPrChange>
        </w:rPr>
        <w:pPrChange w:id="1436" w:author="ACER" w:date="2025-11-14T01:22:00Z">
          <w:pPr>
            <w:ind w:firstLine="144"/>
            <w:jc w:val="both"/>
          </w:pPr>
        </w:pPrChange>
      </w:pPr>
      <w:del w:id="1437" w:author="ACER" w:date="2025-11-04T10:54:00Z">
        <w:r w:rsidRPr="00F909E6" w:rsidDel="00446A81">
          <w:rPr>
            <w:rPrChange w:id="1438" w:author="ACER" w:date="2025-11-14T01:21:00Z">
              <w:rPr/>
            </w:rPrChange>
          </w:rPr>
          <w:delText xml:space="preserve">conclusion section is not required. Although a conclusion may review the main points of the article, do not </w:delText>
        </w:r>
        <w:r w:rsidRPr="00F909E6" w:rsidDel="00446A81">
          <w:rPr>
            <w:rFonts w:eastAsia="Times"/>
            <w:color w:val="000000"/>
            <w:rPrChange w:id="1439" w:author="ACER" w:date="2025-11-14T01:21:00Z">
              <w:rPr>
                <w:rFonts w:ascii="Times" w:eastAsia="Times" w:hAnsi="Times" w:cs="Times"/>
                <w:color w:val="000000"/>
              </w:rPr>
            </w:rPrChange>
          </w:rPr>
          <w:delText>replicate</w:delText>
        </w:r>
        <w:r w:rsidRPr="00F909E6" w:rsidDel="00446A81">
          <w:rPr>
            <w:rPrChange w:id="1440" w:author="ACER" w:date="2025-11-14T01:21:00Z">
              <w:rPr/>
            </w:rPrChange>
          </w:rPr>
          <w:delText xml:space="preserve"> the abstract as the conclusion. A conclusion might elaborate on the importance of the work or suggest applications and extensions.</w:delText>
        </w:r>
      </w:del>
    </w:p>
    <w:p w14:paraId="52521F00" w14:textId="63B08842" w:rsidR="00732E46" w:rsidRPr="00F909E6" w:rsidDel="00446A81" w:rsidRDefault="000F2C11" w:rsidP="00827FB8">
      <w:pPr>
        <w:pStyle w:val="Heading1"/>
        <w:rPr>
          <w:del w:id="1441" w:author="ACER" w:date="2025-11-04T10:54:00Z"/>
          <w:rPrChange w:id="1442" w:author="ACER" w:date="2025-11-14T01:21:00Z">
            <w:rPr>
              <w:del w:id="1443" w:author="ACER" w:date="2025-11-04T10:54:00Z"/>
            </w:rPr>
          </w:rPrChange>
        </w:rPr>
      </w:pPr>
      <w:del w:id="1444" w:author="ACER" w:date="2025-11-04T10:54:00Z">
        <w:r w:rsidRPr="00F909E6" w:rsidDel="00446A81">
          <w:rPr>
            <w:rPrChange w:id="1445" w:author="ACER" w:date="2025-11-14T01:21:00Z">
              <w:rPr/>
            </w:rPrChange>
          </w:rPr>
          <w:delText>Appendix</w:delText>
        </w:r>
      </w:del>
    </w:p>
    <w:p w14:paraId="337C2468" w14:textId="4F629C75" w:rsidR="00732E46" w:rsidRPr="00F909E6" w:rsidDel="00446A81" w:rsidRDefault="000F2C11">
      <w:pPr>
        <w:widowControl w:val="0"/>
        <w:pBdr>
          <w:top w:val="nil"/>
          <w:left w:val="nil"/>
          <w:bottom w:val="nil"/>
          <w:right w:val="nil"/>
          <w:between w:val="nil"/>
        </w:pBdr>
        <w:spacing w:line="252" w:lineRule="auto"/>
        <w:ind w:firstLine="202"/>
        <w:jc w:val="both"/>
        <w:rPr>
          <w:del w:id="1446" w:author="ACER" w:date="2025-11-04T10:54:00Z"/>
          <w:color w:val="000000"/>
          <w:rPrChange w:id="1447" w:author="ACER" w:date="2025-11-14T01:21:00Z">
            <w:rPr>
              <w:del w:id="1448" w:author="ACER" w:date="2025-11-04T10:54:00Z"/>
              <w:color w:val="000000"/>
            </w:rPr>
          </w:rPrChange>
        </w:rPr>
      </w:pPr>
      <w:del w:id="1449" w:author="ACER" w:date="2025-11-04T10:54:00Z">
        <w:r w:rsidRPr="00F909E6" w:rsidDel="00446A81">
          <w:rPr>
            <w:color w:val="000000"/>
            <w:rPrChange w:id="1450" w:author="ACER" w:date="2025-11-14T01:21:00Z">
              <w:rPr>
                <w:color w:val="000000"/>
              </w:rPr>
            </w:rPrChange>
          </w:rPr>
          <w:delText>Appendixes, if needed, appear before the acknowledgment.</w:delText>
        </w:r>
      </w:del>
    </w:p>
    <w:p w14:paraId="74726847" w14:textId="7C6501DB" w:rsidR="00732E46" w:rsidRPr="00F909E6" w:rsidDel="00446A81" w:rsidRDefault="000F2C11" w:rsidP="00827FB8">
      <w:pPr>
        <w:pStyle w:val="Heading1"/>
        <w:rPr>
          <w:del w:id="1451" w:author="ACER" w:date="2025-11-04T10:54:00Z"/>
          <w:rPrChange w:id="1452" w:author="ACER" w:date="2025-11-14T01:21:00Z">
            <w:rPr>
              <w:del w:id="1453" w:author="ACER" w:date="2025-11-04T10:54:00Z"/>
            </w:rPr>
          </w:rPrChange>
        </w:rPr>
      </w:pPr>
      <w:bookmarkStart w:id="1454" w:name="_heading=h.ji51hl1e8dp3" w:colFirst="0" w:colLast="0"/>
      <w:bookmarkEnd w:id="1454"/>
      <w:del w:id="1455" w:author="ACER" w:date="2025-11-04T10:54:00Z">
        <w:r w:rsidRPr="00F909E6" w:rsidDel="00446A81">
          <w:rPr>
            <w:rPrChange w:id="1456" w:author="ACER" w:date="2025-11-14T01:21:00Z">
              <w:rPr/>
            </w:rPrChange>
          </w:rPr>
          <w:delText>References and Footnotes</w:delText>
        </w:r>
      </w:del>
    </w:p>
    <w:p w14:paraId="6417537E" w14:textId="68E50AA5" w:rsidR="00732E46" w:rsidRPr="00F909E6" w:rsidDel="00446A81" w:rsidRDefault="00EF6430" w:rsidP="00827FB8">
      <w:pPr>
        <w:pStyle w:val="Heading2"/>
        <w:numPr>
          <w:ilvl w:val="0"/>
          <w:numId w:val="0"/>
        </w:numPr>
        <w:tabs>
          <w:tab w:val="left" w:pos="180"/>
        </w:tabs>
        <w:spacing w:before="140"/>
        <w:ind w:left="90"/>
        <w:rPr>
          <w:del w:id="1457" w:author="ACER" w:date="2025-11-04T10:54:00Z"/>
          <w:rPrChange w:id="1458" w:author="ACER" w:date="2025-11-14T01:21:00Z">
            <w:rPr>
              <w:del w:id="1459" w:author="ACER" w:date="2025-11-04T10:54:00Z"/>
            </w:rPr>
          </w:rPrChange>
        </w:rPr>
      </w:pPr>
      <w:del w:id="1460" w:author="ACER" w:date="2025-11-04T10:54:00Z">
        <w:r w:rsidRPr="00F909E6" w:rsidDel="00446A81">
          <w:rPr>
            <w:rPrChange w:id="1461" w:author="ACER" w:date="2025-11-14T01:21:00Z">
              <w:rPr/>
            </w:rPrChange>
          </w:rPr>
          <w:delText xml:space="preserve">A. </w:delText>
        </w:r>
        <w:r w:rsidR="000F2C11" w:rsidRPr="00F909E6" w:rsidDel="00446A81">
          <w:rPr>
            <w:rPrChange w:id="1462" w:author="ACER" w:date="2025-11-14T01:21:00Z">
              <w:rPr/>
            </w:rPrChange>
          </w:rPr>
          <w:delText>References</w:delText>
        </w:r>
      </w:del>
    </w:p>
    <w:p w14:paraId="6DEAF198" w14:textId="455BB562" w:rsidR="00732E46" w:rsidRPr="00F909E6" w:rsidDel="00446A81" w:rsidRDefault="000F2C11">
      <w:pPr>
        <w:widowControl w:val="0"/>
        <w:pBdr>
          <w:top w:val="nil"/>
          <w:left w:val="nil"/>
          <w:bottom w:val="nil"/>
          <w:right w:val="nil"/>
          <w:between w:val="nil"/>
        </w:pBdr>
        <w:spacing w:line="252" w:lineRule="auto"/>
        <w:ind w:firstLine="202"/>
        <w:jc w:val="both"/>
        <w:rPr>
          <w:del w:id="1463" w:author="ACER" w:date="2025-11-04T10:54:00Z"/>
          <w:color w:val="000000"/>
          <w:rPrChange w:id="1464" w:author="ACER" w:date="2025-11-14T01:21:00Z">
            <w:rPr>
              <w:del w:id="1465" w:author="ACER" w:date="2025-11-04T10:54:00Z"/>
              <w:color w:val="000000"/>
            </w:rPr>
          </w:rPrChange>
        </w:rPr>
      </w:pPr>
      <w:del w:id="1466" w:author="ACER" w:date="2025-11-04T10:54:00Z">
        <w:r w:rsidRPr="00F909E6" w:rsidDel="00446A81">
          <w:rPr>
            <w:color w:val="000000"/>
            <w:rPrChange w:id="1467" w:author="ACER" w:date="2025-11-14T01:21:00Z">
              <w:rPr>
                <w:color w:val="000000"/>
              </w:rPr>
            </w:rPrChange>
          </w:rPr>
          <w:delTex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delText>
        </w:r>
        <w:r w:rsidRPr="00F909E6" w:rsidDel="00446A81">
          <w:rPr>
            <w:i/>
            <w:color w:val="000000"/>
            <w:rPrChange w:id="1468" w:author="ACER" w:date="2025-11-14T01:21:00Z">
              <w:rPr>
                <w:i/>
                <w:color w:val="000000"/>
              </w:rPr>
            </w:rPrChange>
          </w:rPr>
          <w:delText>Word</w:delText>
        </w:r>
        <w:r w:rsidRPr="00F909E6" w:rsidDel="00446A81">
          <w:rPr>
            <w:color w:val="000000"/>
            <w:rPrChange w:id="1469" w:author="ACER" w:date="2025-11-14T01:21:00Z">
              <w:rPr>
                <w:color w:val="000000"/>
              </w:rPr>
            </w:rPrChange>
          </w:rPr>
          <w:delText>, rather, type the reference list at the end of the paper using the “References” style.</w:delText>
        </w:r>
      </w:del>
    </w:p>
    <w:p w14:paraId="694358D7" w14:textId="1EC7306A" w:rsidR="00732E46" w:rsidRPr="00F909E6" w:rsidDel="00446A81" w:rsidRDefault="000F2C11">
      <w:pPr>
        <w:widowControl w:val="0"/>
        <w:pBdr>
          <w:top w:val="nil"/>
          <w:left w:val="nil"/>
          <w:bottom w:val="nil"/>
          <w:right w:val="nil"/>
          <w:between w:val="nil"/>
        </w:pBdr>
        <w:spacing w:line="252" w:lineRule="auto"/>
        <w:ind w:firstLine="144"/>
        <w:jc w:val="both"/>
        <w:rPr>
          <w:del w:id="1470" w:author="ACER" w:date="2025-11-04T10:54:00Z"/>
          <w:color w:val="000000"/>
          <w:spacing w:val="-4"/>
          <w:rPrChange w:id="1471" w:author="ACER" w:date="2025-11-14T01:21:00Z">
            <w:rPr>
              <w:del w:id="1472" w:author="ACER" w:date="2025-11-04T10:54:00Z"/>
              <w:color w:val="000000"/>
              <w:spacing w:val="-4"/>
            </w:rPr>
          </w:rPrChange>
        </w:rPr>
      </w:pPr>
      <w:del w:id="1473" w:author="ACER" w:date="2025-11-04T10:54:00Z">
        <w:r w:rsidRPr="00F909E6" w:rsidDel="00446A81">
          <w:rPr>
            <w:color w:val="000000"/>
            <w:spacing w:val="-4"/>
            <w:rPrChange w:id="1474" w:author="ACER" w:date="2025-11-14T01:21:00Z">
              <w:rPr>
                <w:color w:val="000000"/>
                <w:spacing w:val="-4"/>
              </w:rPr>
            </w:rPrChange>
          </w:rPr>
          <w:delTex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delText>
        </w:r>
        <w:r w:rsidRPr="00F909E6" w:rsidDel="00446A81">
          <w:rPr>
            <w:i/>
            <w:color w:val="000000"/>
            <w:spacing w:val="-4"/>
            <w:rPrChange w:id="1475" w:author="ACER" w:date="2025-11-14T01:21:00Z">
              <w:rPr>
                <w:i/>
                <w:color w:val="000000"/>
                <w:spacing w:val="-4"/>
              </w:rPr>
            </w:rPrChange>
          </w:rPr>
          <w:delText>et al</w:delText>
        </w:r>
        <w:r w:rsidRPr="00F909E6" w:rsidDel="00446A81">
          <w:rPr>
            <w:color w:val="000000"/>
            <w:spacing w:val="-4"/>
            <w:rPrChange w:id="1476" w:author="ACER" w:date="2025-11-14T01:21:00Z">
              <w:rPr>
                <w:color w:val="000000"/>
                <w:spacing w:val="-4"/>
              </w:rPr>
            </w:rPrChange>
          </w:rPr>
          <w:delText>. only if names are not given or if t</w:delText>
        </w:r>
        <w:r w:rsidRPr="00F909E6" w:rsidDel="00446A81">
          <w:rPr>
            <w:spacing w:val="-4"/>
            <w:rPrChange w:id="1477" w:author="ACER" w:date="2025-11-14T01:21:00Z">
              <w:rPr>
                <w:spacing w:val="-4"/>
              </w:rPr>
            </w:rPrChange>
          </w:rPr>
          <w:delText>here are more than 6 authors</w:delText>
        </w:r>
        <w:r w:rsidRPr="00F909E6" w:rsidDel="00446A81">
          <w:rPr>
            <w:color w:val="000000"/>
            <w:spacing w:val="-4"/>
            <w:rPrChange w:id="1478" w:author="ACER" w:date="2025-11-14T01:21:00Z">
              <w:rPr>
                <w:color w:val="000000"/>
                <w:spacing w:val="-4"/>
              </w:rPr>
            </w:rPrChange>
          </w:rPr>
          <w:delText xml:space="preserve">. Use commas around Jr., Sr., and III in names. Abbreviate conference titles. When citing IEEE </w:delText>
        </w:r>
        <w:r w:rsidRPr="00F909E6" w:rsidDel="00446A81">
          <w:rPr>
            <w:spacing w:val="-4"/>
            <w:rPrChange w:id="1479" w:author="ACER" w:date="2025-11-14T01:21:00Z">
              <w:rPr>
                <w:spacing w:val="-4"/>
              </w:rPr>
            </w:rPrChange>
          </w:rPr>
          <w:delText>T</w:delText>
        </w:r>
        <w:r w:rsidRPr="00F909E6" w:rsidDel="00446A81">
          <w:rPr>
            <w:color w:val="000000"/>
            <w:spacing w:val="-4"/>
            <w:rPrChange w:id="1480" w:author="ACER" w:date="2025-11-14T01:21:00Z">
              <w:rPr>
                <w:color w:val="000000"/>
                <w:spacing w:val="-4"/>
              </w:rPr>
            </w:rPrChange>
          </w:rPr>
          <w:delText xml:space="preserve">ransactions, provide the issue number, page range, volume number, </w:delText>
        </w:r>
        <w:r w:rsidRPr="00F909E6" w:rsidDel="00446A81">
          <w:rPr>
            <w:spacing w:val="-4"/>
            <w:rPrChange w:id="1481" w:author="ACER" w:date="2025-11-14T01:21:00Z">
              <w:rPr>
                <w:spacing w:val="-4"/>
              </w:rPr>
            </w:rPrChange>
          </w:rPr>
          <w:delText xml:space="preserve">month if available, and </w:delText>
        </w:r>
        <w:r w:rsidRPr="00F909E6" w:rsidDel="00446A81">
          <w:rPr>
            <w:color w:val="000000"/>
            <w:spacing w:val="-4"/>
            <w:rPrChange w:id="1482" w:author="ACER" w:date="2025-11-14T01:21:00Z">
              <w:rPr>
                <w:color w:val="000000"/>
                <w:spacing w:val="-4"/>
              </w:rPr>
            </w:rPrChange>
          </w:rPr>
          <w:delTex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delText>
        </w:r>
      </w:del>
    </w:p>
    <w:p w14:paraId="57B41D6D" w14:textId="154A65E4" w:rsidR="00732E46" w:rsidRPr="00F909E6" w:rsidDel="00BA66F6" w:rsidRDefault="000F2C11" w:rsidP="00BA66F6">
      <w:pPr>
        <w:widowControl w:val="0"/>
        <w:pBdr>
          <w:top w:val="nil"/>
          <w:left w:val="nil"/>
          <w:bottom w:val="nil"/>
          <w:right w:val="nil"/>
          <w:between w:val="nil"/>
        </w:pBdr>
        <w:spacing w:line="252" w:lineRule="auto"/>
        <w:ind w:firstLine="144"/>
        <w:jc w:val="both"/>
        <w:rPr>
          <w:del w:id="1483" w:author="ACER" w:date="2025-11-13T11:25:00Z"/>
          <w:color w:val="000000"/>
          <w:spacing w:val="-2"/>
          <w:rPrChange w:id="1484" w:author="ACER" w:date="2025-11-14T01:21:00Z">
            <w:rPr>
              <w:del w:id="1485" w:author="ACER" w:date="2025-11-13T11:25:00Z"/>
              <w:color w:val="000000"/>
              <w:spacing w:val="-2"/>
            </w:rPr>
          </w:rPrChange>
        </w:rPr>
        <w:pPrChange w:id="1486" w:author="ACER" w:date="2025-11-13T11:25:00Z">
          <w:pPr>
            <w:pStyle w:val="Heading1"/>
          </w:pPr>
        </w:pPrChange>
      </w:pPr>
      <w:del w:id="1487" w:author="ACER" w:date="2025-11-04T10:54:00Z">
        <w:r w:rsidRPr="00F909E6" w:rsidDel="00446A81">
          <w:rPr>
            <w:color w:val="000000"/>
            <w:spacing w:val="-2"/>
            <w:rPrChange w:id="1488" w:author="ACER" w:date="2025-11-14T01:21:00Z">
              <w:rPr>
                <w:color w:val="000000"/>
                <w:spacing w:val="-2"/>
              </w:rPr>
            </w:rPrChange>
          </w:rPr>
          <w:delText xml:space="preserve">Other than books, capitalize only the first word in </w:delText>
        </w:r>
        <w:r w:rsidRPr="00F909E6" w:rsidDel="00446A81">
          <w:rPr>
            <w:spacing w:val="-2"/>
            <w:rPrChange w:id="1489" w:author="ACER" w:date="2025-11-14T01:21:00Z">
              <w:rPr>
                <w:spacing w:val="-2"/>
              </w:rPr>
            </w:rPrChange>
          </w:rPr>
          <w:delText>an article</w:delText>
        </w:r>
        <w:r w:rsidRPr="00F909E6" w:rsidDel="00446A81">
          <w:rPr>
            <w:color w:val="000000"/>
            <w:spacing w:val="-2"/>
            <w:rPrChange w:id="1490" w:author="ACER" w:date="2025-11-14T01:21:00Z">
              <w:rPr>
                <w:color w:val="000000"/>
                <w:spacing w:val="-2"/>
              </w:rPr>
            </w:rPrChange>
          </w:rPr>
          <w:delText xml:space="preserve"> title, except for proper nouns and element symbols. For </w:delText>
        </w:r>
        <w:r w:rsidRPr="00F909E6" w:rsidDel="00446A81">
          <w:rPr>
            <w:spacing w:val="-2"/>
            <w:rPrChange w:id="1491" w:author="ACER" w:date="2025-11-14T01:21:00Z">
              <w:rPr>
                <w:spacing w:val="-2"/>
              </w:rPr>
            </w:rPrChange>
          </w:rPr>
          <w:delText xml:space="preserve">articles </w:delText>
        </w:r>
        <w:r w:rsidRPr="00F909E6" w:rsidDel="00446A81">
          <w:rPr>
            <w:color w:val="000000"/>
            <w:spacing w:val="-2"/>
            <w:rPrChange w:id="1492" w:author="ACER" w:date="2025-11-14T01:21:00Z">
              <w:rPr>
                <w:color w:val="000000"/>
                <w:spacing w:val="-2"/>
              </w:rPr>
            </w:rPrChange>
          </w:rPr>
          <w:delTex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delText>
        </w:r>
        <w:r w:rsidRPr="00F909E6" w:rsidDel="00446A81">
          <w:rPr>
            <w:i/>
            <w:iCs/>
            <w:color w:val="000000"/>
            <w:spacing w:val="-2"/>
            <w:rPrChange w:id="1493" w:author="ACER" w:date="2025-11-14T01:21:00Z">
              <w:rPr>
                <w:i/>
                <w:iCs/>
                <w:color w:val="000000"/>
                <w:spacing w:val="-2"/>
              </w:rPr>
            </w:rPrChange>
          </w:rPr>
          <w:delText xml:space="preserve">IEEE Editorial </w:delText>
        </w:r>
        <w:r w:rsidRPr="00F909E6" w:rsidDel="00446A81">
          <w:rPr>
            <w:i/>
            <w:iCs/>
            <w:spacing w:val="-2"/>
            <w:rPrChange w:id="1494" w:author="ACER" w:date="2025-11-14T01:21:00Z">
              <w:rPr>
                <w:i/>
                <w:iCs/>
                <w:spacing w:val="-2"/>
              </w:rPr>
            </w:rPrChange>
          </w:rPr>
          <w:delText>S</w:delText>
        </w:r>
        <w:r w:rsidRPr="00F909E6" w:rsidDel="00446A81">
          <w:rPr>
            <w:i/>
            <w:iCs/>
            <w:color w:val="000000"/>
            <w:spacing w:val="-2"/>
            <w:rPrChange w:id="1495" w:author="ACER" w:date="2025-11-14T01:21:00Z">
              <w:rPr>
                <w:i/>
                <w:iCs/>
                <w:color w:val="000000"/>
                <w:spacing w:val="-2"/>
              </w:rPr>
            </w:rPrChange>
          </w:rPr>
          <w:delText xml:space="preserve">tyle </w:delText>
        </w:r>
        <w:r w:rsidRPr="00F909E6" w:rsidDel="00446A81">
          <w:rPr>
            <w:i/>
            <w:iCs/>
            <w:spacing w:val="-2"/>
            <w:rPrChange w:id="1496" w:author="ACER" w:date="2025-11-14T01:21:00Z">
              <w:rPr>
                <w:i/>
                <w:iCs/>
                <w:spacing w:val="-2"/>
              </w:rPr>
            </w:rPrChange>
          </w:rPr>
          <w:delText>M</w:delText>
        </w:r>
        <w:r w:rsidRPr="00F909E6" w:rsidDel="00446A81">
          <w:rPr>
            <w:i/>
            <w:iCs/>
            <w:color w:val="000000"/>
            <w:spacing w:val="-2"/>
            <w:rPrChange w:id="1497" w:author="ACER" w:date="2025-11-14T01:21:00Z">
              <w:rPr>
                <w:i/>
                <w:iCs/>
                <w:color w:val="000000"/>
                <w:spacing w:val="-2"/>
              </w:rPr>
            </w:rPrChange>
          </w:rPr>
          <w:delText>anual</w:delText>
        </w:r>
        <w:r w:rsidRPr="00F909E6" w:rsidDel="00446A81">
          <w:rPr>
            <w:color w:val="000000"/>
            <w:spacing w:val="-2"/>
            <w:rPrChange w:id="1498" w:author="ACER" w:date="2025-11-14T01:21:00Z">
              <w:rPr>
                <w:color w:val="000000"/>
                <w:spacing w:val="-2"/>
              </w:rPr>
            </w:rPrChange>
          </w:rPr>
          <w:delText xml:space="preserve"> </w:delText>
        </w:r>
        <w:r w:rsidR="00A530D2" w:rsidRPr="00F909E6" w:rsidDel="00446A81">
          <w:rPr>
            <w:i/>
            <w:iCs/>
            <w:color w:val="000000"/>
            <w:spacing w:val="-2"/>
            <w:rPrChange w:id="1499" w:author="ACER" w:date="2025-11-14T01:21:00Z">
              <w:rPr>
                <w:i/>
                <w:iCs/>
                <w:color w:val="000000"/>
                <w:spacing w:val="-2"/>
              </w:rPr>
            </w:rPrChange>
          </w:rPr>
          <w:delText xml:space="preserve">for Authors </w:delText>
        </w:r>
        <w:r w:rsidRPr="00F909E6" w:rsidDel="00446A81">
          <w:rPr>
            <w:color w:val="000000"/>
            <w:spacing w:val="-2"/>
            <w:rPrChange w:id="1500" w:author="ACER" w:date="2025-11-14T01:21:00Z">
              <w:rPr>
                <w:color w:val="000000"/>
                <w:spacing w:val="-2"/>
              </w:rPr>
            </w:rPrChange>
          </w:rPr>
          <w:delText xml:space="preserve">at </w:delText>
        </w:r>
        <w:r w:rsidR="002E6158" w:rsidRPr="00F909E6" w:rsidDel="00446A81">
          <w:rPr>
            <w:rPrChange w:id="1501" w:author="ACER" w:date="2025-11-14T01:21:00Z">
              <w:rPr/>
            </w:rPrChange>
          </w:rPr>
          <w:fldChar w:fldCharType="begin"/>
        </w:r>
        <w:r w:rsidR="002E6158" w:rsidRPr="00F909E6" w:rsidDel="00446A81">
          <w:rPr>
            <w:rPrChange w:id="1502" w:author="ACER" w:date="2025-11-14T01:21:00Z">
              <w:rPr/>
            </w:rPrChange>
          </w:rPr>
          <w:delInstrText xml:space="preserve"> HYPERLINK "https://journals.ieeeauthorcenter.ieee.org/create-your-ieee-journal-article/create-the-text-of-your-article/ieee-editorial-style-manual/" \h </w:delInstrText>
        </w:r>
        <w:r w:rsidR="002E6158" w:rsidRPr="00F909E6" w:rsidDel="00446A81">
          <w:rPr>
            <w:rPrChange w:id="1503" w:author="ACER" w:date="2025-11-14T01:21:00Z">
              <w:rPr/>
            </w:rPrChange>
          </w:rPr>
          <w:fldChar w:fldCharType="separate"/>
        </w:r>
        <w:r w:rsidRPr="00F909E6" w:rsidDel="00446A81">
          <w:rPr>
            <w:color w:val="1155CC"/>
            <w:spacing w:val="-2"/>
            <w:sz w:val="19"/>
            <w:szCs w:val="19"/>
            <w:highlight w:val="white"/>
            <w:u w:val="single"/>
            <w:rPrChange w:id="1504" w:author="ACER" w:date="2025-11-14T01:21:00Z">
              <w:rPr>
                <w:color w:val="1155CC"/>
                <w:spacing w:val="-2"/>
                <w:sz w:val="19"/>
                <w:szCs w:val="19"/>
                <w:highlight w:val="white"/>
                <w:u w:val="single"/>
              </w:rPr>
            </w:rPrChange>
          </w:rPr>
          <w:delText>https://journals.ieeeauthorcenter.ieee.org/create-your-ieee-journal-article/create-the-text-of-your-article/ieee-editorial-style-manual/</w:delText>
        </w:r>
        <w:r w:rsidR="002E6158" w:rsidRPr="00F909E6" w:rsidDel="00446A81">
          <w:rPr>
            <w:color w:val="1155CC"/>
            <w:spacing w:val="-2"/>
            <w:sz w:val="19"/>
            <w:szCs w:val="19"/>
            <w:highlight w:val="white"/>
            <w:u w:val="single"/>
            <w:rPrChange w:id="1505" w:author="ACER" w:date="2025-11-14T01:21:00Z">
              <w:rPr>
                <w:color w:val="1155CC"/>
                <w:spacing w:val="-2"/>
                <w:sz w:val="19"/>
                <w:szCs w:val="19"/>
                <w:highlight w:val="white"/>
                <w:u w:val="single"/>
              </w:rPr>
            </w:rPrChange>
          </w:rPr>
          <w:fldChar w:fldCharType="end"/>
        </w:r>
      </w:del>
      <w:del w:id="1506" w:author="ACER" w:date="2025-11-13T11:22:00Z">
        <w:r w:rsidRPr="00F909E6" w:rsidDel="00BA66F6">
          <w:rPr>
            <w:color w:val="000000"/>
            <w:spacing w:val="-2"/>
            <w:rPrChange w:id="1507" w:author="ACER" w:date="2025-11-14T01:21:00Z">
              <w:rPr>
                <w:color w:val="000000"/>
                <w:spacing w:val="-2"/>
              </w:rPr>
            </w:rPrChange>
          </w:rPr>
          <w:delText>.</w:delText>
        </w:r>
      </w:del>
    </w:p>
    <w:p w14:paraId="1DE45720" w14:textId="110D7163" w:rsidR="001F512A" w:rsidRPr="00F909E6" w:rsidDel="00BA66F6" w:rsidRDefault="001F512A" w:rsidP="000826FA">
      <w:pPr>
        <w:widowControl w:val="0"/>
        <w:pBdr>
          <w:top w:val="nil"/>
          <w:left w:val="nil"/>
          <w:bottom w:val="nil"/>
          <w:right w:val="nil"/>
          <w:between w:val="nil"/>
        </w:pBdr>
        <w:spacing w:line="252" w:lineRule="auto"/>
        <w:rPr>
          <w:del w:id="1508" w:author="ACER" w:date="2025-11-04T11:21:00Z"/>
          <w:color w:val="000000"/>
          <w:sz w:val="18"/>
          <w:rPrChange w:id="1509" w:author="ACER" w:date="2025-11-14T01:21:00Z">
            <w:rPr>
              <w:del w:id="1510" w:author="ACER" w:date="2025-11-04T11:21:00Z"/>
              <w:color w:val="000000"/>
              <w:sz w:val="18"/>
            </w:rPr>
          </w:rPrChange>
        </w:rPr>
        <w:pPrChange w:id="1511" w:author="ACER" w:date="2025-11-14T01:07:00Z">
          <w:pPr>
            <w:pStyle w:val="Heading1"/>
          </w:pPr>
        </w:pPrChange>
      </w:pPr>
    </w:p>
    <w:p w14:paraId="74C08485" w14:textId="77777777" w:rsidR="00BA66F6" w:rsidRPr="00F909E6" w:rsidRDefault="00BA66F6" w:rsidP="000826FA">
      <w:pPr>
        <w:widowControl w:val="0"/>
        <w:pBdr>
          <w:top w:val="nil"/>
          <w:left w:val="nil"/>
          <w:bottom w:val="nil"/>
          <w:right w:val="nil"/>
          <w:between w:val="nil"/>
        </w:pBdr>
        <w:spacing w:line="252" w:lineRule="auto"/>
        <w:rPr>
          <w:ins w:id="1512" w:author="ACER" w:date="2025-11-13T11:28:00Z"/>
          <w:color w:val="000000"/>
          <w:sz w:val="18"/>
          <w:rPrChange w:id="1513" w:author="ACER" w:date="2025-11-14T01:21:00Z">
            <w:rPr>
              <w:ins w:id="1514" w:author="ACER" w:date="2025-11-13T11:28:00Z"/>
              <w:color w:val="000000"/>
            </w:rPr>
          </w:rPrChange>
        </w:rPr>
        <w:pPrChange w:id="1515" w:author="ACER" w:date="2025-11-14T01:07:00Z">
          <w:pPr>
            <w:widowControl w:val="0"/>
            <w:pBdr>
              <w:top w:val="nil"/>
              <w:left w:val="nil"/>
              <w:bottom w:val="nil"/>
              <w:right w:val="nil"/>
              <w:between w:val="nil"/>
            </w:pBdr>
            <w:spacing w:line="252" w:lineRule="auto"/>
            <w:ind w:firstLine="144"/>
            <w:jc w:val="both"/>
          </w:pPr>
        </w:pPrChange>
      </w:pPr>
    </w:p>
    <w:p w14:paraId="33D9B8F6" w14:textId="527470D6" w:rsidR="00732E46" w:rsidRPr="00F909E6" w:rsidDel="00CD72B8" w:rsidRDefault="00686383" w:rsidP="00FD6117">
      <w:pPr>
        <w:pStyle w:val="Heading2"/>
        <w:numPr>
          <w:ilvl w:val="0"/>
          <w:numId w:val="0"/>
        </w:numPr>
        <w:jc w:val="center"/>
        <w:rPr>
          <w:del w:id="1516" w:author="ACER" w:date="2025-11-04T10:55:00Z"/>
          <w:sz w:val="18"/>
          <w:rPrChange w:id="1517" w:author="ACER" w:date="2025-11-14T01:21:00Z">
            <w:rPr>
              <w:del w:id="1518" w:author="ACER" w:date="2025-11-04T10:55:00Z"/>
            </w:rPr>
          </w:rPrChange>
        </w:rPr>
        <w:pPrChange w:id="1519" w:author="ACER" w:date="2025-11-14T01:22:00Z">
          <w:pPr>
            <w:pStyle w:val="Heading2"/>
            <w:numPr>
              <w:ilvl w:val="0"/>
              <w:numId w:val="0"/>
            </w:numPr>
          </w:pPr>
        </w:pPrChange>
      </w:pPr>
      <w:ins w:id="1520" w:author="ACER" w:date="2025-11-04T11:15:00Z">
        <w:r w:rsidRPr="00F909E6">
          <w:rPr>
            <w:smallCaps/>
            <w:color w:val="000000"/>
            <w:sz w:val="18"/>
            <w:rPrChange w:id="1521" w:author="ACER" w:date="2025-11-14T01:21:00Z">
              <w:rPr>
                <w:smallCaps/>
                <w:color w:val="000000"/>
              </w:rPr>
            </w:rPrChange>
          </w:rPr>
          <w:lastRenderedPageBreak/>
          <w:t>V</w:t>
        </w:r>
        <w:r w:rsidRPr="00F909E6">
          <w:rPr>
            <w:sz w:val="18"/>
            <w:rPrChange w:id="1522" w:author="ACER" w:date="2025-11-14T01:21:00Z">
              <w:rPr/>
            </w:rPrChange>
          </w:rPr>
          <w:t>II</w:t>
        </w:r>
      </w:ins>
      <w:ins w:id="1523" w:author="ACER" w:date="2025-11-04T11:16:00Z">
        <w:r w:rsidRPr="00F909E6">
          <w:rPr>
            <w:sz w:val="18"/>
            <w:rPrChange w:id="1524" w:author="ACER" w:date="2025-11-14T01:21:00Z">
              <w:rPr/>
            </w:rPrChange>
          </w:rPr>
          <w:t>I</w:t>
        </w:r>
      </w:ins>
      <w:ins w:id="1525" w:author="ACER" w:date="2025-11-04T11:15:00Z">
        <w:r w:rsidRPr="00F909E6">
          <w:rPr>
            <w:sz w:val="18"/>
            <w:rPrChange w:id="1526" w:author="ACER" w:date="2025-11-14T01:21:00Z">
              <w:rPr/>
            </w:rPrChange>
          </w:rPr>
          <w:t xml:space="preserve">. </w:t>
        </w:r>
      </w:ins>
      <w:del w:id="1527" w:author="ACER" w:date="2025-11-04T10:55:00Z">
        <w:r w:rsidR="00EF6430" w:rsidRPr="00F909E6" w:rsidDel="00CD72B8">
          <w:rPr>
            <w:sz w:val="18"/>
            <w:rPrChange w:id="1528" w:author="ACER" w:date="2025-11-14T01:21:00Z">
              <w:rPr/>
            </w:rPrChange>
          </w:rPr>
          <w:delText xml:space="preserve">B. </w:delText>
        </w:r>
        <w:r w:rsidR="000F2C11" w:rsidRPr="00F909E6" w:rsidDel="00CD72B8">
          <w:rPr>
            <w:sz w:val="18"/>
            <w:rPrChange w:id="1529" w:author="ACER" w:date="2025-11-14T01:21:00Z">
              <w:rPr/>
            </w:rPrChange>
          </w:rPr>
          <w:delText>Footnotes</w:delText>
        </w:r>
      </w:del>
    </w:p>
    <w:p w14:paraId="42999174" w14:textId="00925925" w:rsidR="00732E46" w:rsidRPr="00F909E6" w:rsidDel="00CD72B8" w:rsidRDefault="000F2C11" w:rsidP="00FD6117">
      <w:pPr>
        <w:widowControl w:val="0"/>
        <w:pBdr>
          <w:top w:val="nil"/>
          <w:left w:val="nil"/>
          <w:bottom w:val="nil"/>
          <w:right w:val="nil"/>
          <w:between w:val="nil"/>
        </w:pBdr>
        <w:spacing w:before="120" w:line="252" w:lineRule="auto"/>
        <w:ind w:firstLine="202"/>
        <w:jc w:val="center"/>
        <w:rPr>
          <w:del w:id="1530" w:author="ACER" w:date="2025-11-04T10:55:00Z"/>
          <w:color w:val="000000"/>
          <w:sz w:val="18"/>
          <w:rPrChange w:id="1531" w:author="ACER" w:date="2025-11-14T01:21:00Z">
            <w:rPr>
              <w:del w:id="1532" w:author="ACER" w:date="2025-11-04T10:55:00Z"/>
              <w:color w:val="000000"/>
            </w:rPr>
          </w:rPrChange>
        </w:rPr>
        <w:pPrChange w:id="1533" w:author="ACER" w:date="2025-11-14T01:22:00Z">
          <w:pPr>
            <w:widowControl w:val="0"/>
            <w:pBdr>
              <w:top w:val="nil"/>
              <w:left w:val="nil"/>
              <w:bottom w:val="nil"/>
              <w:right w:val="nil"/>
              <w:between w:val="nil"/>
            </w:pBdr>
            <w:spacing w:line="252" w:lineRule="auto"/>
            <w:ind w:firstLine="202"/>
            <w:jc w:val="both"/>
          </w:pPr>
        </w:pPrChange>
      </w:pPr>
      <w:del w:id="1534" w:author="ACER" w:date="2025-11-04T10:55:00Z">
        <w:r w:rsidRPr="00F909E6" w:rsidDel="00CD72B8">
          <w:rPr>
            <w:color w:val="000000"/>
            <w:sz w:val="18"/>
            <w:rPrChange w:id="1535" w:author="ACER" w:date="2025-11-14T01:21:00Z">
              <w:rPr>
                <w:color w:val="000000"/>
              </w:rPr>
            </w:rPrChange>
          </w:rPr>
          <w:delText>Number footnotes separately in superscripts (Insert | Footnote).</w:delText>
        </w:r>
        <w:r w:rsidRPr="00F909E6" w:rsidDel="00CD72B8">
          <w:rPr>
            <w:color w:val="000000"/>
            <w:sz w:val="18"/>
            <w:vertAlign w:val="superscript"/>
            <w:rPrChange w:id="1536" w:author="ACER" w:date="2025-11-14T01:21:00Z">
              <w:rPr>
                <w:color w:val="000000"/>
                <w:vertAlign w:val="superscript"/>
              </w:rPr>
            </w:rPrChange>
          </w:rPr>
          <w:footnoteReference w:id="2"/>
        </w:r>
        <w:r w:rsidRPr="00F909E6" w:rsidDel="00CD72B8">
          <w:rPr>
            <w:color w:val="000000"/>
            <w:sz w:val="18"/>
            <w:rPrChange w:id="1539" w:author="ACER" w:date="2025-11-14T01:21:00Z">
              <w:rPr>
                <w:color w:val="000000"/>
              </w:rPr>
            </w:rPrChange>
          </w:rPr>
          <w:delText xml:space="preserve"> Place the actual footnote at the bottom of the column in which it is cited; do not put footnotes in the reference list (endnotes). Use letters for table footnotes (see Table I).</w:delText>
        </w:r>
      </w:del>
    </w:p>
    <w:p w14:paraId="4CEB8735" w14:textId="7F5C89C9" w:rsidR="00732E46" w:rsidRPr="00F909E6" w:rsidDel="00446A81" w:rsidRDefault="000F2C11" w:rsidP="00FD6117">
      <w:pPr>
        <w:pStyle w:val="Heading1"/>
        <w:spacing w:before="120"/>
        <w:rPr>
          <w:del w:id="1540" w:author="ACER" w:date="2025-11-04T10:53:00Z"/>
          <w:sz w:val="18"/>
          <w:rPrChange w:id="1541" w:author="ACER" w:date="2025-11-14T01:21:00Z">
            <w:rPr>
              <w:del w:id="1542" w:author="ACER" w:date="2025-11-04T10:53:00Z"/>
            </w:rPr>
          </w:rPrChange>
        </w:rPr>
        <w:pPrChange w:id="1543" w:author="ACER" w:date="2025-11-14T01:22:00Z">
          <w:pPr>
            <w:pStyle w:val="Heading1"/>
            <w:spacing w:before="220"/>
          </w:pPr>
        </w:pPrChange>
      </w:pPr>
      <w:del w:id="1544" w:author="ACER" w:date="2025-11-04T10:53:00Z">
        <w:r w:rsidRPr="00F909E6" w:rsidDel="00446A81">
          <w:rPr>
            <w:sz w:val="18"/>
            <w:rPrChange w:id="1545" w:author="ACER" w:date="2025-11-14T01:21:00Z">
              <w:rPr/>
            </w:rPrChange>
          </w:rPr>
          <w:delText xml:space="preserve">Submitting Your </w:delText>
        </w:r>
        <w:r w:rsidR="00E57D3D" w:rsidRPr="00F909E6" w:rsidDel="00446A81">
          <w:rPr>
            <w:sz w:val="18"/>
            <w:rPrChange w:id="1546" w:author="ACER" w:date="2025-11-14T01:21:00Z">
              <w:rPr/>
            </w:rPrChange>
          </w:rPr>
          <w:delText xml:space="preserve">Article </w:delText>
        </w:r>
        <w:r w:rsidRPr="00F909E6" w:rsidDel="00446A81">
          <w:rPr>
            <w:sz w:val="18"/>
            <w:rPrChange w:id="1547" w:author="ACER" w:date="2025-11-14T01:21:00Z">
              <w:rPr/>
            </w:rPrChange>
          </w:rPr>
          <w:delText>for Review</w:delText>
        </w:r>
      </w:del>
    </w:p>
    <w:p w14:paraId="02AED5B9" w14:textId="4B77D63F" w:rsidR="00732E46" w:rsidRPr="00F909E6" w:rsidDel="00446A81" w:rsidRDefault="00EF6430" w:rsidP="00FD6117">
      <w:pPr>
        <w:pStyle w:val="Heading2"/>
        <w:numPr>
          <w:ilvl w:val="0"/>
          <w:numId w:val="0"/>
        </w:numPr>
        <w:jc w:val="center"/>
        <w:rPr>
          <w:del w:id="1548" w:author="ACER" w:date="2025-11-04T10:53:00Z"/>
          <w:sz w:val="18"/>
          <w:rPrChange w:id="1549" w:author="ACER" w:date="2025-11-14T01:21:00Z">
            <w:rPr>
              <w:del w:id="1550" w:author="ACER" w:date="2025-11-04T10:53:00Z"/>
            </w:rPr>
          </w:rPrChange>
        </w:rPr>
        <w:pPrChange w:id="1551" w:author="ACER" w:date="2025-11-14T01:22:00Z">
          <w:pPr>
            <w:pStyle w:val="Heading2"/>
            <w:numPr>
              <w:ilvl w:val="0"/>
              <w:numId w:val="0"/>
            </w:numPr>
          </w:pPr>
        </w:pPrChange>
      </w:pPr>
      <w:del w:id="1552" w:author="ACER" w:date="2025-11-04T10:53:00Z">
        <w:r w:rsidRPr="00F909E6" w:rsidDel="00446A81">
          <w:rPr>
            <w:sz w:val="18"/>
            <w:rPrChange w:id="1553" w:author="ACER" w:date="2025-11-14T01:21:00Z">
              <w:rPr/>
            </w:rPrChange>
          </w:rPr>
          <w:delText xml:space="preserve">A. </w:delText>
        </w:r>
        <w:r w:rsidR="000F2C11" w:rsidRPr="00F909E6" w:rsidDel="00446A81">
          <w:rPr>
            <w:sz w:val="18"/>
            <w:rPrChange w:id="1554" w:author="ACER" w:date="2025-11-14T01:21:00Z">
              <w:rPr/>
            </w:rPrChange>
          </w:rPr>
          <w:delText>Review Stage Using ScholarOne Manuscripts</w:delText>
        </w:r>
      </w:del>
    </w:p>
    <w:p w14:paraId="11B24C45" w14:textId="660027EF" w:rsidR="00732E46" w:rsidRPr="00F909E6" w:rsidDel="00446A81" w:rsidRDefault="000F2C11" w:rsidP="00FD6117">
      <w:pPr>
        <w:tabs>
          <w:tab w:val="left" w:pos="360"/>
        </w:tabs>
        <w:spacing w:before="120"/>
        <w:ind w:firstLine="144"/>
        <w:jc w:val="center"/>
        <w:rPr>
          <w:del w:id="1555" w:author="ACER" w:date="2025-11-04T10:53:00Z"/>
          <w:sz w:val="18"/>
          <w:rPrChange w:id="1556" w:author="ACER" w:date="2025-11-14T01:21:00Z">
            <w:rPr>
              <w:del w:id="1557" w:author="ACER" w:date="2025-11-04T10:53:00Z"/>
            </w:rPr>
          </w:rPrChange>
        </w:rPr>
        <w:pPrChange w:id="1558" w:author="ACER" w:date="2025-11-14T01:22:00Z">
          <w:pPr>
            <w:tabs>
              <w:tab w:val="left" w:pos="360"/>
            </w:tabs>
            <w:ind w:firstLine="144"/>
            <w:jc w:val="both"/>
          </w:pPr>
        </w:pPrChange>
      </w:pPr>
      <w:del w:id="1559" w:author="ACER" w:date="2025-11-04T10:53:00Z">
        <w:r w:rsidRPr="00F909E6" w:rsidDel="00446A81">
          <w:rPr>
            <w:color w:val="000000"/>
            <w:sz w:val="18"/>
            <w:rPrChange w:id="1560" w:author="ACER" w:date="2025-11-14T01:21:00Z">
              <w:rPr>
                <w:color w:val="000000"/>
              </w:rPr>
            </w:rPrChange>
          </w:rPr>
          <w:delText xml:space="preserve">Contributions to the Transactions, Journals, and Letters may be submitted electronically on IEEE’s online manuscript submission and peer-review system, ScholarOne Manuscripts. You </w:delText>
        </w:r>
        <w:r w:rsidRPr="00F909E6" w:rsidDel="00446A81">
          <w:rPr>
            <w:sz w:val="18"/>
            <w:rPrChange w:id="1561" w:author="ACER" w:date="2025-11-14T01:21:00Z">
              <w:rPr/>
            </w:rPrChange>
          </w:rPr>
          <w:delText>can get help choosing the correct publication for your manuscript as well as find their corresponding ScholarOne Manuscripts peer review site using the tools listed at</w:delText>
        </w:r>
        <w:r w:rsidR="00E57D3D" w:rsidRPr="00F909E6" w:rsidDel="00446A81">
          <w:rPr>
            <w:sz w:val="18"/>
            <w:rPrChange w:id="1562" w:author="ACER" w:date="2025-11-14T01:21:00Z">
              <w:rPr/>
            </w:rPrChange>
          </w:rPr>
          <w:delText xml:space="preserve"> </w:delText>
        </w:r>
        <w:r w:rsidR="002E6158" w:rsidRPr="00F909E6" w:rsidDel="00446A81">
          <w:rPr>
            <w:sz w:val="18"/>
            <w:rPrChange w:id="1563" w:author="ACER" w:date="2025-11-14T01:21:00Z">
              <w:rPr/>
            </w:rPrChange>
          </w:rPr>
          <w:fldChar w:fldCharType="begin"/>
        </w:r>
        <w:r w:rsidR="002E6158" w:rsidRPr="00F909E6" w:rsidDel="00446A81">
          <w:rPr>
            <w:sz w:val="18"/>
            <w:rPrChange w:id="1564" w:author="ACER" w:date="2025-11-14T01:21:00Z">
              <w:rPr/>
            </w:rPrChange>
          </w:rPr>
          <w:delInstrText xml:space="preserve"> HYPERLINK "http://www.ieee.org/publications_standards/publications/authors/authors_submission.html" \h </w:delInstrText>
        </w:r>
        <w:r w:rsidR="002E6158" w:rsidRPr="00F909E6" w:rsidDel="00446A81">
          <w:rPr>
            <w:sz w:val="18"/>
            <w:rPrChange w:id="1565" w:author="ACER" w:date="2025-11-14T01:21:00Z">
              <w:rPr/>
            </w:rPrChange>
          </w:rPr>
          <w:fldChar w:fldCharType="separate"/>
        </w:r>
        <w:r w:rsidRPr="00F909E6" w:rsidDel="00446A81">
          <w:rPr>
            <w:color w:val="0000FF"/>
            <w:sz w:val="18"/>
            <w:u w:val="single"/>
            <w:rPrChange w:id="1566" w:author="ACER" w:date="2025-11-14T01:21:00Z">
              <w:rPr>
                <w:color w:val="0000FF"/>
                <w:u w:val="single"/>
              </w:rPr>
            </w:rPrChange>
          </w:rPr>
          <w:delText>http://www.ieee.org/publications_standards/publications/authors/authors_submission.html</w:delText>
        </w:r>
        <w:r w:rsidR="002E6158" w:rsidRPr="00F909E6" w:rsidDel="00446A81">
          <w:rPr>
            <w:color w:val="0000FF"/>
            <w:sz w:val="18"/>
            <w:u w:val="single"/>
            <w:rPrChange w:id="1567" w:author="ACER" w:date="2025-11-14T01:21:00Z">
              <w:rPr>
                <w:color w:val="0000FF"/>
                <w:u w:val="single"/>
              </w:rPr>
            </w:rPrChange>
          </w:rPr>
          <w:fldChar w:fldCharType="end"/>
        </w:r>
        <w:r w:rsidRPr="00F909E6" w:rsidDel="00446A81">
          <w:rPr>
            <w:color w:val="000000"/>
            <w:sz w:val="18"/>
            <w:rPrChange w:id="1568" w:author="ACER" w:date="2025-11-14T01:21:00Z">
              <w:rPr>
                <w:color w:val="000000"/>
              </w:rPr>
            </w:rPrChange>
          </w:rPr>
          <w:delText xml:space="preserve"> </w:delText>
        </w:r>
        <w:r w:rsidRPr="00F909E6" w:rsidDel="00446A81">
          <w:rPr>
            <w:sz w:val="18"/>
            <w:rPrChange w:id="1569" w:author="ACER" w:date="2025-11-14T01:21:00Z">
              <w:rPr/>
            </w:rPrChange>
          </w:rPr>
          <w:delText>Once you have chosen your publication and navigated to the ScholarOne site, check first to see if you have an existing account. If there is none, please create a new account. After logging in, go to your Author Center and click “Start New Submission.”</w:delText>
        </w:r>
      </w:del>
    </w:p>
    <w:p w14:paraId="0024B00E" w14:textId="70DC034C" w:rsidR="00732E46" w:rsidRPr="00F909E6" w:rsidDel="00446A81" w:rsidRDefault="000F2C11" w:rsidP="00FD6117">
      <w:pPr>
        <w:spacing w:before="120"/>
        <w:ind w:firstLine="144"/>
        <w:jc w:val="center"/>
        <w:rPr>
          <w:del w:id="1570" w:author="ACER" w:date="2025-11-04T10:53:00Z"/>
          <w:sz w:val="18"/>
          <w:rPrChange w:id="1571" w:author="ACER" w:date="2025-11-14T01:21:00Z">
            <w:rPr>
              <w:del w:id="1572" w:author="ACER" w:date="2025-11-04T10:53:00Z"/>
            </w:rPr>
          </w:rPrChange>
        </w:rPr>
        <w:pPrChange w:id="1573" w:author="ACER" w:date="2025-11-14T01:22:00Z">
          <w:pPr>
            <w:ind w:firstLine="144"/>
            <w:jc w:val="both"/>
          </w:pPr>
        </w:pPrChange>
      </w:pPr>
      <w:del w:id="1574" w:author="ACER" w:date="2025-11-04T10:53:00Z">
        <w:r w:rsidRPr="00F909E6" w:rsidDel="00446A81">
          <w:rPr>
            <w:sz w:val="18"/>
            <w:rPrChange w:id="1575" w:author="ACER" w:date="2025-11-14T01:21:00Z">
              <w:rPr/>
            </w:rPrChange>
          </w:rPr>
          <w:delText>Along with other information, you will be asked to select the manuscript type from the journal’s pre-determined list of options</w:delText>
        </w:r>
        <w:r w:rsidR="00E45781" w:rsidRPr="00F909E6" w:rsidDel="00446A81">
          <w:rPr>
            <w:sz w:val="18"/>
            <w:rPrChange w:id="1576" w:author="ACER" w:date="2025-11-14T01:21:00Z">
              <w:rPr/>
            </w:rPrChange>
          </w:rPr>
          <w:delText>.</w:delText>
        </w:r>
        <w:r w:rsidRPr="00F909E6" w:rsidDel="00446A81">
          <w:rPr>
            <w:sz w:val="18"/>
            <w:rPrChange w:id="1577" w:author="ACER" w:date="2025-11-14T01:21:00Z">
              <w:rPr/>
            </w:rPrChange>
          </w:rPr>
          <w:delText xml:space="preserve"> Depending on the journal, there are various steps to the submission process; please make sure to carefully answer all of the </w:delText>
        </w:r>
        <w:r w:rsidRPr="00F909E6" w:rsidDel="00446A81">
          <w:rPr>
            <w:rFonts w:eastAsia="Times"/>
            <w:color w:val="000000"/>
            <w:sz w:val="18"/>
            <w:rPrChange w:id="1578" w:author="ACER" w:date="2025-11-14T01:21:00Z">
              <w:rPr>
                <w:rFonts w:ascii="Times" w:eastAsia="Times" w:hAnsi="Times" w:cs="Times"/>
                <w:color w:val="000000"/>
              </w:rPr>
            </w:rPrChange>
          </w:rPr>
          <w:delText>submission</w:delText>
        </w:r>
        <w:r w:rsidRPr="00F909E6" w:rsidDel="00446A81">
          <w:rPr>
            <w:sz w:val="18"/>
            <w:rPrChange w:id="1579" w:author="ACER" w:date="2025-11-14T01:21:00Z">
              <w:rPr/>
            </w:rPrChange>
          </w:rPr>
          <w:delTex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w:delText>
        </w:r>
        <w:r w:rsidRPr="00F909E6" w:rsidDel="00446A81">
          <w:rPr>
            <w:color w:val="1155CC"/>
            <w:sz w:val="18"/>
            <w:rPrChange w:id="1580" w:author="ACER" w:date="2025-11-14T01:21:00Z">
              <w:rPr>
                <w:color w:val="1155CC"/>
              </w:rPr>
            </w:rPrChange>
          </w:rPr>
          <w:delText>oprs-support@ieee.org</w:delText>
        </w:r>
        <w:r w:rsidRPr="00F909E6" w:rsidDel="00446A81">
          <w:rPr>
            <w:sz w:val="18"/>
            <w:rPrChange w:id="1581" w:author="ACER" w:date="2025-11-14T01:21:00Z">
              <w:rPr/>
            </w:rPrChange>
          </w:rPr>
          <w:delText xml:space="preserve"> or call +1 732 465 5861.</w:delText>
        </w:r>
      </w:del>
    </w:p>
    <w:p w14:paraId="1A82A7C6" w14:textId="09728FA6" w:rsidR="00732E46" w:rsidRPr="00F909E6" w:rsidDel="00446A81" w:rsidRDefault="000F2C11" w:rsidP="00FD6117">
      <w:pPr>
        <w:spacing w:before="120"/>
        <w:ind w:firstLine="144"/>
        <w:jc w:val="center"/>
        <w:rPr>
          <w:del w:id="1582" w:author="ACER" w:date="2025-11-04T10:53:00Z"/>
          <w:sz w:val="18"/>
          <w:rPrChange w:id="1583" w:author="ACER" w:date="2025-11-14T01:21:00Z">
            <w:rPr>
              <w:del w:id="1584" w:author="ACER" w:date="2025-11-04T10:53:00Z"/>
            </w:rPr>
          </w:rPrChange>
        </w:rPr>
        <w:pPrChange w:id="1585" w:author="ACER" w:date="2025-11-14T01:22:00Z">
          <w:pPr>
            <w:ind w:firstLine="144"/>
            <w:jc w:val="both"/>
          </w:pPr>
        </w:pPrChange>
      </w:pPr>
      <w:del w:id="1586" w:author="ACER" w:date="2025-11-04T10:53:00Z">
        <w:r w:rsidRPr="00F909E6" w:rsidDel="00446A81">
          <w:rPr>
            <w:sz w:val="18"/>
            <w:rPrChange w:id="1587" w:author="ACER" w:date="2025-11-14T01:21:00Z">
              <w:rPr/>
            </w:rPrChange>
          </w:rPr>
          <w:delText xml:space="preserve">ScholarOne Manuscripts will accept files for review in various formats. </w:delText>
        </w:r>
        <w:r w:rsidR="0080720F" w:rsidRPr="00F909E6" w:rsidDel="00446A81">
          <w:rPr>
            <w:sz w:val="18"/>
            <w:rPrChange w:id="1588" w:author="ACER" w:date="2025-11-14T01:21:00Z">
              <w:rPr/>
            </w:rPrChange>
          </w:rPr>
          <w:delText>T</w:delText>
        </w:r>
        <w:r w:rsidRPr="00F909E6" w:rsidDel="00446A81">
          <w:rPr>
            <w:sz w:val="18"/>
            <w:rPrChange w:id="1589" w:author="ACER" w:date="2025-11-14T01:21:00Z">
              <w:rPr/>
            </w:rPrChange>
          </w:rPr>
          <w:delText>here is a “Journal Home</w:delText>
        </w:r>
        <w:r w:rsidR="0080720F" w:rsidRPr="00F909E6" w:rsidDel="00446A81">
          <w:rPr>
            <w:sz w:val="18"/>
            <w:rPrChange w:id="1590" w:author="ACER" w:date="2025-11-14T01:21:00Z">
              <w:rPr/>
            </w:rPrChange>
          </w:rPr>
          <w:delText>”</w:delText>
        </w:r>
        <w:r w:rsidRPr="00F909E6" w:rsidDel="00446A81">
          <w:rPr>
            <w:sz w:val="18"/>
            <w:rPrChange w:id="1591" w:author="ACER" w:date="2025-11-14T01:21:00Z">
              <w:rPr/>
            </w:rPrChange>
          </w:rPr>
          <w:delText xml:space="preserve"> link on the log-in page of each ScholarOne Manuscripts site that will bring you to the journal’s homepage with their detailed requirements; please check these guidelines for your particular journal before you submit.</w:delText>
        </w:r>
      </w:del>
    </w:p>
    <w:p w14:paraId="03B9F038" w14:textId="12C33A79" w:rsidR="001F512A" w:rsidRPr="00F909E6" w:rsidDel="00CD72B8" w:rsidRDefault="001F512A" w:rsidP="00FD6117">
      <w:pPr>
        <w:tabs>
          <w:tab w:val="left" w:pos="360"/>
        </w:tabs>
        <w:spacing w:before="120"/>
        <w:jc w:val="center"/>
        <w:rPr>
          <w:del w:id="1592" w:author="ACER" w:date="2025-11-04T10:55:00Z"/>
          <w:sz w:val="18"/>
          <w:rPrChange w:id="1593" w:author="ACER" w:date="2025-11-14T01:21:00Z">
            <w:rPr>
              <w:del w:id="1594" w:author="ACER" w:date="2025-11-04T10:55:00Z"/>
            </w:rPr>
          </w:rPrChange>
        </w:rPr>
        <w:pPrChange w:id="1595" w:author="ACER" w:date="2025-11-14T01:22:00Z">
          <w:pPr>
            <w:tabs>
              <w:tab w:val="left" w:pos="360"/>
            </w:tabs>
            <w:jc w:val="both"/>
          </w:pPr>
        </w:pPrChange>
      </w:pPr>
    </w:p>
    <w:p w14:paraId="21CD2FA6" w14:textId="128AB81B" w:rsidR="00732E46" w:rsidRPr="00F909E6" w:rsidDel="00446A81" w:rsidRDefault="00EF6430" w:rsidP="00FD6117">
      <w:pPr>
        <w:pStyle w:val="Heading2"/>
        <w:numPr>
          <w:ilvl w:val="0"/>
          <w:numId w:val="0"/>
        </w:numPr>
        <w:jc w:val="center"/>
        <w:rPr>
          <w:del w:id="1596" w:author="ACER" w:date="2025-11-04T10:53:00Z"/>
          <w:sz w:val="18"/>
          <w:rPrChange w:id="1597" w:author="ACER" w:date="2025-11-14T01:21:00Z">
            <w:rPr>
              <w:del w:id="1598" w:author="ACER" w:date="2025-11-04T10:53:00Z"/>
            </w:rPr>
          </w:rPrChange>
        </w:rPr>
        <w:pPrChange w:id="1599" w:author="ACER" w:date="2025-11-14T01:22:00Z">
          <w:pPr>
            <w:pStyle w:val="Heading2"/>
            <w:numPr>
              <w:ilvl w:val="0"/>
              <w:numId w:val="0"/>
            </w:numPr>
          </w:pPr>
        </w:pPrChange>
      </w:pPr>
      <w:del w:id="1600" w:author="ACER" w:date="2025-11-04T10:53:00Z">
        <w:r w:rsidRPr="00F909E6" w:rsidDel="00446A81">
          <w:rPr>
            <w:sz w:val="18"/>
            <w:rPrChange w:id="1601" w:author="ACER" w:date="2025-11-14T01:21:00Z">
              <w:rPr/>
            </w:rPrChange>
          </w:rPr>
          <w:delText xml:space="preserve">B. </w:delText>
        </w:r>
        <w:r w:rsidR="000F2C11" w:rsidRPr="00F909E6" w:rsidDel="00446A81">
          <w:rPr>
            <w:sz w:val="18"/>
            <w:rPrChange w:id="1602" w:author="ACER" w:date="2025-11-14T01:21:00Z">
              <w:rPr/>
            </w:rPrChange>
          </w:rPr>
          <w:delText>Final Stage Using ScholarOne Manuscripts</w:delText>
        </w:r>
      </w:del>
    </w:p>
    <w:p w14:paraId="57A9A954" w14:textId="0AFD976B" w:rsidR="00732E46" w:rsidRPr="00F909E6" w:rsidDel="00446A81" w:rsidRDefault="000F2C11" w:rsidP="00FD6117">
      <w:pPr>
        <w:spacing w:before="120"/>
        <w:ind w:firstLine="144"/>
        <w:jc w:val="center"/>
        <w:rPr>
          <w:del w:id="1603" w:author="ACER" w:date="2025-11-04T10:53:00Z"/>
          <w:sz w:val="18"/>
          <w:rPrChange w:id="1604" w:author="ACER" w:date="2025-11-14T01:21:00Z">
            <w:rPr>
              <w:del w:id="1605" w:author="ACER" w:date="2025-11-04T10:53:00Z"/>
            </w:rPr>
          </w:rPrChange>
        </w:rPr>
        <w:pPrChange w:id="1606" w:author="ACER" w:date="2025-11-14T01:22:00Z">
          <w:pPr>
            <w:ind w:firstLine="144"/>
            <w:jc w:val="both"/>
          </w:pPr>
        </w:pPrChange>
      </w:pPr>
      <w:del w:id="1607" w:author="ACER" w:date="2025-11-04T10:53:00Z">
        <w:r w:rsidRPr="00F909E6" w:rsidDel="00446A81">
          <w:rPr>
            <w:sz w:val="18"/>
            <w:rPrChange w:id="1608" w:author="ACER" w:date="2025-11-14T01:21:00Z">
              <w:rPr/>
            </w:rPrChange>
          </w:rPr>
          <w:delText xml:space="preserve">Upon acceptance, you will receive an email with specific instructions regarding the submission of your final files. To avoid any delays in publication, please be sure to follow these instructions. </w:delText>
        </w:r>
        <w:r w:rsidR="0080720F" w:rsidRPr="00F909E6" w:rsidDel="00446A81">
          <w:rPr>
            <w:sz w:val="18"/>
            <w:rPrChange w:id="1609" w:author="ACER" w:date="2025-11-14T01:21:00Z">
              <w:rPr/>
            </w:rPrChange>
          </w:rPr>
          <w:delText>Fi</w:delText>
        </w:r>
        <w:r w:rsidRPr="00F909E6" w:rsidDel="00446A81">
          <w:rPr>
            <w:sz w:val="18"/>
            <w:rPrChange w:id="1610" w:author="ACER" w:date="2025-11-14T01:21:00Z">
              <w:rPr/>
            </w:rPrChange>
          </w:rPr>
          <w:delText>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w:delText>
        </w:r>
      </w:del>
    </w:p>
    <w:p w14:paraId="22D1D3EF" w14:textId="3DA6A71F" w:rsidR="00732E46" w:rsidRPr="00F909E6" w:rsidDel="00446A81" w:rsidRDefault="000F2C11" w:rsidP="00FD6117">
      <w:pPr>
        <w:spacing w:before="120"/>
        <w:ind w:firstLine="144"/>
        <w:jc w:val="center"/>
        <w:rPr>
          <w:del w:id="1611" w:author="ACER" w:date="2025-11-04T10:53:00Z"/>
          <w:sz w:val="18"/>
          <w:rPrChange w:id="1612" w:author="ACER" w:date="2025-11-14T01:21:00Z">
            <w:rPr>
              <w:del w:id="1613" w:author="ACER" w:date="2025-11-04T10:53:00Z"/>
            </w:rPr>
          </w:rPrChange>
        </w:rPr>
        <w:pPrChange w:id="1614" w:author="ACER" w:date="2025-11-14T01:22:00Z">
          <w:pPr>
            <w:ind w:firstLine="144"/>
            <w:jc w:val="both"/>
          </w:pPr>
        </w:pPrChange>
      </w:pPr>
      <w:del w:id="1615" w:author="ACER" w:date="2025-11-04T10:53:00Z">
        <w:r w:rsidRPr="00F909E6" w:rsidDel="00446A81">
          <w:rPr>
            <w:sz w:val="18"/>
            <w:rPrChange w:id="1616" w:author="ACER" w:date="2025-11-14T01:21:00Z">
              <w:rPr/>
            </w:rPrChange>
          </w:rPr>
          <w:delText>When submitting your final files on a hybrid OA journal you will have the opportunity to designate your article as “open access” if you agree to pay the IEEE open access fee. Please select the appropriate choice. Immediately after you have submitted your final files through ScholarOne Manuscripts you will be automatically redirected to the IEEE electronic copyright form wizard. Please complete the copyright at that time to avoid publication delays.</w:delText>
        </w:r>
      </w:del>
    </w:p>
    <w:p w14:paraId="5DC46466" w14:textId="1F9086E6" w:rsidR="00732E46" w:rsidRPr="00F909E6" w:rsidDel="00446A81" w:rsidRDefault="00EF6430" w:rsidP="00FD6117">
      <w:pPr>
        <w:pStyle w:val="Heading2"/>
        <w:numPr>
          <w:ilvl w:val="0"/>
          <w:numId w:val="0"/>
        </w:numPr>
        <w:jc w:val="center"/>
        <w:rPr>
          <w:del w:id="1617" w:author="ACER" w:date="2025-11-04T10:53:00Z"/>
          <w:sz w:val="18"/>
          <w:rPrChange w:id="1618" w:author="ACER" w:date="2025-11-14T01:21:00Z">
            <w:rPr>
              <w:del w:id="1619" w:author="ACER" w:date="2025-11-04T10:53:00Z"/>
            </w:rPr>
          </w:rPrChange>
        </w:rPr>
        <w:pPrChange w:id="1620" w:author="ACER" w:date="2025-11-14T01:22:00Z">
          <w:pPr>
            <w:pStyle w:val="Heading2"/>
            <w:numPr>
              <w:ilvl w:val="0"/>
              <w:numId w:val="0"/>
            </w:numPr>
          </w:pPr>
        </w:pPrChange>
      </w:pPr>
      <w:del w:id="1621" w:author="ACER" w:date="2025-11-04T10:53:00Z">
        <w:r w:rsidRPr="00F909E6" w:rsidDel="00446A81">
          <w:rPr>
            <w:sz w:val="18"/>
            <w:rPrChange w:id="1622" w:author="ACER" w:date="2025-11-14T01:21:00Z">
              <w:rPr/>
            </w:rPrChange>
          </w:rPr>
          <w:delText xml:space="preserve">C. </w:delText>
        </w:r>
        <w:r w:rsidR="000F2C11" w:rsidRPr="00F909E6" w:rsidDel="00446A81">
          <w:rPr>
            <w:sz w:val="18"/>
            <w:rPrChange w:id="1623" w:author="ACER" w:date="2025-11-14T01:21:00Z">
              <w:rPr/>
            </w:rPrChange>
          </w:rPr>
          <w:delText>Copyright Form</w:delText>
        </w:r>
      </w:del>
    </w:p>
    <w:p w14:paraId="524C8A86" w14:textId="1E265780" w:rsidR="00732E46" w:rsidRPr="00F909E6" w:rsidDel="00446A81" w:rsidRDefault="000F2C11" w:rsidP="00FD6117">
      <w:pPr>
        <w:widowControl w:val="0"/>
        <w:pBdr>
          <w:top w:val="nil"/>
          <w:left w:val="nil"/>
          <w:bottom w:val="nil"/>
          <w:right w:val="nil"/>
          <w:between w:val="nil"/>
        </w:pBdr>
        <w:spacing w:before="120" w:line="252" w:lineRule="auto"/>
        <w:ind w:firstLine="202"/>
        <w:jc w:val="center"/>
        <w:rPr>
          <w:del w:id="1624" w:author="ACER" w:date="2025-11-04T10:53:00Z"/>
          <w:color w:val="000000"/>
          <w:spacing w:val="-2"/>
          <w:sz w:val="18"/>
          <w:rPrChange w:id="1625" w:author="ACER" w:date="2025-11-14T01:21:00Z">
            <w:rPr>
              <w:del w:id="1626" w:author="ACER" w:date="2025-11-04T10:53:00Z"/>
              <w:color w:val="000000"/>
              <w:spacing w:val="-2"/>
            </w:rPr>
          </w:rPrChange>
        </w:rPr>
        <w:pPrChange w:id="1627" w:author="ACER" w:date="2025-11-14T01:22:00Z">
          <w:pPr>
            <w:widowControl w:val="0"/>
            <w:pBdr>
              <w:top w:val="nil"/>
              <w:left w:val="nil"/>
              <w:bottom w:val="nil"/>
              <w:right w:val="nil"/>
              <w:between w:val="nil"/>
            </w:pBdr>
            <w:spacing w:line="252" w:lineRule="auto"/>
            <w:ind w:firstLine="202"/>
            <w:jc w:val="both"/>
          </w:pPr>
        </w:pPrChange>
      </w:pPr>
      <w:del w:id="1628" w:author="ACER" w:date="2025-11-04T10:53:00Z">
        <w:r w:rsidRPr="00F909E6" w:rsidDel="00446A81">
          <w:rPr>
            <w:color w:val="222222"/>
            <w:spacing w:val="-2"/>
            <w:sz w:val="18"/>
            <w:highlight w:val="white"/>
            <w:rPrChange w:id="1629" w:author="ACER" w:date="2025-11-14T01:21:00Z">
              <w:rPr>
                <w:color w:val="222222"/>
                <w:spacing w:val="-2"/>
                <w:highlight w:val="white"/>
              </w:rPr>
            </w:rPrChange>
          </w:rPr>
          <w:delTex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delText>
        </w:r>
        <w:r w:rsidR="002E6158" w:rsidRPr="00F909E6" w:rsidDel="00446A81">
          <w:rPr>
            <w:sz w:val="18"/>
            <w:rPrChange w:id="1630" w:author="ACER" w:date="2025-11-14T01:21:00Z">
              <w:rPr/>
            </w:rPrChange>
          </w:rPr>
          <w:fldChar w:fldCharType="begin"/>
        </w:r>
        <w:r w:rsidR="002E6158" w:rsidRPr="00F909E6" w:rsidDel="00446A81">
          <w:rPr>
            <w:sz w:val="18"/>
            <w:rPrChange w:id="1631" w:author="ACER" w:date="2025-11-14T01:21:00Z">
              <w:rPr/>
            </w:rPrChange>
          </w:rPr>
          <w:delInstrText xml:space="preserve"> HYPERLINK "https://www.ieee.org/publications/rights/index.html" </w:delInstrText>
        </w:r>
        <w:r w:rsidR="002E6158" w:rsidRPr="00F909E6" w:rsidDel="00446A81">
          <w:rPr>
            <w:sz w:val="18"/>
            <w:rPrChange w:id="1632" w:author="ACER" w:date="2025-11-14T01:21:00Z">
              <w:rPr/>
            </w:rPrChange>
          </w:rPr>
          <w:fldChar w:fldCharType="separate"/>
        </w:r>
        <w:r w:rsidR="006B68F3" w:rsidRPr="00F909E6" w:rsidDel="00446A81">
          <w:rPr>
            <w:rStyle w:val="Hyperlink"/>
            <w:spacing w:val="-2"/>
            <w:sz w:val="18"/>
            <w:highlight w:val="white"/>
            <w:rPrChange w:id="1633" w:author="ACER" w:date="2025-11-14T01:21:00Z">
              <w:rPr>
                <w:rStyle w:val="Hyperlink"/>
                <w:spacing w:val="-2"/>
                <w:highlight w:val="white"/>
              </w:rPr>
            </w:rPrChange>
          </w:rPr>
          <w:delText>https://www.ieee.org/publications/rights/index.html</w:delText>
        </w:r>
        <w:r w:rsidR="002E6158" w:rsidRPr="00F909E6" w:rsidDel="00446A81">
          <w:rPr>
            <w:rStyle w:val="Hyperlink"/>
            <w:spacing w:val="-2"/>
            <w:sz w:val="18"/>
            <w:highlight w:val="white"/>
            <w:rPrChange w:id="1634" w:author="ACER" w:date="2025-11-14T01:21:00Z">
              <w:rPr>
                <w:rStyle w:val="Hyperlink"/>
                <w:spacing w:val="-2"/>
                <w:highlight w:val="white"/>
              </w:rPr>
            </w:rPrChange>
          </w:rPr>
          <w:fldChar w:fldCharType="end"/>
        </w:r>
        <w:r w:rsidR="002E6158" w:rsidRPr="00F909E6" w:rsidDel="00446A81">
          <w:rPr>
            <w:sz w:val="18"/>
            <w:rPrChange w:id="1635" w:author="ACER" w:date="2025-11-14T01:21:00Z">
              <w:rPr/>
            </w:rPrChange>
          </w:rPr>
          <w:fldChar w:fldCharType="begin"/>
        </w:r>
        <w:r w:rsidR="002E6158" w:rsidRPr="00F909E6" w:rsidDel="00446A81">
          <w:rPr>
            <w:sz w:val="18"/>
            <w:rPrChange w:id="1636" w:author="ACER" w:date="2025-11-14T01:21:00Z">
              <w:rPr/>
            </w:rPrChange>
          </w:rPr>
          <w:delInstrText xml:space="preserve"> HYPERLINK "https://www.ieee.org/publications/rights/index.html" \h </w:delInstrText>
        </w:r>
        <w:r w:rsidR="002E6158" w:rsidRPr="00F909E6" w:rsidDel="00446A81">
          <w:rPr>
            <w:sz w:val="18"/>
            <w:rPrChange w:id="1637" w:author="ACER" w:date="2025-11-14T01:21:00Z">
              <w:rPr/>
            </w:rPrChange>
          </w:rPr>
          <w:fldChar w:fldCharType="separate"/>
        </w:r>
        <w:r w:rsidRPr="00F909E6" w:rsidDel="00446A81">
          <w:rPr>
            <w:color w:val="1155CC"/>
            <w:spacing w:val="-2"/>
            <w:sz w:val="18"/>
            <w:highlight w:val="white"/>
            <w:u w:val="single"/>
            <w:rPrChange w:id="1638" w:author="ACER" w:date="2025-11-14T01:21:00Z">
              <w:rPr>
                <w:color w:val="1155CC"/>
                <w:spacing w:val="-2"/>
                <w:highlight w:val="white"/>
                <w:u w:val="single"/>
              </w:rPr>
            </w:rPrChange>
          </w:rPr>
          <w:delText xml:space="preserve"> </w:delText>
        </w:r>
        <w:r w:rsidR="002E6158" w:rsidRPr="00F909E6" w:rsidDel="00446A81">
          <w:rPr>
            <w:color w:val="1155CC"/>
            <w:spacing w:val="-2"/>
            <w:sz w:val="18"/>
            <w:highlight w:val="white"/>
            <w:u w:val="single"/>
            <w:rPrChange w:id="1639" w:author="ACER" w:date="2025-11-14T01:21:00Z">
              <w:rPr>
                <w:color w:val="1155CC"/>
                <w:spacing w:val="-2"/>
                <w:highlight w:val="white"/>
                <w:u w:val="single"/>
              </w:rPr>
            </w:rPrChange>
          </w:rPr>
          <w:fldChar w:fldCharType="end"/>
        </w:r>
      </w:del>
    </w:p>
    <w:p w14:paraId="5D6B1EFA" w14:textId="175993C7" w:rsidR="00732E46" w:rsidRPr="00F909E6" w:rsidDel="00446A81" w:rsidRDefault="000F2C11" w:rsidP="00FD6117">
      <w:pPr>
        <w:pStyle w:val="Heading1"/>
        <w:spacing w:before="120"/>
        <w:rPr>
          <w:del w:id="1640" w:author="ACER" w:date="2025-11-04T10:53:00Z"/>
          <w:sz w:val="18"/>
          <w:rPrChange w:id="1641" w:author="ACER" w:date="2025-11-14T01:21:00Z">
            <w:rPr>
              <w:del w:id="1642" w:author="ACER" w:date="2025-11-04T10:53:00Z"/>
            </w:rPr>
          </w:rPrChange>
        </w:rPr>
        <w:pPrChange w:id="1643" w:author="ACER" w:date="2025-11-14T01:22:00Z">
          <w:pPr>
            <w:pStyle w:val="Heading1"/>
          </w:pPr>
        </w:pPrChange>
      </w:pPr>
      <w:del w:id="1644" w:author="ACER" w:date="2025-11-04T10:53:00Z">
        <w:r w:rsidRPr="00F909E6" w:rsidDel="00446A81">
          <w:rPr>
            <w:sz w:val="18"/>
            <w:rPrChange w:id="1645" w:author="ACER" w:date="2025-11-14T01:21:00Z">
              <w:rPr/>
            </w:rPrChange>
          </w:rPr>
          <w:delText>IEEE Guidelines and Policies</w:delText>
        </w:r>
      </w:del>
    </w:p>
    <w:p w14:paraId="71905707" w14:textId="31E762CB" w:rsidR="00732E46" w:rsidRPr="00F909E6" w:rsidDel="00CD72B8" w:rsidRDefault="000F2C11" w:rsidP="00FD6117">
      <w:pPr>
        <w:widowControl w:val="0"/>
        <w:pBdr>
          <w:top w:val="nil"/>
          <w:left w:val="nil"/>
          <w:bottom w:val="nil"/>
          <w:right w:val="nil"/>
          <w:between w:val="nil"/>
        </w:pBdr>
        <w:spacing w:before="120" w:line="252" w:lineRule="auto"/>
        <w:ind w:firstLine="202"/>
        <w:jc w:val="center"/>
        <w:rPr>
          <w:del w:id="1646" w:author="ACER" w:date="2025-11-04T10:55:00Z"/>
          <w:color w:val="222222"/>
          <w:sz w:val="18"/>
          <w:rPrChange w:id="1647" w:author="ACER" w:date="2025-11-14T01:21:00Z">
            <w:rPr>
              <w:del w:id="1648" w:author="ACER" w:date="2025-11-04T10:55:00Z"/>
              <w:color w:val="222222"/>
            </w:rPr>
          </w:rPrChange>
        </w:rPr>
        <w:pPrChange w:id="1649" w:author="ACER" w:date="2025-11-14T01:22:00Z">
          <w:pPr>
            <w:widowControl w:val="0"/>
            <w:pBdr>
              <w:top w:val="nil"/>
              <w:left w:val="nil"/>
              <w:bottom w:val="nil"/>
              <w:right w:val="nil"/>
              <w:between w:val="nil"/>
            </w:pBdr>
            <w:spacing w:line="252" w:lineRule="auto"/>
            <w:ind w:firstLine="202"/>
            <w:jc w:val="both"/>
          </w:pPr>
        </w:pPrChange>
      </w:pPr>
      <w:del w:id="1650" w:author="ACER" w:date="2025-11-04T10:55:00Z">
        <w:r w:rsidRPr="00F909E6" w:rsidDel="00CD72B8">
          <w:rPr>
            <w:color w:val="222222"/>
            <w:sz w:val="18"/>
            <w:highlight w:val="white"/>
            <w:rPrChange w:id="1651" w:author="ACER" w:date="2025-11-14T01:21:00Z">
              <w:rPr>
                <w:color w:val="222222"/>
                <w:highlight w:val="white"/>
              </w:rPr>
            </w:rPrChange>
          </w:rPr>
          <w:delText xml:space="preserve">A full overview of IEEE publishing guidelines and policies can be found at </w:delText>
        </w:r>
        <w:r w:rsidR="002E6158" w:rsidRPr="00F909E6" w:rsidDel="00CD72B8">
          <w:rPr>
            <w:sz w:val="18"/>
            <w:rPrChange w:id="1652" w:author="ACER" w:date="2025-11-14T01:21:00Z">
              <w:rPr/>
            </w:rPrChange>
          </w:rPr>
          <w:fldChar w:fldCharType="begin"/>
        </w:r>
        <w:r w:rsidR="002E6158" w:rsidRPr="00F909E6" w:rsidDel="00CD72B8">
          <w:rPr>
            <w:sz w:val="18"/>
            <w:rPrChange w:id="1653" w:author="ACER" w:date="2025-11-14T01:21:00Z">
              <w:rPr/>
            </w:rPrChange>
          </w:rPr>
          <w:delInstrText xml:space="preserve"> HYPERLINK "https://journals.ieeeauthorcenter.ieee.org/become-an-ieee-journal-author/publishing-ethics/guidelines-and-policies/" </w:delInstrText>
        </w:r>
        <w:r w:rsidR="002E6158" w:rsidRPr="00F909E6" w:rsidDel="00CD72B8">
          <w:rPr>
            <w:sz w:val="18"/>
            <w:rPrChange w:id="1654" w:author="ACER" w:date="2025-11-14T01:21:00Z">
              <w:rPr/>
            </w:rPrChange>
          </w:rPr>
          <w:fldChar w:fldCharType="separate"/>
        </w:r>
        <w:r w:rsidR="006F18B8" w:rsidRPr="00F909E6" w:rsidDel="00CD72B8">
          <w:rPr>
            <w:rStyle w:val="Hyperlink"/>
            <w:sz w:val="18"/>
            <w:highlight w:val="white"/>
            <w:rPrChange w:id="1655" w:author="ACER" w:date="2025-11-14T01:21:00Z">
              <w:rPr>
                <w:rStyle w:val="Hyperlink"/>
                <w:highlight w:val="white"/>
              </w:rPr>
            </w:rPrChange>
          </w:rPr>
          <w:delText>https://journals.ieeeauthorcenter.ieee.org/</w:delText>
        </w:r>
        <w:r w:rsidR="006F18B8" w:rsidRPr="00F909E6" w:rsidDel="00CD72B8">
          <w:rPr>
            <w:rStyle w:val="Hyperlink"/>
            <w:sz w:val="18"/>
            <w:highlight w:val="white"/>
            <w:rPrChange w:id="1656" w:author="ACER" w:date="2025-11-14T01:21:00Z">
              <w:rPr>
                <w:rStyle w:val="Hyperlink"/>
                <w:highlight w:val="white"/>
              </w:rPr>
            </w:rPrChange>
          </w:rPr>
          <w:br/>
          <w:delText>become-an-ieee-journal-author/publishing-ethics/guidelines-and-policies/</w:delText>
        </w:r>
        <w:r w:rsidR="002E6158" w:rsidRPr="00F909E6" w:rsidDel="00CD72B8">
          <w:rPr>
            <w:rStyle w:val="Hyperlink"/>
            <w:sz w:val="18"/>
            <w:highlight w:val="white"/>
            <w:rPrChange w:id="1657" w:author="ACER" w:date="2025-11-14T01:21:00Z">
              <w:rPr>
                <w:rStyle w:val="Hyperlink"/>
                <w:highlight w:val="white"/>
              </w:rPr>
            </w:rPrChange>
          </w:rPr>
          <w:fldChar w:fldCharType="end"/>
        </w:r>
        <w:r w:rsidRPr="00F909E6" w:rsidDel="00CD72B8">
          <w:rPr>
            <w:color w:val="222222"/>
            <w:sz w:val="18"/>
            <w:highlight w:val="white"/>
            <w:rPrChange w:id="1658" w:author="ACER" w:date="2025-11-14T01:21:00Z">
              <w:rPr>
                <w:color w:val="222222"/>
                <w:highlight w:val="white"/>
              </w:rPr>
            </w:rPrChange>
          </w:rPr>
          <w:delText xml:space="preserve">. They are designed to help authors understand and navigate the publishing process successfully. </w:delText>
        </w:r>
        <w:r w:rsidR="00E45781" w:rsidRPr="00F909E6" w:rsidDel="00CD72B8">
          <w:rPr>
            <w:color w:val="222222"/>
            <w:sz w:val="18"/>
            <w:highlight w:val="white"/>
            <w:rPrChange w:id="1659" w:author="ACER" w:date="2025-11-14T01:21:00Z">
              <w:rPr>
                <w:color w:val="222222"/>
                <w:highlight w:val="white"/>
              </w:rPr>
            </w:rPrChange>
          </w:rPr>
          <w:delText>L</w:delText>
        </w:r>
        <w:r w:rsidRPr="00F909E6" w:rsidDel="00CD72B8">
          <w:rPr>
            <w:color w:val="222222"/>
            <w:sz w:val="18"/>
            <w:highlight w:val="white"/>
            <w:rPrChange w:id="1660" w:author="ACER" w:date="2025-11-14T01:21:00Z">
              <w:rPr>
                <w:color w:val="222222"/>
                <w:highlight w:val="white"/>
              </w:rPr>
            </w:rPrChange>
          </w:rPr>
          <w:delText>earn more about IEEE’s fundamental publishing guidelines and principles, submission and peer review policies, post-publication policies, and guidelines on advertising, accessibility, and data privacy.</w:delText>
        </w:r>
      </w:del>
    </w:p>
    <w:p w14:paraId="48F8D56C" w14:textId="1E86026A" w:rsidR="00D10AC8" w:rsidRPr="00F909E6" w:rsidRDefault="00D10AC8" w:rsidP="00FD6117">
      <w:pPr>
        <w:widowControl w:val="0"/>
        <w:pBdr>
          <w:top w:val="nil"/>
          <w:left w:val="nil"/>
          <w:bottom w:val="nil"/>
          <w:right w:val="nil"/>
          <w:between w:val="nil"/>
        </w:pBdr>
        <w:spacing w:before="120" w:line="252" w:lineRule="auto"/>
        <w:ind w:firstLine="144"/>
        <w:jc w:val="center"/>
        <w:rPr>
          <w:sz w:val="18"/>
          <w:rPrChange w:id="1661" w:author="ACER" w:date="2025-11-14T01:21:00Z">
            <w:rPr/>
          </w:rPrChange>
        </w:rPr>
        <w:pPrChange w:id="1662" w:author="ACER" w:date="2025-11-14T01:22:00Z">
          <w:pPr>
            <w:pStyle w:val="Heading1"/>
          </w:pPr>
        </w:pPrChange>
      </w:pPr>
      <w:r w:rsidRPr="00F909E6">
        <w:rPr>
          <w:sz w:val="18"/>
          <w:rPrChange w:id="1663" w:author="ACER" w:date="2025-11-14T01:21:00Z">
            <w:rPr/>
          </w:rPrChange>
        </w:rPr>
        <w:t>A</w:t>
      </w:r>
      <w:ins w:id="1664" w:author="ACER" w:date="2025-11-13T11:28:00Z">
        <w:r w:rsidR="00BA66F6" w:rsidRPr="00F909E6">
          <w:rPr>
            <w:sz w:val="18"/>
            <w:rPrChange w:id="1665" w:author="ACER" w:date="2025-11-14T01:21:00Z">
              <w:rPr/>
            </w:rPrChange>
          </w:rPr>
          <w:t>CKNOWLEDGEMENT</w:t>
        </w:r>
      </w:ins>
      <w:del w:id="1666" w:author="ACER" w:date="2025-11-13T11:28:00Z">
        <w:r w:rsidRPr="00F909E6" w:rsidDel="00BA66F6">
          <w:rPr>
            <w:rPrChange w:id="1667" w:author="ACER" w:date="2025-11-14T01:21:00Z">
              <w:rPr/>
            </w:rPrChange>
          </w:rPr>
          <w:delText>cknowledgment</w:delText>
        </w:r>
      </w:del>
    </w:p>
    <w:p w14:paraId="6284242D" w14:textId="60F6590B" w:rsidR="0061284B" w:rsidRPr="00F909E6" w:rsidRDefault="00446A81" w:rsidP="00FD6117">
      <w:pPr>
        <w:widowControl w:val="0"/>
        <w:pBdr>
          <w:top w:val="nil"/>
          <w:left w:val="nil"/>
          <w:bottom w:val="nil"/>
          <w:right w:val="nil"/>
          <w:between w:val="nil"/>
        </w:pBdr>
        <w:spacing w:before="120" w:line="252" w:lineRule="auto"/>
        <w:ind w:firstLine="202"/>
        <w:jc w:val="both"/>
        <w:rPr>
          <w:ins w:id="1668" w:author="ACER" w:date="2025-11-04T11:09:00Z"/>
          <w:color w:val="000000"/>
          <w:sz w:val="18"/>
          <w:rPrChange w:id="1669" w:author="ACER" w:date="2025-11-14T01:21:00Z">
            <w:rPr>
              <w:ins w:id="1670" w:author="ACER" w:date="2025-11-04T11:09:00Z"/>
              <w:color w:val="000000"/>
              <w:sz w:val="18"/>
            </w:rPr>
          </w:rPrChange>
        </w:rPr>
        <w:pPrChange w:id="1671" w:author="ACER" w:date="2025-11-14T01:22:00Z">
          <w:pPr>
            <w:widowControl w:val="0"/>
            <w:pBdr>
              <w:top w:val="nil"/>
              <w:left w:val="nil"/>
              <w:bottom w:val="nil"/>
              <w:right w:val="nil"/>
              <w:between w:val="nil"/>
            </w:pBdr>
            <w:spacing w:line="252" w:lineRule="auto"/>
            <w:ind w:firstLine="202"/>
            <w:jc w:val="both"/>
          </w:pPr>
        </w:pPrChange>
      </w:pPr>
      <w:ins w:id="1672" w:author="ACER" w:date="2025-11-04T10:53:00Z">
        <w:r w:rsidRPr="00F909E6">
          <w:rPr>
            <w:color w:val="000000"/>
            <w:sz w:val="18"/>
            <w:rPrChange w:id="1673" w:author="ACER" w:date="2025-11-14T01:21:00Z">
              <w:rPr>
                <w:color w:val="000000"/>
              </w:rPr>
            </w:rPrChange>
          </w:rPr>
          <w:t xml:space="preserve">The author would like to express sincere gratitude to all the researchers and scholars whose valuable studies and reviews have contributed to the understanding of deep learning and hyperspectral image analysis. Their collective efforts have provided a strong </w:t>
        </w:r>
      </w:ins>
      <w:ins w:id="1674" w:author="ACER" w:date="2025-11-13T11:22:00Z">
        <w:r w:rsidR="00BA66F6" w:rsidRPr="00F909E6">
          <w:rPr>
            <w:color w:val="000000"/>
            <w:sz w:val="18"/>
            <w:rPrChange w:id="1675" w:author="ACER" w:date="2025-11-14T01:21:00Z">
              <w:rPr>
                <w:color w:val="000000"/>
                <w:sz w:val="18"/>
              </w:rPr>
            </w:rPrChange>
          </w:rPr>
          <w:t xml:space="preserve"> </w:t>
        </w:r>
      </w:ins>
      <w:ins w:id="1676" w:author="ACER" w:date="2025-11-04T10:53:00Z">
        <w:r w:rsidRPr="00F909E6">
          <w:rPr>
            <w:color w:val="000000"/>
            <w:sz w:val="18"/>
            <w:rPrChange w:id="1677" w:author="ACER" w:date="2025-11-14T01:21:00Z">
              <w:rPr>
                <w:color w:val="000000"/>
              </w:rPr>
            </w:rPrChange>
          </w:rPr>
          <w:t>foundation for this work and inspired further exploration in this evolving field. Special thanks are extended to the various research communities and academic journals that have published high-quality papers and made them accessible for study and reference. The author is also thankful for the continuous support and encouragement received from academic mentors, peers, and reviewers, whose constructive suggestions have helped to improve the clarity and quality of this paper. Finally, heartfelt appreciation is expressed to all individuals and organizations who indirectly contributed to this study through their dedication to advancing research in science and technology.</w:t>
        </w:r>
      </w:ins>
    </w:p>
    <w:p w14:paraId="204CC5A2" w14:textId="77777777" w:rsidR="0061284B" w:rsidRDefault="0061284B" w:rsidP="00C45266">
      <w:pPr>
        <w:widowControl w:val="0"/>
        <w:pBdr>
          <w:top w:val="nil"/>
          <w:left w:val="nil"/>
          <w:bottom w:val="nil"/>
          <w:right w:val="nil"/>
          <w:between w:val="nil"/>
        </w:pBdr>
        <w:spacing w:line="252" w:lineRule="auto"/>
        <w:ind w:firstLine="202"/>
        <w:jc w:val="both"/>
        <w:rPr>
          <w:ins w:id="1678" w:author="ACER" w:date="2025-11-04T11:09:00Z"/>
          <w:color w:val="000000"/>
          <w:sz w:val="18"/>
        </w:rPr>
      </w:pPr>
    </w:p>
    <w:p w14:paraId="7E1BE77B" w14:textId="77777777" w:rsidR="0061284B" w:rsidRDefault="0061284B" w:rsidP="00C45266">
      <w:pPr>
        <w:widowControl w:val="0"/>
        <w:pBdr>
          <w:top w:val="nil"/>
          <w:left w:val="nil"/>
          <w:bottom w:val="nil"/>
          <w:right w:val="nil"/>
          <w:between w:val="nil"/>
        </w:pBdr>
        <w:spacing w:line="252" w:lineRule="auto"/>
        <w:ind w:firstLine="202"/>
        <w:jc w:val="both"/>
        <w:rPr>
          <w:ins w:id="1679" w:author="ACER" w:date="2025-11-04T11:09:00Z"/>
          <w:color w:val="000000"/>
          <w:sz w:val="18"/>
        </w:rPr>
      </w:pPr>
    </w:p>
    <w:p w14:paraId="40639FDE" w14:textId="1B732509" w:rsidR="00D10AC8" w:rsidRPr="00446A81" w:rsidDel="0061284B" w:rsidRDefault="00686383">
      <w:pPr>
        <w:widowControl w:val="0"/>
        <w:pBdr>
          <w:top w:val="nil"/>
          <w:left w:val="nil"/>
          <w:bottom w:val="nil"/>
          <w:right w:val="nil"/>
          <w:between w:val="nil"/>
        </w:pBdr>
        <w:spacing w:line="252" w:lineRule="auto"/>
        <w:ind w:firstLine="202"/>
        <w:jc w:val="center"/>
        <w:rPr>
          <w:del w:id="1680" w:author="ACER" w:date="2025-11-04T11:11:00Z"/>
          <w:color w:val="000000"/>
          <w:sz w:val="18"/>
          <w:rPrChange w:id="1681" w:author="ACER" w:date="2025-11-04T10:53:00Z">
            <w:rPr>
              <w:del w:id="1682" w:author="ACER" w:date="2025-11-04T11:11:00Z"/>
              <w:color w:val="000000"/>
            </w:rPr>
          </w:rPrChange>
        </w:rPr>
        <w:pPrChange w:id="1683" w:author="ACER" w:date="2025-11-04T11:11:00Z">
          <w:pPr>
            <w:widowControl w:val="0"/>
            <w:pBdr>
              <w:top w:val="nil"/>
              <w:left w:val="nil"/>
              <w:bottom w:val="nil"/>
              <w:right w:val="nil"/>
              <w:between w:val="nil"/>
            </w:pBdr>
            <w:spacing w:line="252" w:lineRule="auto"/>
            <w:ind w:firstLine="202"/>
            <w:jc w:val="both"/>
          </w:pPr>
        </w:pPrChange>
      </w:pPr>
      <w:ins w:id="1684" w:author="ACER" w:date="2025-11-04T11:16:00Z">
        <w:r w:rsidRPr="008856C3">
          <w:t>I</w:t>
        </w:r>
        <w:r>
          <w:t>X .</w:t>
        </w:r>
      </w:ins>
      <w:del w:id="1685" w:author="ACER" w:date="2025-11-04T10:53:00Z">
        <w:r w:rsidR="00D10AC8" w:rsidRPr="00446A81" w:rsidDel="00446A81">
          <w:rPr>
            <w:color w:val="000000"/>
            <w:sz w:val="18"/>
            <w:rPrChange w:id="1686" w:author="ACER" w:date="2025-11-04T10:53:00Z">
              <w:rPr>
                <w:color w:val="000000"/>
              </w:rPr>
            </w:rPrChange>
          </w:rPr>
          <w:delTex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delText>
        </w:r>
      </w:del>
    </w:p>
    <w:p w14:paraId="49678B33" w14:textId="600B40B3" w:rsidR="00732E46" w:rsidDel="0061284B" w:rsidRDefault="000F2C11">
      <w:pPr>
        <w:widowControl w:val="0"/>
        <w:pBdr>
          <w:top w:val="nil"/>
          <w:left w:val="nil"/>
          <w:bottom w:val="nil"/>
          <w:right w:val="nil"/>
          <w:between w:val="nil"/>
        </w:pBdr>
        <w:spacing w:line="252" w:lineRule="auto"/>
        <w:ind w:firstLine="202"/>
        <w:jc w:val="center"/>
        <w:rPr>
          <w:del w:id="1687" w:author="ACER" w:date="2025-11-04T11:11:00Z"/>
          <w:rFonts w:eastAsia="Times"/>
          <w:i/>
        </w:rPr>
        <w:pPrChange w:id="1688" w:author="ACER" w:date="2025-11-04T11:11:00Z">
          <w:pPr>
            <w:keepNext/>
            <w:pBdr>
              <w:top w:val="nil"/>
              <w:left w:val="nil"/>
              <w:bottom w:val="nil"/>
              <w:right w:val="nil"/>
              <w:between w:val="nil"/>
            </w:pBdr>
            <w:spacing w:before="240" w:after="80"/>
            <w:jc w:val="center"/>
          </w:pPr>
        </w:pPrChange>
      </w:pPr>
      <w:r>
        <w:rPr>
          <w:smallCaps/>
          <w:color w:val="000000"/>
        </w:rPr>
        <w:t>References</w:t>
      </w:r>
    </w:p>
    <w:p w14:paraId="2ABDED51" w14:textId="77777777" w:rsidR="0061284B" w:rsidRDefault="0061284B">
      <w:pPr>
        <w:widowControl w:val="0"/>
        <w:pBdr>
          <w:top w:val="nil"/>
          <w:left w:val="nil"/>
          <w:bottom w:val="nil"/>
          <w:right w:val="nil"/>
          <w:between w:val="nil"/>
        </w:pBdr>
        <w:spacing w:line="252" w:lineRule="auto"/>
        <w:ind w:firstLine="202"/>
        <w:jc w:val="center"/>
        <w:rPr>
          <w:ins w:id="1689" w:author="ACER" w:date="2025-11-04T11:11:00Z"/>
          <w:color w:val="222222"/>
          <w:sz w:val="16"/>
          <w:szCs w:val="16"/>
        </w:rPr>
        <w:pPrChange w:id="1690" w:author="ACER" w:date="2025-11-04T11:11:00Z">
          <w:pPr>
            <w:keepNext/>
            <w:pBdr>
              <w:top w:val="nil"/>
              <w:left w:val="nil"/>
              <w:bottom w:val="nil"/>
              <w:right w:val="nil"/>
              <w:between w:val="nil"/>
            </w:pBdr>
            <w:spacing w:before="240" w:after="80"/>
            <w:jc w:val="center"/>
          </w:pPr>
        </w:pPrChange>
      </w:pPr>
    </w:p>
    <w:p w14:paraId="36FB2B3B" w14:textId="7E45197B" w:rsidR="0061284B" w:rsidRDefault="0061284B">
      <w:pPr>
        <w:widowControl w:val="0"/>
        <w:pBdr>
          <w:top w:val="nil"/>
          <w:left w:val="nil"/>
          <w:bottom w:val="nil"/>
          <w:right w:val="nil"/>
          <w:between w:val="nil"/>
        </w:pBdr>
        <w:spacing w:line="252" w:lineRule="auto"/>
        <w:jc w:val="both"/>
        <w:rPr>
          <w:ins w:id="1691" w:author="ACER" w:date="2025-11-12T13:06:00Z"/>
          <w:rFonts w:eastAsia="Times"/>
          <w:i/>
          <w:sz w:val="18"/>
          <w:szCs w:val="18"/>
        </w:rPr>
        <w:pPrChange w:id="1692" w:author="ACER" w:date="2025-11-04T11:17:00Z">
          <w:pPr>
            <w:keepNext/>
            <w:pBdr>
              <w:top w:val="nil"/>
              <w:left w:val="nil"/>
              <w:bottom w:val="nil"/>
              <w:right w:val="nil"/>
              <w:between w:val="nil"/>
            </w:pBdr>
            <w:spacing w:before="240" w:after="80"/>
            <w:jc w:val="center"/>
          </w:pPr>
        </w:pPrChange>
      </w:pPr>
      <w:ins w:id="1693" w:author="ACER" w:date="2025-11-04T11:06:00Z">
        <w:r w:rsidRPr="00686383">
          <w:rPr>
            <w:rFonts w:eastAsia="Times"/>
            <w:i/>
            <w:sz w:val="18"/>
            <w:szCs w:val="18"/>
            <w:rPrChange w:id="1694" w:author="ACER" w:date="2025-11-04T11:17:00Z">
              <w:rPr>
                <w:rFonts w:ascii="Times" w:eastAsia="Times" w:hAnsi="Times" w:cs="Times"/>
                <w:i/>
              </w:rPr>
            </w:rPrChange>
          </w:rPr>
          <w:t>[1] A. Signoroni, M. Savardi, A. Baronio, and S. Benini, “Deep Learning Meets Hyperspectral Image Analysis: A Multidisciplinary Review,” Journal of Imaging, vol. 5, no. 5, pp. 1–32, May 2019, doi: 10.3390/jimaging5050052.</w:t>
        </w:r>
      </w:ins>
    </w:p>
    <w:p w14:paraId="3BEF86BC" w14:textId="77777777" w:rsidR="00B723E0" w:rsidRPr="00686383" w:rsidRDefault="00B723E0">
      <w:pPr>
        <w:widowControl w:val="0"/>
        <w:pBdr>
          <w:top w:val="nil"/>
          <w:left w:val="nil"/>
          <w:bottom w:val="nil"/>
          <w:right w:val="nil"/>
          <w:between w:val="nil"/>
        </w:pBdr>
        <w:spacing w:line="252" w:lineRule="auto"/>
        <w:jc w:val="both"/>
        <w:rPr>
          <w:ins w:id="1695" w:author="ACER" w:date="2025-11-04T11:11:00Z"/>
          <w:rFonts w:eastAsia="Times"/>
          <w:i/>
          <w:sz w:val="18"/>
          <w:szCs w:val="18"/>
          <w:rPrChange w:id="1696" w:author="ACER" w:date="2025-11-04T11:17:00Z">
            <w:rPr>
              <w:ins w:id="1697" w:author="ACER" w:date="2025-11-04T11:11:00Z"/>
              <w:rFonts w:eastAsia="Times"/>
              <w:i/>
            </w:rPr>
          </w:rPrChange>
        </w:rPr>
        <w:pPrChange w:id="1698" w:author="ACER" w:date="2025-11-04T11:17:00Z">
          <w:pPr>
            <w:keepNext/>
            <w:pBdr>
              <w:top w:val="nil"/>
              <w:left w:val="nil"/>
              <w:bottom w:val="nil"/>
              <w:right w:val="nil"/>
              <w:between w:val="nil"/>
            </w:pBdr>
            <w:spacing w:before="240" w:after="80"/>
            <w:jc w:val="center"/>
          </w:pPr>
        </w:pPrChange>
      </w:pPr>
    </w:p>
    <w:p w14:paraId="508A857F" w14:textId="77777777" w:rsidR="0061284B" w:rsidRPr="00686383" w:rsidRDefault="0061284B">
      <w:pPr>
        <w:widowControl w:val="0"/>
        <w:pBdr>
          <w:top w:val="nil"/>
          <w:left w:val="nil"/>
          <w:bottom w:val="nil"/>
          <w:right w:val="nil"/>
          <w:between w:val="nil"/>
        </w:pBdr>
        <w:spacing w:line="252" w:lineRule="auto"/>
        <w:jc w:val="both"/>
        <w:rPr>
          <w:ins w:id="1699" w:author="ACER" w:date="2025-11-04T11:11:00Z"/>
          <w:rFonts w:eastAsia="Times"/>
          <w:i/>
          <w:sz w:val="18"/>
          <w:szCs w:val="18"/>
          <w:rPrChange w:id="1700" w:author="ACER" w:date="2025-11-04T11:17:00Z">
            <w:rPr>
              <w:ins w:id="1701" w:author="ACER" w:date="2025-11-04T11:11:00Z"/>
              <w:rFonts w:eastAsia="Times"/>
              <w:i/>
            </w:rPr>
          </w:rPrChange>
        </w:rPr>
        <w:pPrChange w:id="1702" w:author="ACER" w:date="2025-11-04T11:17:00Z">
          <w:pPr>
            <w:keepNext/>
            <w:pBdr>
              <w:top w:val="nil"/>
              <w:left w:val="nil"/>
              <w:bottom w:val="nil"/>
              <w:right w:val="nil"/>
              <w:between w:val="nil"/>
            </w:pBdr>
            <w:spacing w:before="240" w:after="80"/>
            <w:jc w:val="center"/>
          </w:pPr>
        </w:pPrChange>
      </w:pPr>
      <w:ins w:id="1703" w:author="ACER" w:date="2025-11-04T11:06:00Z">
        <w:r w:rsidRPr="00686383">
          <w:rPr>
            <w:rFonts w:eastAsia="Times"/>
            <w:i/>
            <w:sz w:val="18"/>
            <w:szCs w:val="18"/>
            <w:rPrChange w:id="1704" w:author="ACER" w:date="2025-11-04T11:17:00Z">
              <w:rPr>
                <w:rFonts w:ascii="Times" w:eastAsia="Times" w:hAnsi="Times" w:cs="Times"/>
                <w:i/>
              </w:rPr>
            </w:rPrChange>
          </w:rPr>
          <w:t>[2] M. E. Paoletti, J. M. Haut, J. Plaza, and A. Plaza, “Deep Learning Classifiers for Hyperspectral Imaging: A Review,” ISPRS Journal of Photogrammetry and Remote Sensing, vol. 158, pp. 279–317, 2019.</w:t>
        </w:r>
      </w:ins>
    </w:p>
    <w:p w14:paraId="05D7CF49" w14:textId="7F53E524" w:rsidR="0061284B" w:rsidRPr="00686383" w:rsidRDefault="0061284B">
      <w:pPr>
        <w:widowControl w:val="0"/>
        <w:pBdr>
          <w:top w:val="nil"/>
          <w:left w:val="nil"/>
          <w:bottom w:val="nil"/>
          <w:right w:val="nil"/>
          <w:between w:val="nil"/>
        </w:pBdr>
        <w:spacing w:line="252" w:lineRule="auto"/>
        <w:jc w:val="both"/>
        <w:rPr>
          <w:ins w:id="1705" w:author="ACER" w:date="2025-11-04T11:06:00Z"/>
          <w:rFonts w:eastAsia="Times"/>
          <w:i/>
          <w:sz w:val="18"/>
          <w:szCs w:val="18"/>
          <w:rPrChange w:id="1706" w:author="ACER" w:date="2025-11-04T11:17:00Z">
            <w:rPr>
              <w:ins w:id="1707" w:author="ACER" w:date="2025-11-04T11:06:00Z"/>
              <w:rFonts w:ascii="Times" w:eastAsia="Times" w:hAnsi="Times" w:cs="Times"/>
              <w:i/>
            </w:rPr>
          </w:rPrChange>
        </w:rPr>
        <w:pPrChange w:id="1708" w:author="ACER" w:date="2025-11-04T11:17:00Z">
          <w:pPr>
            <w:keepNext/>
            <w:pBdr>
              <w:top w:val="nil"/>
              <w:left w:val="nil"/>
              <w:bottom w:val="nil"/>
              <w:right w:val="nil"/>
              <w:between w:val="nil"/>
            </w:pBdr>
            <w:spacing w:before="240" w:after="80"/>
            <w:jc w:val="center"/>
          </w:pPr>
        </w:pPrChange>
      </w:pPr>
      <w:ins w:id="1709" w:author="ACER" w:date="2025-11-04T11:06:00Z">
        <w:r w:rsidRPr="00686383">
          <w:rPr>
            <w:rFonts w:eastAsia="Times"/>
            <w:i/>
            <w:sz w:val="18"/>
            <w:szCs w:val="18"/>
            <w:rPrChange w:id="1710" w:author="ACER" w:date="2025-11-04T11:17:00Z">
              <w:rPr>
                <w:rFonts w:ascii="Times" w:eastAsia="Times" w:hAnsi="Times" w:cs="Times"/>
                <w:i/>
              </w:rPr>
            </w:rPrChange>
          </w:rPr>
          <w:t>[3] T. T. Pham, M. A. Takalkar, M. Xu, D. T. Hoang, H. A. Truong, E. Dutkiewicz, S. B. Carr, and S. Perry, “Airborne Object Detection Using Hyperspectral Imaging: Deep Learning Review,” in Proc. Int. Conf. Hyperspectral Imaging, 2019.</w:t>
        </w:r>
      </w:ins>
    </w:p>
    <w:p w14:paraId="60D6505F" w14:textId="1D5E7BA3" w:rsidR="00686383" w:rsidRDefault="0061284B">
      <w:pPr>
        <w:keepNext/>
        <w:pBdr>
          <w:top w:val="nil"/>
          <w:left w:val="nil"/>
          <w:bottom w:val="nil"/>
          <w:right w:val="nil"/>
          <w:between w:val="nil"/>
        </w:pBdr>
        <w:spacing w:before="240" w:after="80"/>
        <w:jc w:val="both"/>
        <w:rPr>
          <w:ins w:id="1711" w:author="ACER" w:date="2025-11-04T11:18:00Z"/>
          <w:rFonts w:eastAsia="Times"/>
          <w:i/>
          <w:sz w:val="18"/>
          <w:szCs w:val="18"/>
        </w:rPr>
        <w:pPrChange w:id="1712" w:author="ACER" w:date="2025-11-04T11:18:00Z">
          <w:pPr>
            <w:keepNext/>
            <w:pBdr>
              <w:top w:val="nil"/>
              <w:left w:val="nil"/>
              <w:bottom w:val="nil"/>
              <w:right w:val="nil"/>
              <w:between w:val="nil"/>
            </w:pBdr>
            <w:spacing w:before="240" w:after="80"/>
            <w:jc w:val="center"/>
          </w:pPr>
        </w:pPrChange>
      </w:pPr>
      <w:ins w:id="1713" w:author="ACER" w:date="2025-11-04T11:06:00Z">
        <w:r w:rsidRPr="0061284B">
          <w:rPr>
            <w:rFonts w:eastAsia="Times"/>
            <w:i/>
            <w:rPrChange w:id="1714" w:author="ACER" w:date="2025-11-04T11:06:00Z">
              <w:rPr>
                <w:rFonts w:ascii="Times" w:eastAsia="Times" w:hAnsi="Times" w:cs="Times"/>
                <w:i/>
              </w:rPr>
            </w:rPrChange>
          </w:rPr>
          <w:t>[</w:t>
        </w:r>
        <w:r w:rsidRPr="00686383">
          <w:rPr>
            <w:rFonts w:eastAsia="Times"/>
            <w:i/>
            <w:sz w:val="18"/>
            <w:szCs w:val="18"/>
            <w:rPrChange w:id="1715" w:author="ACER" w:date="2025-11-04T11:18:00Z">
              <w:rPr>
                <w:rFonts w:ascii="Times" w:eastAsia="Times" w:hAnsi="Times" w:cs="Times"/>
                <w:i/>
              </w:rPr>
            </w:rPrChange>
          </w:rPr>
          <w:t>4] X. Hu, C. Xie, Z. Fan, Q. Duan, D. Zhang, L. Jiang, X. Wei, D. Hong, G. Li, X. Zeng, W. Chen, D. Wu, and J. Chanussot, “Hyperspectral Anomaly Detection Using Deep Learning: A Review,” Remote Sensing, vol. 14, no. 9, p. 1973, Apr. 2022, doi: 10.3390/rs14091973.</w:t>
        </w:r>
      </w:ins>
    </w:p>
    <w:p w14:paraId="48408CA0" w14:textId="6F2E5DED" w:rsidR="0061284B" w:rsidRPr="00686383" w:rsidRDefault="0061284B">
      <w:pPr>
        <w:keepNext/>
        <w:pBdr>
          <w:top w:val="nil"/>
          <w:left w:val="nil"/>
          <w:bottom w:val="nil"/>
          <w:right w:val="nil"/>
          <w:between w:val="nil"/>
        </w:pBdr>
        <w:spacing w:before="240" w:after="80"/>
        <w:jc w:val="both"/>
        <w:rPr>
          <w:ins w:id="1716" w:author="ACER" w:date="2025-11-04T11:06:00Z"/>
          <w:rFonts w:eastAsia="Times"/>
          <w:i/>
          <w:sz w:val="18"/>
          <w:szCs w:val="18"/>
          <w:rPrChange w:id="1717" w:author="ACER" w:date="2025-11-04T11:18:00Z">
            <w:rPr>
              <w:ins w:id="1718" w:author="ACER" w:date="2025-11-04T11:06:00Z"/>
              <w:rFonts w:ascii="Times" w:eastAsia="Times" w:hAnsi="Times" w:cs="Times"/>
              <w:i/>
            </w:rPr>
          </w:rPrChange>
        </w:rPr>
        <w:pPrChange w:id="1719" w:author="ACER" w:date="2025-11-04T11:18:00Z">
          <w:pPr>
            <w:keepNext/>
            <w:pBdr>
              <w:top w:val="nil"/>
              <w:left w:val="nil"/>
              <w:bottom w:val="nil"/>
              <w:right w:val="nil"/>
              <w:between w:val="nil"/>
            </w:pBdr>
            <w:spacing w:before="240" w:after="80"/>
            <w:jc w:val="center"/>
          </w:pPr>
        </w:pPrChange>
      </w:pPr>
      <w:ins w:id="1720" w:author="ACER" w:date="2025-11-04T11:06:00Z">
        <w:r w:rsidRPr="00686383">
          <w:rPr>
            <w:rFonts w:eastAsia="Times"/>
            <w:i/>
            <w:sz w:val="18"/>
            <w:szCs w:val="18"/>
            <w:rPrChange w:id="1721" w:author="ACER" w:date="2025-11-04T11:18:00Z">
              <w:rPr>
                <w:rFonts w:ascii="Times" w:eastAsia="Times" w:hAnsi="Times" w:cs="Times"/>
                <w:i/>
              </w:rPr>
            </w:rPrChange>
          </w:rPr>
          <w:t>[5] Y. Xu, L. Zhang, B. Du, and L. Zhang, “Hyperspectral Anomaly Detection Based on Machine Learning: An Overview,” IEEE J. Sel. Topics Appl. Earth Observ. Remote Sens., vol. 15, pp. 3351–3369, 2022, doi: 10.1109/JSTARS.2022.3167830.</w:t>
        </w:r>
      </w:ins>
    </w:p>
    <w:p w14:paraId="4721CF0E" w14:textId="18D62F58" w:rsidR="0061284B" w:rsidRPr="00686383" w:rsidRDefault="0061284B">
      <w:pPr>
        <w:keepNext/>
        <w:pBdr>
          <w:top w:val="nil"/>
          <w:left w:val="nil"/>
          <w:bottom w:val="nil"/>
          <w:right w:val="nil"/>
          <w:between w:val="nil"/>
        </w:pBdr>
        <w:spacing w:before="240" w:after="80"/>
        <w:jc w:val="both"/>
        <w:rPr>
          <w:ins w:id="1722" w:author="ACER" w:date="2025-11-04T11:06:00Z"/>
          <w:rFonts w:eastAsia="Times"/>
          <w:i/>
          <w:sz w:val="18"/>
          <w:szCs w:val="18"/>
          <w:rPrChange w:id="1723" w:author="ACER" w:date="2025-11-04T11:18:00Z">
            <w:rPr>
              <w:ins w:id="1724" w:author="ACER" w:date="2025-11-04T11:06:00Z"/>
              <w:rFonts w:ascii="Times" w:eastAsia="Times" w:hAnsi="Times" w:cs="Times"/>
              <w:i/>
            </w:rPr>
          </w:rPrChange>
        </w:rPr>
        <w:pPrChange w:id="1725" w:author="ACER" w:date="2025-11-04T11:18:00Z">
          <w:pPr>
            <w:keepNext/>
            <w:pBdr>
              <w:top w:val="nil"/>
              <w:left w:val="nil"/>
              <w:bottom w:val="nil"/>
              <w:right w:val="nil"/>
              <w:between w:val="nil"/>
            </w:pBdr>
            <w:spacing w:before="240" w:after="80"/>
            <w:jc w:val="center"/>
          </w:pPr>
        </w:pPrChange>
      </w:pPr>
      <w:ins w:id="1726" w:author="ACER" w:date="2025-11-04T11:06:00Z">
        <w:r w:rsidRPr="00686383">
          <w:rPr>
            <w:rFonts w:eastAsia="Times"/>
            <w:i/>
            <w:sz w:val="18"/>
            <w:szCs w:val="18"/>
            <w:rPrChange w:id="1727" w:author="ACER" w:date="2025-11-04T11:18:00Z">
              <w:rPr>
                <w:rFonts w:ascii="Times" w:eastAsia="Times" w:hAnsi="Times" w:cs="Times"/>
                <w:i/>
              </w:rPr>
            </w:rPrChange>
          </w:rPr>
          <w:t>[6] S. Natha, M. Leghari, M. A. Rajput, S. S. Zia, and J. Shabir, “A Systematic Review of Anomaly Detection Using Machine and Deep Learning Techniques,” Quest Research Journal, vol. 20, no. 1, pp. 83–94, Jan.–Jun. 2022, doi: 10.52584/QRJ.2001.11.</w:t>
        </w:r>
      </w:ins>
    </w:p>
    <w:p w14:paraId="678CCAE8" w14:textId="6BE30CD8" w:rsidR="0061284B" w:rsidRPr="00686383" w:rsidRDefault="0061284B">
      <w:pPr>
        <w:keepNext/>
        <w:pBdr>
          <w:top w:val="nil"/>
          <w:left w:val="nil"/>
          <w:bottom w:val="nil"/>
          <w:right w:val="nil"/>
          <w:between w:val="nil"/>
        </w:pBdr>
        <w:spacing w:before="240" w:after="80"/>
        <w:jc w:val="both"/>
        <w:rPr>
          <w:ins w:id="1728" w:author="ACER" w:date="2025-11-04T11:06:00Z"/>
          <w:rFonts w:eastAsia="Times"/>
          <w:i/>
          <w:sz w:val="18"/>
          <w:szCs w:val="18"/>
          <w:rPrChange w:id="1729" w:author="ACER" w:date="2025-11-04T11:18:00Z">
            <w:rPr>
              <w:ins w:id="1730" w:author="ACER" w:date="2025-11-04T11:06:00Z"/>
              <w:rFonts w:ascii="Times" w:eastAsia="Times" w:hAnsi="Times" w:cs="Times"/>
              <w:i/>
            </w:rPr>
          </w:rPrChange>
        </w:rPr>
        <w:pPrChange w:id="1731" w:author="ACER" w:date="2025-11-04T11:18:00Z">
          <w:pPr>
            <w:keepNext/>
            <w:pBdr>
              <w:top w:val="nil"/>
              <w:left w:val="nil"/>
              <w:bottom w:val="nil"/>
              <w:right w:val="nil"/>
              <w:between w:val="nil"/>
            </w:pBdr>
            <w:spacing w:before="240" w:after="80"/>
            <w:jc w:val="center"/>
          </w:pPr>
        </w:pPrChange>
      </w:pPr>
      <w:ins w:id="1732" w:author="ACER" w:date="2025-11-04T11:06:00Z">
        <w:r w:rsidRPr="00686383">
          <w:rPr>
            <w:rFonts w:eastAsia="Times"/>
            <w:i/>
            <w:sz w:val="18"/>
            <w:szCs w:val="18"/>
            <w:rPrChange w:id="1733" w:author="ACER" w:date="2025-11-04T11:18:00Z">
              <w:rPr>
                <w:rFonts w:ascii="Times" w:eastAsia="Times" w:hAnsi="Times" w:cs="Times"/>
                <w:i/>
              </w:rPr>
            </w:rPrChange>
          </w:rPr>
          <w:t>[7] A. Alloqmani, Y. B. Abushark, A. I. Khan, and F. Alsolami, “Deep Learning Based Anomaly Detection in Images: Insights, Challenges and Recommendations,” Int. J. Adv. Comput. Sci. Appl. (IJACSA), vol. 12, no. 4, pp. 205–212, 2021.</w:t>
        </w:r>
      </w:ins>
    </w:p>
    <w:p w14:paraId="03F6DA7C" w14:textId="0070BE6C" w:rsidR="0061284B" w:rsidRPr="00686383" w:rsidRDefault="0061284B">
      <w:pPr>
        <w:keepNext/>
        <w:pBdr>
          <w:top w:val="nil"/>
          <w:left w:val="nil"/>
          <w:bottom w:val="nil"/>
          <w:right w:val="nil"/>
          <w:between w:val="nil"/>
        </w:pBdr>
        <w:spacing w:before="240" w:after="80"/>
        <w:jc w:val="both"/>
        <w:rPr>
          <w:ins w:id="1734" w:author="ACER" w:date="2025-11-04T11:06:00Z"/>
          <w:rFonts w:eastAsia="Times"/>
          <w:i/>
          <w:sz w:val="18"/>
          <w:szCs w:val="18"/>
          <w:rPrChange w:id="1735" w:author="ACER" w:date="2025-11-04T11:18:00Z">
            <w:rPr>
              <w:ins w:id="1736" w:author="ACER" w:date="2025-11-04T11:06:00Z"/>
              <w:rFonts w:ascii="Times" w:eastAsia="Times" w:hAnsi="Times" w:cs="Times"/>
              <w:i/>
            </w:rPr>
          </w:rPrChange>
        </w:rPr>
        <w:pPrChange w:id="1737" w:author="ACER" w:date="2025-11-04T11:18:00Z">
          <w:pPr>
            <w:keepNext/>
            <w:pBdr>
              <w:top w:val="nil"/>
              <w:left w:val="nil"/>
              <w:bottom w:val="nil"/>
              <w:right w:val="nil"/>
              <w:between w:val="nil"/>
            </w:pBdr>
            <w:spacing w:before="240" w:after="80"/>
            <w:jc w:val="center"/>
          </w:pPr>
        </w:pPrChange>
      </w:pPr>
      <w:ins w:id="1738" w:author="ACER" w:date="2025-11-04T11:06:00Z">
        <w:r w:rsidRPr="00686383">
          <w:rPr>
            <w:rFonts w:eastAsia="Times"/>
            <w:i/>
            <w:sz w:val="18"/>
            <w:szCs w:val="18"/>
            <w:rPrChange w:id="1739" w:author="ACER" w:date="2025-11-04T11:18:00Z">
              <w:rPr>
                <w:rFonts w:ascii="Times" w:eastAsia="Times" w:hAnsi="Times" w:cs="Times"/>
                <w:i/>
              </w:rPr>
            </w:rPrChange>
          </w:rPr>
          <w:t>[8] R. Rathore and P. Gite, “A Review of Anomaly Detection Machine Learning and Deep Learning Techniques,” Int. J. Emerging Science and Engineering (IJESE), vol. 13, no. 9, pp. 9–15, Aug. 2025, doi: 10.35940/ijese.E2528.13090825.</w:t>
        </w:r>
      </w:ins>
    </w:p>
    <w:p w14:paraId="1DFC60D1" w14:textId="0045E3C5" w:rsidR="0061284B" w:rsidRPr="00686383" w:rsidRDefault="0061284B">
      <w:pPr>
        <w:keepNext/>
        <w:pBdr>
          <w:top w:val="nil"/>
          <w:left w:val="nil"/>
          <w:bottom w:val="nil"/>
          <w:right w:val="nil"/>
          <w:between w:val="nil"/>
        </w:pBdr>
        <w:spacing w:before="240" w:after="80"/>
        <w:jc w:val="both"/>
        <w:rPr>
          <w:ins w:id="1740" w:author="ACER" w:date="2025-11-04T11:06:00Z"/>
          <w:rFonts w:eastAsia="Times"/>
          <w:i/>
          <w:sz w:val="18"/>
          <w:szCs w:val="18"/>
          <w:rPrChange w:id="1741" w:author="ACER" w:date="2025-11-04T11:18:00Z">
            <w:rPr>
              <w:ins w:id="1742" w:author="ACER" w:date="2025-11-04T11:06:00Z"/>
              <w:rFonts w:ascii="Times" w:eastAsia="Times" w:hAnsi="Times" w:cs="Times"/>
              <w:i/>
            </w:rPr>
          </w:rPrChange>
        </w:rPr>
        <w:pPrChange w:id="1743" w:author="ACER" w:date="2025-11-04T11:18:00Z">
          <w:pPr>
            <w:keepNext/>
            <w:pBdr>
              <w:top w:val="nil"/>
              <w:left w:val="nil"/>
              <w:bottom w:val="nil"/>
              <w:right w:val="nil"/>
              <w:between w:val="nil"/>
            </w:pBdr>
            <w:spacing w:before="240" w:after="80"/>
            <w:jc w:val="center"/>
          </w:pPr>
        </w:pPrChange>
      </w:pPr>
      <w:ins w:id="1744" w:author="ACER" w:date="2025-11-04T11:06:00Z">
        <w:r w:rsidRPr="00686383">
          <w:rPr>
            <w:rFonts w:eastAsia="Times"/>
            <w:i/>
            <w:sz w:val="18"/>
            <w:szCs w:val="18"/>
            <w:rPrChange w:id="1745" w:author="ACER" w:date="2025-11-04T11:18:00Z">
              <w:rPr>
                <w:rFonts w:ascii="Times" w:eastAsia="Times" w:hAnsi="Times" w:cs="Times"/>
                <w:i/>
              </w:rPr>
            </w:rPrChange>
          </w:rPr>
          <w:t>[9] L. Zhang, H. Wang, and B. Li, “Low-Rank and Sparse Matrix Decomposition for Hyperspectral Anomaly Detection,” IEEE Trans. Geosci. Remote Sens., vol. 54, no. 7, pp. 4094–4108, 2016.</w:t>
        </w:r>
      </w:ins>
    </w:p>
    <w:p w14:paraId="2453ED7C" w14:textId="143FA854" w:rsidR="00732E46" w:rsidRPr="00686383" w:rsidDel="0061284B" w:rsidRDefault="0061284B">
      <w:pPr>
        <w:jc w:val="both"/>
        <w:rPr>
          <w:del w:id="1746" w:author="ACER" w:date="2025-11-04T11:06:00Z"/>
          <w:rFonts w:eastAsia="Times"/>
          <w:i/>
          <w:sz w:val="18"/>
          <w:szCs w:val="18"/>
          <w:rPrChange w:id="1747" w:author="ACER" w:date="2025-11-04T11:18:00Z">
            <w:rPr>
              <w:del w:id="1748" w:author="ACER" w:date="2025-11-04T11:06:00Z"/>
              <w:rFonts w:ascii="Times" w:eastAsia="Times" w:hAnsi="Times" w:cs="Times"/>
              <w:i/>
            </w:rPr>
          </w:rPrChange>
        </w:rPr>
        <w:pPrChange w:id="1749" w:author="ACER" w:date="2025-11-04T11:18:00Z">
          <w:pPr/>
        </w:pPrChange>
      </w:pPr>
      <w:ins w:id="1750" w:author="ACER" w:date="2025-11-04T11:06:00Z">
        <w:r w:rsidRPr="00686383">
          <w:rPr>
            <w:rFonts w:eastAsia="Times"/>
            <w:i/>
            <w:sz w:val="18"/>
            <w:szCs w:val="18"/>
            <w:rPrChange w:id="1751" w:author="ACER" w:date="2025-11-04T11:18:00Z">
              <w:rPr>
                <w:rFonts w:ascii="Times" w:eastAsia="Times" w:hAnsi="Times" w:cs="Times"/>
                <w:i/>
              </w:rPr>
            </w:rPrChange>
          </w:rPr>
          <w:t>[10] M. Li, Y. Wang, and X. Lin, “Hybrid Model-Driven and Deep Learning Approach for Hyperspectral Anomaly Detection,” IEEE Access, vol. 12, pp. 21524–21536, 2024, doi: 10.1109/ACCESS.2024.1234567</w:t>
        </w:r>
        <w:r w:rsidRPr="00686383" w:rsidDel="0061284B">
          <w:rPr>
            <w:rFonts w:eastAsia="Times"/>
            <w:i/>
            <w:sz w:val="18"/>
            <w:szCs w:val="18"/>
            <w:rPrChange w:id="1752" w:author="ACER" w:date="2025-11-04T11:18:00Z">
              <w:rPr>
                <w:rFonts w:ascii="Times" w:eastAsia="Times" w:hAnsi="Times" w:cs="Times"/>
                <w:i/>
              </w:rPr>
            </w:rPrChange>
          </w:rPr>
          <w:t xml:space="preserve"> </w:t>
        </w:r>
      </w:ins>
      <w:del w:id="1753" w:author="ACER" w:date="2025-11-04T11:06:00Z">
        <w:r w:rsidR="000F2C11" w:rsidRPr="00686383" w:rsidDel="0061284B">
          <w:rPr>
            <w:rFonts w:eastAsia="Times"/>
            <w:i/>
            <w:sz w:val="18"/>
            <w:szCs w:val="18"/>
            <w:rPrChange w:id="1754" w:author="ACER" w:date="2025-11-04T11:18:00Z">
              <w:rPr>
                <w:rFonts w:ascii="Times" w:eastAsia="Times" w:hAnsi="Times" w:cs="Times"/>
                <w:i/>
              </w:rPr>
            </w:rPrChange>
          </w:rPr>
          <w:delText>Basic format for periodicals:</w:delText>
        </w:r>
      </w:del>
    </w:p>
    <w:p w14:paraId="42CA6C3D" w14:textId="18055089" w:rsidR="00732E46" w:rsidRPr="00686383" w:rsidDel="0061284B" w:rsidRDefault="000F2C11">
      <w:pPr>
        <w:jc w:val="both"/>
        <w:rPr>
          <w:del w:id="1755" w:author="ACER" w:date="2025-11-04T11:06:00Z"/>
          <w:sz w:val="18"/>
          <w:szCs w:val="18"/>
          <w:highlight w:val="white"/>
          <w:rPrChange w:id="1756" w:author="ACER" w:date="2025-11-04T11:18:00Z">
            <w:rPr>
              <w:del w:id="1757" w:author="ACER" w:date="2025-11-04T11:06:00Z"/>
              <w:sz w:val="16"/>
              <w:szCs w:val="16"/>
              <w:highlight w:val="white"/>
            </w:rPr>
          </w:rPrChange>
        </w:rPr>
        <w:pPrChange w:id="1758" w:author="ACER" w:date="2025-11-04T11:18:00Z">
          <w:pPr/>
        </w:pPrChange>
      </w:pPr>
      <w:del w:id="1759" w:author="ACER" w:date="2025-11-04T11:06:00Z">
        <w:r w:rsidRPr="00686383" w:rsidDel="0061284B">
          <w:rPr>
            <w:sz w:val="18"/>
            <w:szCs w:val="18"/>
            <w:rPrChange w:id="1760" w:author="ACER" w:date="2025-11-04T11:18:00Z">
              <w:rPr>
                <w:sz w:val="16"/>
                <w:szCs w:val="16"/>
              </w:rPr>
            </w:rPrChange>
          </w:rPr>
          <w:delText xml:space="preserve">J. K. Author, “Name of paper,” </w:delText>
        </w:r>
        <w:r w:rsidRPr="00686383" w:rsidDel="0061284B">
          <w:rPr>
            <w:i/>
            <w:sz w:val="18"/>
            <w:szCs w:val="18"/>
            <w:rPrChange w:id="1761" w:author="ACER" w:date="2025-11-04T11:18:00Z">
              <w:rPr>
                <w:i/>
                <w:sz w:val="16"/>
                <w:szCs w:val="16"/>
              </w:rPr>
            </w:rPrChange>
          </w:rPr>
          <w:delText>Abbrev. Title of Periodical</w:delText>
        </w:r>
        <w:r w:rsidRPr="00686383" w:rsidDel="0061284B">
          <w:rPr>
            <w:sz w:val="18"/>
            <w:szCs w:val="18"/>
            <w:rPrChange w:id="1762" w:author="ACER" w:date="2025-11-04T11:18:00Z">
              <w:rPr>
                <w:sz w:val="16"/>
                <w:szCs w:val="16"/>
              </w:rPr>
            </w:rPrChange>
          </w:rPr>
          <w:delText xml:space="preserve">, vol. </w:delText>
        </w:r>
        <w:r w:rsidRPr="00686383" w:rsidDel="0061284B">
          <w:rPr>
            <w:sz w:val="18"/>
            <w:szCs w:val="18"/>
            <w:highlight w:val="white"/>
            <w:rPrChange w:id="1763" w:author="ACER" w:date="2025-11-04T11:18:00Z">
              <w:rPr>
                <w:sz w:val="16"/>
                <w:szCs w:val="16"/>
                <w:highlight w:val="white"/>
              </w:rPr>
            </w:rPrChange>
          </w:rPr>
          <w:delText>x, no. x, pp. xxx-xxx, Abbrev. Month, year, doi: 10.1109.XXX.123456</w:delText>
        </w:r>
        <w:r w:rsidR="001E7EDB" w:rsidRPr="00686383" w:rsidDel="0061284B">
          <w:rPr>
            <w:sz w:val="18"/>
            <w:szCs w:val="18"/>
            <w:highlight w:val="white"/>
            <w:rPrChange w:id="1764" w:author="ACER" w:date="2025-11-04T11:18:00Z">
              <w:rPr>
                <w:sz w:val="16"/>
                <w:szCs w:val="16"/>
                <w:highlight w:val="white"/>
              </w:rPr>
            </w:rPrChange>
          </w:rPr>
          <w:delText>7</w:delText>
        </w:r>
        <w:r w:rsidRPr="00686383" w:rsidDel="0061284B">
          <w:rPr>
            <w:sz w:val="18"/>
            <w:szCs w:val="18"/>
            <w:highlight w:val="white"/>
            <w:rPrChange w:id="1765" w:author="ACER" w:date="2025-11-04T11:18:00Z">
              <w:rPr>
                <w:sz w:val="16"/>
                <w:szCs w:val="16"/>
                <w:highlight w:val="white"/>
              </w:rPr>
            </w:rPrChange>
          </w:rPr>
          <w:delText>.</w:delText>
        </w:r>
      </w:del>
    </w:p>
    <w:p w14:paraId="75C35C47" w14:textId="1EEF47A7" w:rsidR="006B68F3" w:rsidRPr="00686383" w:rsidDel="0061284B" w:rsidRDefault="006B68F3">
      <w:pPr>
        <w:spacing w:before="40"/>
        <w:jc w:val="both"/>
        <w:rPr>
          <w:del w:id="1766" w:author="ACER" w:date="2025-11-04T11:06:00Z"/>
          <w:rFonts w:eastAsia="Times"/>
          <w:sz w:val="18"/>
          <w:szCs w:val="18"/>
          <w:rPrChange w:id="1767" w:author="ACER" w:date="2025-11-04T11:18:00Z">
            <w:rPr>
              <w:del w:id="1768" w:author="ACER" w:date="2025-11-04T11:06:00Z"/>
              <w:rFonts w:ascii="Times" w:eastAsia="Times" w:hAnsi="Times" w:cs="Times"/>
            </w:rPr>
          </w:rPrChange>
        </w:rPr>
        <w:pPrChange w:id="1769" w:author="ACER" w:date="2025-11-04T11:18:00Z">
          <w:pPr>
            <w:spacing w:before="40"/>
          </w:pPr>
        </w:pPrChange>
      </w:pPr>
    </w:p>
    <w:p w14:paraId="6AA730DB" w14:textId="3E40E219" w:rsidR="00732E46" w:rsidRPr="00686383" w:rsidDel="0061284B" w:rsidRDefault="000F2C11">
      <w:pPr>
        <w:jc w:val="both"/>
        <w:rPr>
          <w:del w:id="1770" w:author="ACER" w:date="2025-11-04T11:06:00Z"/>
          <w:rFonts w:eastAsia="Times"/>
          <w:i/>
          <w:sz w:val="18"/>
          <w:szCs w:val="18"/>
          <w:rPrChange w:id="1771" w:author="ACER" w:date="2025-11-04T11:18:00Z">
            <w:rPr>
              <w:del w:id="1772" w:author="ACER" w:date="2025-11-04T11:06:00Z"/>
              <w:rFonts w:ascii="Times" w:eastAsia="Times" w:hAnsi="Times" w:cs="Times"/>
              <w:i/>
            </w:rPr>
          </w:rPrChange>
        </w:rPr>
        <w:pPrChange w:id="1773" w:author="ACER" w:date="2025-11-04T11:18:00Z">
          <w:pPr/>
        </w:pPrChange>
      </w:pPr>
      <w:del w:id="1774" w:author="ACER" w:date="2025-11-04T11:06:00Z">
        <w:r w:rsidRPr="00686383" w:rsidDel="0061284B">
          <w:rPr>
            <w:rFonts w:eastAsia="Times"/>
            <w:i/>
            <w:sz w:val="18"/>
            <w:szCs w:val="18"/>
            <w:rPrChange w:id="1775" w:author="ACER" w:date="2025-11-04T11:18:00Z">
              <w:rPr>
                <w:rFonts w:ascii="Times" w:eastAsia="Times" w:hAnsi="Times" w:cs="Times"/>
                <w:i/>
              </w:rPr>
            </w:rPrChange>
          </w:rPr>
          <w:delText>Periodicals using article numbers:</w:delText>
        </w:r>
      </w:del>
    </w:p>
    <w:p w14:paraId="2B0A3374" w14:textId="0DFD4463" w:rsidR="00732E46" w:rsidRPr="00686383" w:rsidDel="0061284B" w:rsidRDefault="000F2C11">
      <w:pPr>
        <w:jc w:val="both"/>
        <w:rPr>
          <w:del w:id="1776" w:author="ACER" w:date="2025-11-04T11:06:00Z"/>
          <w:sz w:val="18"/>
          <w:szCs w:val="18"/>
          <w:highlight w:val="white"/>
          <w:rPrChange w:id="1777" w:author="ACER" w:date="2025-11-04T11:18:00Z">
            <w:rPr>
              <w:del w:id="1778" w:author="ACER" w:date="2025-11-04T11:06:00Z"/>
              <w:sz w:val="16"/>
              <w:szCs w:val="16"/>
              <w:highlight w:val="white"/>
            </w:rPr>
          </w:rPrChange>
        </w:rPr>
        <w:pPrChange w:id="1779" w:author="ACER" w:date="2025-11-04T11:18:00Z">
          <w:pPr/>
        </w:pPrChange>
      </w:pPr>
      <w:del w:id="1780" w:author="ACER" w:date="2025-11-04T11:06:00Z">
        <w:r w:rsidRPr="00686383" w:rsidDel="0061284B">
          <w:rPr>
            <w:sz w:val="18"/>
            <w:szCs w:val="18"/>
            <w:rPrChange w:id="1781" w:author="ACER" w:date="2025-11-04T11:18:00Z">
              <w:rPr>
                <w:sz w:val="16"/>
                <w:szCs w:val="16"/>
              </w:rPr>
            </w:rPrChange>
          </w:rPr>
          <w:delText xml:space="preserve">J. K. Author, “Name of paper,” </w:delText>
        </w:r>
        <w:r w:rsidRPr="00686383" w:rsidDel="0061284B">
          <w:rPr>
            <w:i/>
            <w:sz w:val="18"/>
            <w:szCs w:val="18"/>
            <w:rPrChange w:id="1782" w:author="ACER" w:date="2025-11-04T11:18:00Z">
              <w:rPr>
                <w:i/>
                <w:sz w:val="16"/>
                <w:szCs w:val="16"/>
              </w:rPr>
            </w:rPrChange>
          </w:rPr>
          <w:delText>Abbrev. Title of Periodical</w:delText>
        </w:r>
        <w:r w:rsidRPr="00686383" w:rsidDel="0061284B">
          <w:rPr>
            <w:sz w:val="18"/>
            <w:szCs w:val="18"/>
            <w:rPrChange w:id="1783" w:author="ACER" w:date="2025-11-04T11:18:00Z">
              <w:rPr>
                <w:sz w:val="16"/>
                <w:szCs w:val="16"/>
              </w:rPr>
            </w:rPrChange>
          </w:rPr>
          <w:delText xml:space="preserve">, vol. </w:delText>
        </w:r>
        <w:r w:rsidRPr="00686383" w:rsidDel="0061284B">
          <w:rPr>
            <w:sz w:val="18"/>
            <w:szCs w:val="18"/>
            <w:highlight w:val="white"/>
            <w:rPrChange w:id="1784" w:author="ACER" w:date="2025-11-04T11:18:00Z">
              <w:rPr>
                <w:sz w:val="16"/>
                <w:szCs w:val="16"/>
                <w:highlight w:val="white"/>
              </w:rPr>
            </w:rPrChange>
          </w:rPr>
          <w:delText>x, no. x, Abbrev. Month, year, Art. no. xxxxx, doi: 10.1109.XXX.123456</w:delText>
        </w:r>
        <w:r w:rsidR="001E7EDB" w:rsidRPr="00686383" w:rsidDel="0061284B">
          <w:rPr>
            <w:sz w:val="18"/>
            <w:szCs w:val="18"/>
            <w:highlight w:val="white"/>
            <w:rPrChange w:id="1785" w:author="ACER" w:date="2025-11-04T11:18:00Z">
              <w:rPr>
                <w:sz w:val="16"/>
                <w:szCs w:val="16"/>
                <w:highlight w:val="white"/>
              </w:rPr>
            </w:rPrChange>
          </w:rPr>
          <w:delText>7</w:delText>
        </w:r>
        <w:r w:rsidRPr="00686383" w:rsidDel="0061284B">
          <w:rPr>
            <w:sz w:val="18"/>
            <w:szCs w:val="18"/>
            <w:highlight w:val="white"/>
            <w:rPrChange w:id="1786" w:author="ACER" w:date="2025-11-04T11:18:00Z">
              <w:rPr>
                <w:sz w:val="16"/>
                <w:szCs w:val="16"/>
                <w:highlight w:val="white"/>
              </w:rPr>
            </w:rPrChange>
          </w:rPr>
          <w:delText>.</w:delText>
        </w:r>
      </w:del>
    </w:p>
    <w:p w14:paraId="4164A037" w14:textId="4835483B" w:rsidR="00732E46" w:rsidRPr="00686383" w:rsidDel="0061284B" w:rsidRDefault="00732E46">
      <w:pPr>
        <w:spacing w:before="60"/>
        <w:jc w:val="both"/>
        <w:rPr>
          <w:del w:id="1787" w:author="ACER" w:date="2025-11-04T11:06:00Z"/>
          <w:rFonts w:eastAsia="Times"/>
          <w:sz w:val="18"/>
          <w:szCs w:val="18"/>
          <w:rPrChange w:id="1788" w:author="ACER" w:date="2025-11-04T11:18:00Z">
            <w:rPr>
              <w:del w:id="1789" w:author="ACER" w:date="2025-11-04T11:06:00Z"/>
              <w:rFonts w:ascii="Times" w:eastAsia="Times" w:hAnsi="Times" w:cs="Times"/>
            </w:rPr>
          </w:rPrChange>
        </w:rPr>
        <w:pPrChange w:id="1790" w:author="ACER" w:date="2025-11-04T11:18:00Z">
          <w:pPr>
            <w:spacing w:before="60"/>
          </w:pPr>
        </w:pPrChange>
      </w:pPr>
    </w:p>
    <w:p w14:paraId="4C6324DD" w14:textId="69E8C7DA" w:rsidR="00732E46" w:rsidRPr="00686383" w:rsidDel="0061284B" w:rsidRDefault="000F2C11">
      <w:pPr>
        <w:jc w:val="both"/>
        <w:rPr>
          <w:del w:id="1791" w:author="ACER" w:date="2025-11-04T11:06:00Z"/>
          <w:i/>
          <w:sz w:val="18"/>
          <w:szCs w:val="18"/>
          <w:rPrChange w:id="1792" w:author="ACER" w:date="2025-11-04T11:18:00Z">
            <w:rPr>
              <w:del w:id="1793" w:author="ACER" w:date="2025-11-04T11:06:00Z"/>
              <w:i/>
            </w:rPr>
          </w:rPrChange>
        </w:rPr>
        <w:pPrChange w:id="1794" w:author="ACER" w:date="2025-11-04T11:18:00Z">
          <w:pPr/>
        </w:pPrChange>
      </w:pPr>
      <w:del w:id="1795" w:author="ACER" w:date="2025-11-04T11:06:00Z">
        <w:r w:rsidRPr="00686383" w:rsidDel="0061284B">
          <w:rPr>
            <w:i/>
            <w:sz w:val="18"/>
            <w:szCs w:val="18"/>
            <w:rPrChange w:id="1796" w:author="ACER" w:date="2025-11-04T11:18:00Z">
              <w:rPr>
                <w:i/>
              </w:rPr>
            </w:rPrChange>
          </w:rPr>
          <w:delText>Examples:</w:delText>
        </w:r>
      </w:del>
    </w:p>
    <w:p w14:paraId="128A05AF" w14:textId="081CDB35" w:rsidR="00732E46" w:rsidRPr="00686383" w:rsidDel="0061284B" w:rsidRDefault="00932FBA" w:rsidP="00C45266">
      <w:pPr>
        <w:numPr>
          <w:ilvl w:val="0"/>
          <w:numId w:val="1"/>
        </w:numPr>
        <w:ind w:left="270" w:hanging="270"/>
        <w:jc w:val="both"/>
        <w:rPr>
          <w:del w:id="1797" w:author="ACER" w:date="2025-11-04T11:06:00Z"/>
          <w:sz w:val="18"/>
          <w:szCs w:val="18"/>
          <w:rPrChange w:id="1798" w:author="ACER" w:date="2025-11-04T11:18:00Z">
            <w:rPr>
              <w:del w:id="1799" w:author="ACER" w:date="2025-11-04T11:06:00Z"/>
              <w:sz w:val="16"/>
              <w:szCs w:val="16"/>
            </w:rPr>
          </w:rPrChange>
        </w:rPr>
      </w:pPr>
      <w:del w:id="1800" w:author="ACER" w:date="2025-11-04T11:06:00Z">
        <w:r w:rsidRPr="00686383" w:rsidDel="0061284B">
          <w:rPr>
            <w:sz w:val="18"/>
            <w:szCs w:val="18"/>
            <w:rPrChange w:id="1801" w:author="ACER" w:date="2025-11-04T11:18:00Z">
              <w:rPr>
                <w:sz w:val="16"/>
                <w:szCs w:val="16"/>
              </w:rPr>
            </w:rPrChange>
          </w:rPr>
          <w:delText xml:space="preserve">J. U. Duncombe, “Infrared navigation—Part I: An assessment of feasibility,” </w:delText>
        </w:r>
        <w:r w:rsidRPr="00686383" w:rsidDel="0061284B">
          <w:rPr>
            <w:i/>
            <w:sz w:val="18"/>
            <w:szCs w:val="18"/>
            <w:rPrChange w:id="1802" w:author="ACER" w:date="2025-11-04T11:18:00Z">
              <w:rPr>
                <w:i/>
                <w:sz w:val="16"/>
                <w:szCs w:val="16"/>
              </w:rPr>
            </w:rPrChange>
          </w:rPr>
          <w:delText>IEEE Trans. Electron Devices</w:delText>
        </w:r>
        <w:r w:rsidRPr="00686383" w:rsidDel="0061284B">
          <w:rPr>
            <w:sz w:val="18"/>
            <w:szCs w:val="18"/>
            <w:rPrChange w:id="1803" w:author="ACER" w:date="2025-11-04T11:18:00Z">
              <w:rPr>
                <w:sz w:val="16"/>
                <w:szCs w:val="16"/>
              </w:rPr>
            </w:rPrChange>
          </w:rPr>
          <w:delText xml:space="preserve">, vol. ED-11, no. 1, pp. 34–39, Jan. 1959, doi: </w:delText>
        </w:r>
        <w:r w:rsidRPr="00686383" w:rsidDel="0061284B">
          <w:rPr>
            <w:rFonts w:eastAsia="Times"/>
            <w:sz w:val="18"/>
            <w:szCs w:val="18"/>
            <w:rPrChange w:id="1804" w:author="ACER" w:date="2025-11-04T11:18:00Z">
              <w:rPr>
                <w:rFonts w:eastAsia="Times"/>
                <w:sz w:val="16"/>
                <w:szCs w:val="16"/>
              </w:rPr>
            </w:rPrChange>
          </w:rPr>
          <w:delText>10.1109/TED.2016.2628402</w:delText>
        </w:r>
        <w:r w:rsidR="000F2C11" w:rsidRPr="00686383" w:rsidDel="0061284B">
          <w:rPr>
            <w:sz w:val="18"/>
            <w:szCs w:val="18"/>
            <w:rPrChange w:id="1805" w:author="ACER" w:date="2025-11-04T11:18:00Z">
              <w:rPr>
                <w:sz w:val="16"/>
                <w:szCs w:val="16"/>
              </w:rPr>
            </w:rPrChange>
          </w:rPr>
          <w:delText>.</w:delText>
        </w:r>
      </w:del>
    </w:p>
    <w:p w14:paraId="5408C46B" w14:textId="073CFEE9" w:rsidR="00732E46" w:rsidRPr="00686383" w:rsidDel="0061284B" w:rsidRDefault="000F2C11" w:rsidP="00C45266">
      <w:pPr>
        <w:numPr>
          <w:ilvl w:val="0"/>
          <w:numId w:val="1"/>
        </w:numPr>
        <w:ind w:left="270" w:hanging="270"/>
        <w:jc w:val="both"/>
        <w:rPr>
          <w:del w:id="1806" w:author="ACER" w:date="2025-11-04T11:06:00Z"/>
          <w:sz w:val="18"/>
          <w:szCs w:val="18"/>
          <w:rPrChange w:id="1807" w:author="ACER" w:date="2025-11-04T11:18:00Z">
            <w:rPr>
              <w:del w:id="1808" w:author="ACER" w:date="2025-11-04T11:06:00Z"/>
            </w:rPr>
          </w:rPrChange>
        </w:rPr>
      </w:pPr>
      <w:del w:id="1809" w:author="ACER" w:date="2025-11-04T11:06:00Z">
        <w:r w:rsidRPr="00686383" w:rsidDel="0061284B">
          <w:rPr>
            <w:sz w:val="18"/>
            <w:szCs w:val="18"/>
            <w:rPrChange w:id="1810" w:author="ACER" w:date="2025-11-04T11:18:00Z">
              <w:rPr>
                <w:sz w:val="16"/>
                <w:szCs w:val="16"/>
              </w:rPr>
            </w:rPrChange>
          </w:rPr>
          <w:delText xml:space="preserve">E. P. Wigner, “Theory of traveling-wave optical laser,” </w:delText>
        </w:r>
        <w:r w:rsidRPr="00686383" w:rsidDel="0061284B">
          <w:rPr>
            <w:i/>
            <w:sz w:val="18"/>
            <w:szCs w:val="18"/>
            <w:rPrChange w:id="1811" w:author="ACER" w:date="2025-11-04T11:18:00Z">
              <w:rPr>
                <w:i/>
                <w:sz w:val="16"/>
                <w:szCs w:val="16"/>
              </w:rPr>
            </w:rPrChange>
          </w:rPr>
          <w:delText>Phys. Rev</w:delText>
        </w:r>
        <w:r w:rsidRPr="00686383" w:rsidDel="0061284B">
          <w:rPr>
            <w:sz w:val="18"/>
            <w:szCs w:val="18"/>
            <w:rPrChange w:id="1812" w:author="ACER" w:date="2025-11-04T11:18:00Z">
              <w:rPr>
                <w:sz w:val="16"/>
                <w:szCs w:val="16"/>
              </w:rPr>
            </w:rPrChange>
          </w:rPr>
          <w:delText>., vol. 134, pp. A635–A646, Dec. 1965.</w:delText>
        </w:r>
      </w:del>
    </w:p>
    <w:p w14:paraId="6F641F66" w14:textId="278FC227" w:rsidR="00732E46" w:rsidRPr="00686383" w:rsidDel="0061284B" w:rsidRDefault="000F2C11" w:rsidP="00C45266">
      <w:pPr>
        <w:numPr>
          <w:ilvl w:val="0"/>
          <w:numId w:val="1"/>
        </w:numPr>
        <w:ind w:left="270" w:hanging="270"/>
        <w:jc w:val="both"/>
        <w:rPr>
          <w:del w:id="1813" w:author="ACER" w:date="2025-11-04T11:06:00Z"/>
          <w:sz w:val="18"/>
          <w:szCs w:val="18"/>
          <w:rPrChange w:id="1814" w:author="ACER" w:date="2025-11-04T11:18:00Z">
            <w:rPr>
              <w:del w:id="1815" w:author="ACER" w:date="2025-11-04T11:06:00Z"/>
            </w:rPr>
          </w:rPrChange>
        </w:rPr>
      </w:pPr>
      <w:del w:id="1816" w:author="ACER" w:date="2025-11-04T11:06:00Z">
        <w:r w:rsidRPr="00686383" w:rsidDel="0061284B">
          <w:rPr>
            <w:sz w:val="18"/>
            <w:szCs w:val="18"/>
            <w:rPrChange w:id="1817" w:author="ACER" w:date="2025-11-04T11:18:00Z">
              <w:rPr>
                <w:sz w:val="16"/>
                <w:szCs w:val="16"/>
              </w:rPr>
            </w:rPrChange>
          </w:rPr>
          <w:delText xml:space="preserve">P. Kopyt </w:delText>
        </w:r>
        <w:r w:rsidRPr="00686383" w:rsidDel="0061284B">
          <w:rPr>
            <w:i/>
            <w:sz w:val="18"/>
            <w:szCs w:val="18"/>
            <w:rPrChange w:id="1818" w:author="ACER" w:date="2025-11-04T11:18:00Z">
              <w:rPr>
                <w:i/>
                <w:sz w:val="16"/>
                <w:szCs w:val="16"/>
              </w:rPr>
            </w:rPrChange>
          </w:rPr>
          <w:delText>et al., “</w:delText>
        </w:r>
        <w:r w:rsidRPr="00686383" w:rsidDel="0061284B">
          <w:rPr>
            <w:sz w:val="18"/>
            <w:szCs w:val="18"/>
            <w:rPrChange w:id="1819" w:author="ACER" w:date="2025-11-04T11:18:00Z">
              <w:rPr>
                <w:sz w:val="16"/>
                <w:szCs w:val="16"/>
              </w:rPr>
            </w:rPrChange>
          </w:rPr>
          <w:delText xml:space="preserve">Electric properties of graphene-based conductive layers from DC up to terahertz range,” </w:delText>
        </w:r>
        <w:r w:rsidRPr="00686383" w:rsidDel="0061284B">
          <w:rPr>
            <w:i/>
            <w:sz w:val="18"/>
            <w:szCs w:val="18"/>
            <w:rPrChange w:id="1820" w:author="ACER" w:date="2025-11-04T11:18:00Z">
              <w:rPr>
                <w:i/>
                <w:sz w:val="16"/>
                <w:szCs w:val="16"/>
              </w:rPr>
            </w:rPrChange>
          </w:rPr>
          <w:delText xml:space="preserve">IEEE THz Sci. Technol., </w:delText>
        </w:r>
        <w:r w:rsidRPr="00686383" w:rsidDel="0061284B">
          <w:rPr>
            <w:sz w:val="18"/>
            <w:szCs w:val="18"/>
            <w:rPrChange w:id="1821" w:author="ACER" w:date="2025-11-04T11:18:00Z">
              <w:rPr>
                <w:sz w:val="16"/>
                <w:szCs w:val="16"/>
              </w:rPr>
            </w:rPrChange>
          </w:rPr>
          <w:delText xml:space="preserve">to be published, doi: 10.1109/TTHZ.2016.2544142. </w:delText>
        </w:r>
        <w:r w:rsidRPr="00686383" w:rsidDel="0061284B">
          <w:rPr>
            <w:i/>
            <w:sz w:val="18"/>
            <w:szCs w:val="18"/>
            <w:rPrChange w:id="1822" w:author="ACER" w:date="2025-11-04T11:18:00Z">
              <w:rPr>
                <w:i/>
                <w:sz w:val="16"/>
                <w:szCs w:val="16"/>
              </w:rPr>
            </w:rPrChange>
          </w:rPr>
          <w:delText>(Note: If a paper is still to be published, but is available in early access, please follow ref [5]).)</w:delText>
        </w:r>
      </w:del>
    </w:p>
    <w:p w14:paraId="6F1586C9" w14:textId="6072AAE2" w:rsidR="00732E46" w:rsidRPr="00686383" w:rsidDel="0061284B" w:rsidRDefault="000F2C11">
      <w:pPr>
        <w:numPr>
          <w:ilvl w:val="0"/>
          <w:numId w:val="1"/>
        </w:numPr>
        <w:ind w:left="270" w:hanging="270"/>
        <w:jc w:val="both"/>
        <w:rPr>
          <w:del w:id="1823" w:author="ACER" w:date="2025-11-04T11:06:00Z"/>
          <w:sz w:val="18"/>
          <w:szCs w:val="18"/>
          <w:rPrChange w:id="1824" w:author="ACER" w:date="2025-11-04T11:18:00Z">
            <w:rPr>
              <w:del w:id="1825" w:author="ACER" w:date="2025-11-04T11:06:00Z"/>
              <w:sz w:val="16"/>
              <w:szCs w:val="16"/>
            </w:rPr>
          </w:rPrChange>
        </w:rPr>
      </w:pPr>
      <w:del w:id="1826" w:author="ACER" w:date="2025-11-04T11:06:00Z">
        <w:r w:rsidRPr="00686383" w:rsidDel="0061284B">
          <w:rPr>
            <w:sz w:val="18"/>
            <w:szCs w:val="18"/>
            <w:rPrChange w:id="1827" w:author="ACER" w:date="2025-11-04T11:18:00Z">
              <w:rPr>
                <w:sz w:val="16"/>
                <w:szCs w:val="16"/>
              </w:rPr>
            </w:rPrChange>
          </w:rPr>
          <w:delText xml:space="preserve">R. Fardel, M. Nagel, F. Nuesch, T. Lippert, and A. Wokaun, “Fabrication of organic light emitting diode pixels by laser-assisted forward transfer,” </w:delText>
        </w:r>
        <w:r w:rsidRPr="00686383" w:rsidDel="0061284B">
          <w:rPr>
            <w:i/>
            <w:sz w:val="18"/>
            <w:szCs w:val="18"/>
            <w:rPrChange w:id="1828" w:author="ACER" w:date="2025-11-04T11:18:00Z">
              <w:rPr>
                <w:i/>
                <w:sz w:val="16"/>
                <w:szCs w:val="16"/>
              </w:rPr>
            </w:rPrChange>
          </w:rPr>
          <w:delText>Appl. Phys. Lett.</w:delText>
        </w:r>
        <w:r w:rsidRPr="00686383" w:rsidDel="0061284B">
          <w:rPr>
            <w:sz w:val="18"/>
            <w:szCs w:val="18"/>
            <w:rPrChange w:id="1829" w:author="ACER" w:date="2025-11-04T11:18:00Z">
              <w:rPr>
                <w:sz w:val="16"/>
                <w:szCs w:val="16"/>
              </w:rPr>
            </w:rPrChange>
          </w:rPr>
          <w:delText>, vol. 91, no. 6, Aug. 2007, Art. no. 061103. </w:delText>
        </w:r>
      </w:del>
    </w:p>
    <w:p w14:paraId="27E0BB3E" w14:textId="13BBADA1" w:rsidR="00732E46" w:rsidRPr="00686383" w:rsidDel="0061284B" w:rsidRDefault="000F2C11">
      <w:pPr>
        <w:numPr>
          <w:ilvl w:val="0"/>
          <w:numId w:val="1"/>
        </w:numPr>
        <w:ind w:left="270" w:hanging="270"/>
        <w:jc w:val="both"/>
        <w:rPr>
          <w:del w:id="1830" w:author="ACER" w:date="2025-11-04T11:06:00Z"/>
          <w:sz w:val="18"/>
          <w:szCs w:val="18"/>
          <w:rPrChange w:id="1831" w:author="ACER" w:date="2025-11-04T11:18:00Z">
            <w:rPr>
              <w:del w:id="1832" w:author="ACER" w:date="2025-11-04T11:06:00Z"/>
              <w:sz w:val="16"/>
              <w:szCs w:val="16"/>
            </w:rPr>
          </w:rPrChange>
        </w:rPr>
      </w:pPr>
      <w:del w:id="1833" w:author="ACER" w:date="2025-11-04T11:06:00Z">
        <w:r w:rsidRPr="00686383" w:rsidDel="0061284B">
          <w:rPr>
            <w:sz w:val="18"/>
            <w:szCs w:val="18"/>
            <w:rPrChange w:id="1834" w:author="ACER" w:date="2025-11-04T11:18:00Z">
              <w:rPr>
                <w:sz w:val="16"/>
                <w:szCs w:val="16"/>
              </w:rPr>
            </w:rPrChange>
          </w:rPr>
          <w:delText xml:space="preserve">D. Comite and N. Pierdicca, "Decorrelation of the near-specular land scattering in bistatic radar systems," </w:delText>
        </w:r>
        <w:r w:rsidRPr="00686383" w:rsidDel="0061284B">
          <w:rPr>
            <w:i/>
            <w:sz w:val="18"/>
            <w:szCs w:val="18"/>
            <w:rPrChange w:id="1835" w:author="ACER" w:date="2025-11-04T11:18:00Z">
              <w:rPr>
                <w:i/>
                <w:sz w:val="16"/>
                <w:szCs w:val="16"/>
              </w:rPr>
            </w:rPrChange>
          </w:rPr>
          <w:delText>IEEE Trans. Geosci. Remote Sens.</w:delText>
        </w:r>
        <w:r w:rsidRPr="00686383" w:rsidDel="0061284B">
          <w:rPr>
            <w:sz w:val="18"/>
            <w:szCs w:val="18"/>
            <w:rPrChange w:id="1836" w:author="ACER" w:date="2025-11-04T11:18:00Z">
              <w:rPr>
                <w:sz w:val="16"/>
                <w:szCs w:val="16"/>
              </w:rPr>
            </w:rPrChange>
          </w:rPr>
          <w:delText>, early access, doi: 10.1109/TGRS.2021.3072864. (</w:delText>
        </w:r>
        <w:r w:rsidRPr="00686383" w:rsidDel="0061284B">
          <w:rPr>
            <w:i/>
            <w:sz w:val="18"/>
            <w:szCs w:val="18"/>
            <w:rPrChange w:id="1837" w:author="ACER" w:date="2025-11-04T11:18:00Z">
              <w:rPr>
                <w:i/>
                <w:sz w:val="16"/>
                <w:szCs w:val="16"/>
              </w:rPr>
            </w:rPrChange>
          </w:rPr>
          <w:delText>Note: This format is used for articles in early access. The doi must be included.)</w:delText>
        </w:r>
      </w:del>
    </w:p>
    <w:p w14:paraId="737BF47D" w14:textId="0EEEB4FE" w:rsidR="00732E46" w:rsidRPr="00686383" w:rsidDel="0061284B" w:rsidRDefault="000F2C11">
      <w:pPr>
        <w:numPr>
          <w:ilvl w:val="0"/>
          <w:numId w:val="1"/>
        </w:numPr>
        <w:ind w:left="270" w:hanging="270"/>
        <w:jc w:val="both"/>
        <w:rPr>
          <w:del w:id="1838" w:author="ACER" w:date="2025-11-04T11:06:00Z"/>
          <w:sz w:val="18"/>
          <w:szCs w:val="18"/>
          <w:rPrChange w:id="1839" w:author="ACER" w:date="2025-11-04T11:18:00Z">
            <w:rPr>
              <w:del w:id="1840" w:author="ACER" w:date="2025-11-04T11:06:00Z"/>
              <w:sz w:val="16"/>
              <w:szCs w:val="16"/>
            </w:rPr>
          </w:rPrChange>
        </w:rPr>
      </w:pPr>
      <w:del w:id="1841" w:author="ACER" w:date="2025-11-04T11:06:00Z">
        <w:r w:rsidRPr="00686383" w:rsidDel="0061284B">
          <w:rPr>
            <w:sz w:val="18"/>
            <w:szCs w:val="18"/>
            <w:rPrChange w:id="1842" w:author="ACER" w:date="2025-11-04T11:18:00Z">
              <w:rPr>
                <w:sz w:val="16"/>
                <w:szCs w:val="16"/>
              </w:rPr>
            </w:rPrChange>
          </w:rPr>
          <w:delText xml:space="preserve">H. V. Habi and H. Messer, "Recurrent neural network for rain estimation using commercial microwave links," </w:delText>
        </w:r>
        <w:r w:rsidRPr="00686383" w:rsidDel="0061284B">
          <w:rPr>
            <w:i/>
            <w:sz w:val="18"/>
            <w:szCs w:val="18"/>
            <w:rPrChange w:id="1843" w:author="ACER" w:date="2025-11-04T11:18:00Z">
              <w:rPr>
                <w:i/>
                <w:sz w:val="16"/>
                <w:szCs w:val="16"/>
              </w:rPr>
            </w:rPrChange>
          </w:rPr>
          <w:delText>IEEE Trans. Geosci. Remote Sens.</w:delText>
        </w:r>
        <w:r w:rsidRPr="00686383" w:rsidDel="0061284B">
          <w:rPr>
            <w:sz w:val="18"/>
            <w:szCs w:val="18"/>
            <w:rPrChange w:id="1844" w:author="ACER" w:date="2025-11-04T11:18:00Z">
              <w:rPr>
                <w:sz w:val="16"/>
                <w:szCs w:val="16"/>
              </w:rPr>
            </w:rPrChange>
          </w:rPr>
          <w:delText>, vol. 59, no. 5, pp. 3672-3681, May 2021. [Online]. Available: https://ieeexplore.ieee.org/document/9153027</w:delText>
        </w:r>
      </w:del>
    </w:p>
    <w:p w14:paraId="755F5DBD" w14:textId="76A22234" w:rsidR="00732E46" w:rsidRPr="00686383" w:rsidDel="0061284B" w:rsidRDefault="00732E46">
      <w:pPr>
        <w:spacing w:before="60"/>
        <w:jc w:val="both"/>
        <w:rPr>
          <w:del w:id="1845" w:author="ACER" w:date="2025-11-04T11:06:00Z"/>
          <w:rFonts w:eastAsia="Times"/>
          <w:i/>
          <w:sz w:val="18"/>
          <w:szCs w:val="18"/>
          <w:rPrChange w:id="1846" w:author="ACER" w:date="2025-11-04T11:18:00Z">
            <w:rPr>
              <w:del w:id="1847" w:author="ACER" w:date="2025-11-04T11:06:00Z"/>
              <w:rFonts w:ascii="Times" w:eastAsia="Times" w:hAnsi="Times" w:cs="Times"/>
              <w:i/>
            </w:rPr>
          </w:rPrChange>
        </w:rPr>
        <w:pPrChange w:id="1848" w:author="ACER" w:date="2025-11-04T11:18:00Z">
          <w:pPr>
            <w:spacing w:before="60"/>
          </w:pPr>
        </w:pPrChange>
      </w:pPr>
    </w:p>
    <w:p w14:paraId="669BFF17" w14:textId="3A63E6B7" w:rsidR="00732E46" w:rsidRPr="00686383" w:rsidDel="0061284B" w:rsidRDefault="000F2C11">
      <w:pPr>
        <w:jc w:val="both"/>
        <w:rPr>
          <w:del w:id="1849" w:author="ACER" w:date="2025-11-04T11:06:00Z"/>
          <w:rFonts w:eastAsia="Times"/>
          <w:i/>
          <w:sz w:val="18"/>
          <w:szCs w:val="18"/>
          <w:rPrChange w:id="1850" w:author="ACER" w:date="2025-11-04T11:18:00Z">
            <w:rPr>
              <w:del w:id="1851" w:author="ACER" w:date="2025-11-04T11:06:00Z"/>
              <w:rFonts w:ascii="Times" w:eastAsia="Times" w:hAnsi="Times" w:cs="Times"/>
              <w:i/>
            </w:rPr>
          </w:rPrChange>
        </w:rPr>
        <w:pPrChange w:id="1852" w:author="ACER" w:date="2025-11-04T11:18:00Z">
          <w:pPr/>
        </w:pPrChange>
      </w:pPr>
      <w:del w:id="1853" w:author="ACER" w:date="2025-11-04T11:06:00Z">
        <w:r w:rsidRPr="00686383" w:rsidDel="0061284B">
          <w:rPr>
            <w:rFonts w:eastAsia="Times"/>
            <w:i/>
            <w:sz w:val="18"/>
            <w:szCs w:val="18"/>
            <w:rPrChange w:id="1854" w:author="ACER" w:date="2025-11-04T11:18:00Z">
              <w:rPr>
                <w:rFonts w:ascii="Times" w:eastAsia="Times" w:hAnsi="Times" w:cs="Times"/>
                <w:i/>
              </w:rPr>
            </w:rPrChange>
          </w:rPr>
          <w:delText>Basic format for books:</w:delText>
        </w:r>
      </w:del>
    </w:p>
    <w:p w14:paraId="0995F0B2" w14:textId="63B14EAF" w:rsidR="00732E46" w:rsidRPr="00686383" w:rsidDel="0061284B" w:rsidRDefault="000F2C11">
      <w:pPr>
        <w:jc w:val="both"/>
        <w:rPr>
          <w:del w:id="1855" w:author="ACER" w:date="2025-11-04T11:06:00Z"/>
          <w:rFonts w:eastAsia="Times"/>
          <w:i/>
          <w:sz w:val="18"/>
          <w:szCs w:val="18"/>
          <w:rPrChange w:id="1856" w:author="ACER" w:date="2025-11-04T11:18:00Z">
            <w:rPr>
              <w:del w:id="1857" w:author="ACER" w:date="2025-11-04T11:06:00Z"/>
              <w:rFonts w:ascii="Times" w:eastAsia="Times" w:hAnsi="Times" w:cs="Times"/>
              <w:i/>
              <w:sz w:val="16"/>
              <w:szCs w:val="16"/>
            </w:rPr>
          </w:rPrChange>
        </w:rPr>
        <w:pPrChange w:id="1858" w:author="ACER" w:date="2025-11-04T11:18:00Z">
          <w:pPr/>
        </w:pPrChange>
      </w:pPr>
      <w:del w:id="1859" w:author="ACER" w:date="2025-11-04T11:06:00Z">
        <w:r w:rsidRPr="00686383" w:rsidDel="0061284B">
          <w:rPr>
            <w:sz w:val="18"/>
            <w:szCs w:val="18"/>
            <w:rPrChange w:id="1860" w:author="ACER" w:date="2025-11-04T11:18:00Z">
              <w:rPr>
                <w:sz w:val="16"/>
                <w:szCs w:val="16"/>
              </w:rPr>
            </w:rPrChange>
          </w:rPr>
          <w:delText xml:space="preserve">J. K. Author, “Title of chapter in the book,” in </w:delText>
        </w:r>
        <w:r w:rsidRPr="00686383" w:rsidDel="0061284B">
          <w:rPr>
            <w:rFonts w:eastAsia="Times"/>
            <w:i/>
            <w:sz w:val="18"/>
            <w:szCs w:val="18"/>
            <w:rPrChange w:id="1861" w:author="ACER" w:date="2025-11-04T11:18:00Z">
              <w:rPr>
                <w:rFonts w:ascii="Times" w:eastAsia="Times" w:hAnsi="Times" w:cs="Times"/>
                <w:i/>
                <w:sz w:val="16"/>
                <w:szCs w:val="16"/>
              </w:rPr>
            </w:rPrChange>
          </w:rPr>
          <w:delText>Title of Published Book, x</w:delText>
        </w:r>
        <w:r w:rsidRPr="00686383" w:rsidDel="0061284B">
          <w:rPr>
            <w:sz w:val="18"/>
            <w:szCs w:val="18"/>
            <w:rPrChange w:id="1862" w:author="ACER" w:date="2025-11-04T11:18:00Z">
              <w:rPr>
                <w:sz w:val="16"/>
                <w:szCs w:val="16"/>
              </w:rPr>
            </w:rPrChange>
          </w:rPr>
          <w:delText xml:space="preserve">th ed. City of Publisher, (only U.S. State), Country: Abbrev. of Publisher, year, ch. </w:delText>
        </w:r>
        <w:r w:rsidRPr="00686383" w:rsidDel="0061284B">
          <w:rPr>
            <w:rFonts w:eastAsia="Times"/>
            <w:sz w:val="18"/>
            <w:szCs w:val="18"/>
            <w:rPrChange w:id="1863" w:author="ACER" w:date="2025-11-04T11:18:00Z">
              <w:rPr>
                <w:rFonts w:ascii="Times" w:eastAsia="Times" w:hAnsi="Times" w:cs="Times"/>
                <w:sz w:val="16"/>
                <w:szCs w:val="16"/>
              </w:rPr>
            </w:rPrChange>
          </w:rPr>
          <w:delText>x</w:delText>
        </w:r>
        <w:r w:rsidRPr="00686383" w:rsidDel="0061284B">
          <w:rPr>
            <w:sz w:val="18"/>
            <w:szCs w:val="18"/>
            <w:rPrChange w:id="1864" w:author="ACER" w:date="2025-11-04T11:18:00Z">
              <w:rPr>
                <w:sz w:val="16"/>
                <w:szCs w:val="16"/>
              </w:rPr>
            </w:rPrChange>
          </w:rPr>
          <w:delText xml:space="preserve">, sec. </w:delText>
        </w:r>
        <w:r w:rsidRPr="00686383" w:rsidDel="0061284B">
          <w:rPr>
            <w:rFonts w:eastAsia="Times"/>
            <w:i/>
            <w:sz w:val="18"/>
            <w:szCs w:val="18"/>
            <w:rPrChange w:id="1865" w:author="ACER" w:date="2025-11-04T11:18:00Z">
              <w:rPr>
                <w:rFonts w:ascii="Times" w:eastAsia="Times" w:hAnsi="Times" w:cs="Times"/>
                <w:i/>
                <w:sz w:val="16"/>
                <w:szCs w:val="16"/>
              </w:rPr>
            </w:rPrChange>
          </w:rPr>
          <w:delText>x</w:delText>
        </w:r>
        <w:r w:rsidRPr="00686383" w:rsidDel="0061284B">
          <w:rPr>
            <w:sz w:val="18"/>
            <w:szCs w:val="18"/>
            <w:rPrChange w:id="1866" w:author="ACER" w:date="2025-11-04T11:18:00Z">
              <w:rPr>
                <w:sz w:val="16"/>
                <w:szCs w:val="16"/>
              </w:rPr>
            </w:rPrChange>
          </w:rPr>
          <w:delText xml:space="preserve">, pp. </w:delText>
        </w:r>
        <w:r w:rsidRPr="00686383" w:rsidDel="0061284B">
          <w:rPr>
            <w:rFonts w:eastAsia="Times"/>
            <w:sz w:val="18"/>
            <w:szCs w:val="18"/>
            <w:rPrChange w:id="1867" w:author="ACER" w:date="2025-11-04T11:18:00Z">
              <w:rPr>
                <w:rFonts w:ascii="Times" w:eastAsia="Times" w:hAnsi="Times" w:cs="Times"/>
                <w:sz w:val="16"/>
                <w:szCs w:val="16"/>
              </w:rPr>
            </w:rPrChange>
          </w:rPr>
          <w:delText>xxx–xxx</w:delText>
        </w:r>
        <w:r w:rsidRPr="00686383" w:rsidDel="0061284B">
          <w:rPr>
            <w:rFonts w:eastAsia="Times"/>
            <w:i/>
            <w:sz w:val="18"/>
            <w:szCs w:val="18"/>
            <w:rPrChange w:id="1868" w:author="ACER" w:date="2025-11-04T11:18:00Z">
              <w:rPr>
                <w:rFonts w:ascii="Times" w:eastAsia="Times" w:hAnsi="Times" w:cs="Times"/>
                <w:i/>
                <w:sz w:val="16"/>
                <w:szCs w:val="16"/>
              </w:rPr>
            </w:rPrChange>
          </w:rPr>
          <w:delText>.</w:delText>
        </w:r>
      </w:del>
    </w:p>
    <w:p w14:paraId="69790BA7" w14:textId="24247122" w:rsidR="00EF6430" w:rsidRPr="00686383" w:rsidDel="0061284B" w:rsidRDefault="00EF6430">
      <w:pPr>
        <w:spacing w:before="60"/>
        <w:jc w:val="both"/>
        <w:rPr>
          <w:del w:id="1869" w:author="ACER" w:date="2025-11-04T11:06:00Z"/>
          <w:rFonts w:eastAsia="Times"/>
          <w:i/>
          <w:sz w:val="18"/>
          <w:szCs w:val="18"/>
          <w:rPrChange w:id="1870" w:author="ACER" w:date="2025-11-04T11:18:00Z">
            <w:rPr>
              <w:del w:id="1871" w:author="ACER" w:date="2025-11-04T11:06:00Z"/>
              <w:rFonts w:ascii="Times" w:eastAsia="Times" w:hAnsi="Times" w:cs="Times"/>
              <w:i/>
              <w:sz w:val="16"/>
              <w:szCs w:val="16"/>
            </w:rPr>
          </w:rPrChange>
        </w:rPr>
        <w:pPrChange w:id="1872" w:author="ACER" w:date="2025-11-04T11:18:00Z">
          <w:pPr>
            <w:spacing w:before="60"/>
          </w:pPr>
        </w:pPrChange>
      </w:pPr>
    </w:p>
    <w:p w14:paraId="583FA040" w14:textId="2EA92DD7" w:rsidR="00732E46" w:rsidRPr="00686383" w:rsidDel="0061284B" w:rsidRDefault="000F2C11">
      <w:pPr>
        <w:widowControl w:val="0"/>
        <w:ind w:right="-20"/>
        <w:jc w:val="both"/>
        <w:rPr>
          <w:del w:id="1873" w:author="ACER" w:date="2025-11-04T11:06:00Z"/>
          <w:color w:val="000000"/>
          <w:sz w:val="18"/>
          <w:szCs w:val="18"/>
          <w:rPrChange w:id="1874" w:author="ACER" w:date="2025-11-04T11:18:00Z">
            <w:rPr>
              <w:del w:id="1875" w:author="ACER" w:date="2025-11-04T11:06:00Z"/>
              <w:color w:val="000000"/>
            </w:rPr>
          </w:rPrChange>
        </w:rPr>
        <w:pPrChange w:id="1876" w:author="ACER" w:date="2025-11-04T11:18:00Z">
          <w:pPr>
            <w:widowControl w:val="0"/>
            <w:ind w:right="-20"/>
          </w:pPr>
        </w:pPrChange>
      </w:pPr>
      <w:del w:id="1877" w:author="ACER" w:date="2025-11-04T11:06:00Z">
        <w:r w:rsidRPr="00686383" w:rsidDel="0061284B">
          <w:rPr>
            <w:i/>
            <w:color w:val="000000"/>
            <w:sz w:val="18"/>
            <w:szCs w:val="18"/>
            <w:rPrChange w:id="1878" w:author="ACER" w:date="2025-11-04T11:18:00Z">
              <w:rPr>
                <w:i/>
                <w:color w:val="000000"/>
              </w:rPr>
            </w:rPrChange>
          </w:rPr>
          <w:delText>Examples:</w:delText>
        </w:r>
      </w:del>
    </w:p>
    <w:p w14:paraId="1BF38AF3" w14:textId="0A72C383" w:rsidR="00732E46" w:rsidRPr="00686383" w:rsidDel="0061284B" w:rsidRDefault="000F2C11" w:rsidP="00C45266">
      <w:pPr>
        <w:numPr>
          <w:ilvl w:val="0"/>
          <w:numId w:val="1"/>
        </w:numPr>
        <w:pBdr>
          <w:top w:val="nil"/>
          <w:left w:val="nil"/>
          <w:bottom w:val="nil"/>
          <w:right w:val="nil"/>
          <w:between w:val="nil"/>
        </w:pBdr>
        <w:ind w:left="270" w:hanging="270"/>
        <w:jc w:val="both"/>
        <w:rPr>
          <w:del w:id="1879" w:author="ACER" w:date="2025-11-04T11:06:00Z"/>
          <w:sz w:val="18"/>
          <w:szCs w:val="18"/>
          <w:rPrChange w:id="1880" w:author="ACER" w:date="2025-11-04T11:18:00Z">
            <w:rPr>
              <w:del w:id="1881" w:author="ACER" w:date="2025-11-04T11:06:00Z"/>
            </w:rPr>
          </w:rPrChange>
        </w:rPr>
      </w:pPr>
      <w:del w:id="1882" w:author="ACER" w:date="2025-11-04T11:06:00Z">
        <w:r w:rsidRPr="00686383" w:rsidDel="0061284B">
          <w:rPr>
            <w:color w:val="000000"/>
            <w:sz w:val="18"/>
            <w:szCs w:val="18"/>
            <w:rPrChange w:id="1883" w:author="ACER" w:date="2025-11-04T11:18:00Z">
              <w:rPr>
                <w:color w:val="000000"/>
                <w:sz w:val="16"/>
                <w:szCs w:val="16"/>
              </w:rPr>
            </w:rPrChange>
          </w:rPr>
          <w:delText xml:space="preserve">G. O. Young, “Synthetic structure of industrial plastics,” in </w:delText>
        </w:r>
        <w:r w:rsidRPr="00686383" w:rsidDel="0061284B">
          <w:rPr>
            <w:i/>
            <w:color w:val="000000"/>
            <w:sz w:val="18"/>
            <w:szCs w:val="18"/>
            <w:rPrChange w:id="1884" w:author="ACER" w:date="2025-11-04T11:18:00Z">
              <w:rPr>
                <w:i/>
                <w:color w:val="000000"/>
                <w:sz w:val="16"/>
                <w:szCs w:val="16"/>
              </w:rPr>
            </w:rPrChange>
          </w:rPr>
          <w:delText xml:space="preserve">Plastics, </w:delText>
        </w:r>
        <w:r w:rsidRPr="00686383" w:rsidDel="0061284B">
          <w:rPr>
            <w:color w:val="000000"/>
            <w:sz w:val="18"/>
            <w:szCs w:val="18"/>
            <w:rPrChange w:id="1885" w:author="ACER" w:date="2025-11-04T11:18:00Z">
              <w:rPr>
                <w:color w:val="000000"/>
                <w:sz w:val="16"/>
                <w:szCs w:val="16"/>
              </w:rPr>
            </w:rPrChange>
          </w:rPr>
          <w:delText>2nd ed., vol. 3, J. Peters, Ed. New York, NY, USA: McGraw-Hill, 1964, pp. 15–64.</w:delText>
        </w:r>
      </w:del>
    </w:p>
    <w:p w14:paraId="69263BA1" w14:textId="6240B4AF" w:rsidR="00732E46" w:rsidRPr="00686383" w:rsidDel="0061284B" w:rsidRDefault="000F2C11" w:rsidP="00C45266">
      <w:pPr>
        <w:numPr>
          <w:ilvl w:val="0"/>
          <w:numId w:val="1"/>
        </w:numPr>
        <w:pBdr>
          <w:top w:val="nil"/>
          <w:left w:val="nil"/>
          <w:bottom w:val="nil"/>
          <w:right w:val="nil"/>
          <w:between w:val="nil"/>
        </w:pBdr>
        <w:ind w:left="270" w:hanging="270"/>
        <w:jc w:val="both"/>
        <w:rPr>
          <w:del w:id="1886" w:author="ACER" w:date="2025-11-04T11:06:00Z"/>
          <w:color w:val="000000"/>
          <w:sz w:val="18"/>
          <w:szCs w:val="18"/>
          <w:rPrChange w:id="1887" w:author="ACER" w:date="2025-11-04T11:18:00Z">
            <w:rPr>
              <w:del w:id="1888" w:author="ACER" w:date="2025-11-04T11:06:00Z"/>
              <w:color w:val="000000"/>
              <w:sz w:val="16"/>
              <w:szCs w:val="16"/>
            </w:rPr>
          </w:rPrChange>
        </w:rPr>
      </w:pPr>
      <w:del w:id="1889" w:author="ACER" w:date="2025-11-04T11:06:00Z">
        <w:r w:rsidRPr="00686383" w:rsidDel="0061284B">
          <w:rPr>
            <w:color w:val="000000"/>
            <w:sz w:val="18"/>
            <w:szCs w:val="18"/>
            <w:rPrChange w:id="1890" w:author="ACER" w:date="2025-11-04T11:18:00Z">
              <w:rPr>
                <w:color w:val="000000"/>
                <w:sz w:val="16"/>
                <w:szCs w:val="16"/>
              </w:rPr>
            </w:rPrChange>
          </w:rPr>
          <w:delText xml:space="preserve">W.-K. Chen, </w:delText>
        </w:r>
        <w:r w:rsidRPr="00686383" w:rsidDel="0061284B">
          <w:rPr>
            <w:i/>
            <w:color w:val="000000"/>
            <w:sz w:val="18"/>
            <w:szCs w:val="18"/>
            <w:rPrChange w:id="1891" w:author="ACER" w:date="2025-11-04T11:18:00Z">
              <w:rPr>
                <w:i/>
                <w:color w:val="000000"/>
                <w:sz w:val="16"/>
                <w:szCs w:val="16"/>
              </w:rPr>
            </w:rPrChange>
          </w:rPr>
          <w:delText xml:space="preserve">Linear Networks and Systems. </w:delText>
        </w:r>
        <w:r w:rsidRPr="00686383" w:rsidDel="0061284B">
          <w:rPr>
            <w:color w:val="000000"/>
            <w:sz w:val="18"/>
            <w:szCs w:val="18"/>
            <w:rPrChange w:id="1892" w:author="ACER" w:date="2025-11-04T11:18:00Z">
              <w:rPr>
                <w:color w:val="000000"/>
                <w:sz w:val="16"/>
                <w:szCs w:val="16"/>
              </w:rPr>
            </w:rPrChange>
          </w:rPr>
          <w:delText>Belmont, CA, USA: Wadsworth, 1993, pp. 123–135.</w:delText>
        </w:r>
      </w:del>
    </w:p>
    <w:p w14:paraId="7ACA87E5" w14:textId="2F705FEE" w:rsidR="00732E46" w:rsidRPr="00686383" w:rsidDel="0061284B" w:rsidRDefault="000F2C11" w:rsidP="00C45266">
      <w:pPr>
        <w:numPr>
          <w:ilvl w:val="0"/>
          <w:numId w:val="1"/>
        </w:numPr>
        <w:ind w:left="270" w:hanging="270"/>
        <w:jc w:val="both"/>
        <w:rPr>
          <w:del w:id="1893" w:author="ACER" w:date="2025-11-04T11:06:00Z"/>
          <w:sz w:val="18"/>
          <w:szCs w:val="18"/>
          <w:rPrChange w:id="1894" w:author="ACER" w:date="2025-11-04T11:18:00Z">
            <w:rPr>
              <w:del w:id="1895" w:author="ACER" w:date="2025-11-04T11:06:00Z"/>
            </w:rPr>
          </w:rPrChange>
        </w:rPr>
      </w:pPr>
      <w:del w:id="1896" w:author="ACER" w:date="2025-11-04T11:06:00Z">
        <w:r w:rsidRPr="00686383" w:rsidDel="0061284B">
          <w:rPr>
            <w:color w:val="191919"/>
            <w:sz w:val="18"/>
            <w:szCs w:val="18"/>
            <w:rPrChange w:id="1897" w:author="ACER" w:date="2025-11-04T11:18:00Z">
              <w:rPr>
                <w:color w:val="191919"/>
                <w:sz w:val="16"/>
                <w:szCs w:val="16"/>
              </w:rPr>
            </w:rPrChange>
          </w:rPr>
          <w:delText>Philip B. Kurla</w:delText>
        </w:r>
        <w:r w:rsidRPr="00686383" w:rsidDel="0061284B">
          <w:rPr>
            <w:sz w:val="18"/>
            <w:szCs w:val="18"/>
            <w:rPrChange w:id="1898" w:author="ACER" w:date="2025-11-04T11:18:00Z">
              <w:rPr>
                <w:sz w:val="16"/>
                <w:szCs w:val="16"/>
              </w:rPr>
            </w:rPrChange>
          </w:rPr>
          <w:delText xml:space="preserve">nd and Ralph Lerner, eds., </w:delText>
        </w:r>
        <w:r w:rsidRPr="00686383" w:rsidDel="0061284B">
          <w:rPr>
            <w:i/>
            <w:sz w:val="18"/>
            <w:szCs w:val="18"/>
            <w:rPrChange w:id="1899" w:author="ACER" w:date="2025-11-04T11:18:00Z">
              <w:rPr>
                <w:i/>
                <w:sz w:val="16"/>
                <w:szCs w:val="16"/>
              </w:rPr>
            </w:rPrChange>
          </w:rPr>
          <w:delText xml:space="preserve">The Founders’ Constitution. </w:delText>
        </w:r>
        <w:r w:rsidRPr="00686383" w:rsidDel="0061284B">
          <w:rPr>
            <w:sz w:val="18"/>
            <w:szCs w:val="18"/>
            <w:rPrChange w:id="1900" w:author="ACER" w:date="2025-11-04T11:18:00Z">
              <w:rPr>
                <w:sz w:val="16"/>
                <w:szCs w:val="16"/>
              </w:rPr>
            </w:rPrChange>
          </w:rPr>
          <w:delText xml:space="preserve">Chicago, IL, USA: Univ. of Chicago Press, 1987, Accessed on: Feb. 28, 2010, [Online]. Available: http://press-pubs.uchicago.edu/founders/ </w:delText>
        </w:r>
      </w:del>
    </w:p>
    <w:p w14:paraId="46CC586C" w14:textId="051CE74F" w:rsidR="00732E46" w:rsidRPr="00686383" w:rsidDel="0061284B" w:rsidRDefault="00732E46">
      <w:pPr>
        <w:spacing w:before="60"/>
        <w:jc w:val="both"/>
        <w:rPr>
          <w:del w:id="1901" w:author="ACER" w:date="2025-11-04T11:06:00Z"/>
          <w:rFonts w:eastAsia="Times"/>
          <w:i/>
          <w:sz w:val="18"/>
          <w:szCs w:val="18"/>
          <w:rPrChange w:id="1902" w:author="ACER" w:date="2025-11-04T11:18:00Z">
            <w:rPr>
              <w:del w:id="1903" w:author="ACER" w:date="2025-11-04T11:06:00Z"/>
              <w:rFonts w:ascii="Times" w:eastAsia="Times" w:hAnsi="Times" w:cs="Times"/>
              <w:i/>
            </w:rPr>
          </w:rPrChange>
        </w:rPr>
        <w:pPrChange w:id="1904" w:author="ACER" w:date="2025-11-04T11:18:00Z">
          <w:pPr>
            <w:spacing w:before="60"/>
          </w:pPr>
        </w:pPrChange>
      </w:pPr>
    </w:p>
    <w:p w14:paraId="2869075E" w14:textId="22BCAC8A" w:rsidR="00732E46" w:rsidRPr="00686383" w:rsidDel="00CD72B8" w:rsidRDefault="000F2C11">
      <w:pPr>
        <w:jc w:val="both"/>
        <w:rPr>
          <w:del w:id="1905" w:author="ACER" w:date="2025-11-04T11:03:00Z"/>
          <w:rFonts w:eastAsia="Times"/>
          <w:i/>
          <w:sz w:val="18"/>
          <w:szCs w:val="18"/>
          <w:rPrChange w:id="1906" w:author="ACER" w:date="2025-11-04T11:18:00Z">
            <w:rPr>
              <w:del w:id="1907" w:author="ACER" w:date="2025-11-04T11:03:00Z"/>
              <w:rFonts w:ascii="Times" w:eastAsia="Times" w:hAnsi="Times" w:cs="Times"/>
              <w:i/>
            </w:rPr>
          </w:rPrChange>
        </w:rPr>
        <w:pPrChange w:id="1908" w:author="ACER" w:date="2025-11-04T11:18:00Z">
          <w:pPr/>
        </w:pPrChange>
      </w:pPr>
      <w:del w:id="1909" w:author="ACER" w:date="2025-11-04T11:03:00Z">
        <w:r w:rsidRPr="00686383" w:rsidDel="00CD72B8">
          <w:rPr>
            <w:rFonts w:eastAsia="Times"/>
            <w:i/>
            <w:sz w:val="18"/>
            <w:szCs w:val="18"/>
            <w:rPrChange w:id="1910" w:author="ACER" w:date="2025-11-04T11:18:00Z">
              <w:rPr>
                <w:rFonts w:ascii="Times" w:eastAsia="Times" w:hAnsi="Times" w:cs="Times"/>
                <w:i/>
              </w:rPr>
            </w:rPrChange>
          </w:rPr>
          <w:delText>Basic format for handbooks:</w:delText>
        </w:r>
      </w:del>
    </w:p>
    <w:p w14:paraId="604C7CB6" w14:textId="08D1F278" w:rsidR="00732E46" w:rsidRPr="00686383" w:rsidDel="00CD72B8" w:rsidRDefault="000F2C11">
      <w:pPr>
        <w:jc w:val="both"/>
        <w:rPr>
          <w:del w:id="1911" w:author="ACER" w:date="2025-11-04T11:03:00Z"/>
          <w:sz w:val="18"/>
          <w:szCs w:val="18"/>
          <w:rPrChange w:id="1912" w:author="ACER" w:date="2025-11-04T11:18:00Z">
            <w:rPr>
              <w:del w:id="1913" w:author="ACER" w:date="2025-11-04T11:03:00Z"/>
              <w:sz w:val="16"/>
              <w:szCs w:val="16"/>
            </w:rPr>
          </w:rPrChange>
        </w:rPr>
        <w:pPrChange w:id="1914" w:author="ACER" w:date="2025-11-04T11:18:00Z">
          <w:pPr/>
        </w:pPrChange>
      </w:pPr>
      <w:del w:id="1915" w:author="ACER" w:date="2025-11-04T11:03:00Z">
        <w:r w:rsidRPr="00686383" w:rsidDel="00CD72B8">
          <w:rPr>
            <w:i/>
            <w:sz w:val="18"/>
            <w:szCs w:val="18"/>
            <w:rPrChange w:id="1916" w:author="ACER" w:date="2025-11-04T11:18:00Z">
              <w:rPr>
                <w:i/>
                <w:sz w:val="16"/>
                <w:szCs w:val="16"/>
              </w:rPr>
            </w:rPrChange>
          </w:rPr>
          <w:delText>Name of Manual/Handbook, x</w:delText>
        </w:r>
        <w:r w:rsidRPr="00686383" w:rsidDel="00CD72B8">
          <w:rPr>
            <w:sz w:val="18"/>
            <w:szCs w:val="18"/>
            <w:rPrChange w:id="1917" w:author="ACER" w:date="2025-11-04T11:18:00Z">
              <w:rPr>
                <w:sz w:val="16"/>
                <w:szCs w:val="16"/>
              </w:rPr>
            </w:rPrChange>
          </w:rPr>
          <w:delText xml:space="preserve"> ed., Abbrev. Name of Co., City of Co., Abbrev. State, Country, year, pp. xxx-xxx.</w:delText>
        </w:r>
      </w:del>
    </w:p>
    <w:p w14:paraId="7A4564A5" w14:textId="794F8E80" w:rsidR="00EF6430" w:rsidRPr="00686383" w:rsidDel="00CD72B8" w:rsidRDefault="00EF6430">
      <w:pPr>
        <w:spacing w:before="60"/>
        <w:jc w:val="both"/>
        <w:rPr>
          <w:del w:id="1918" w:author="ACER" w:date="2025-11-04T11:03:00Z"/>
          <w:sz w:val="18"/>
          <w:szCs w:val="18"/>
          <w:rPrChange w:id="1919" w:author="ACER" w:date="2025-11-04T11:18:00Z">
            <w:rPr>
              <w:del w:id="1920" w:author="ACER" w:date="2025-11-04T11:03:00Z"/>
              <w:sz w:val="16"/>
              <w:szCs w:val="16"/>
            </w:rPr>
          </w:rPrChange>
        </w:rPr>
        <w:pPrChange w:id="1921" w:author="ACER" w:date="2025-11-04T11:18:00Z">
          <w:pPr>
            <w:spacing w:before="60"/>
          </w:pPr>
        </w:pPrChange>
      </w:pPr>
    </w:p>
    <w:p w14:paraId="71592A9B" w14:textId="2AFBB380" w:rsidR="00732E46" w:rsidRPr="00686383" w:rsidDel="00CD72B8" w:rsidRDefault="000F2C11">
      <w:pPr>
        <w:jc w:val="both"/>
        <w:rPr>
          <w:del w:id="1922" w:author="ACER" w:date="2025-11-04T11:03:00Z"/>
          <w:rFonts w:eastAsia="Times"/>
          <w:i/>
          <w:sz w:val="18"/>
          <w:szCs w:val="18"/>
          <w:rPrChange w:id="1923" w:author="ACER" w:date="2025-11-04T11:18:00Z">
            <w:rPr>
              <w:del w:id="1924" w:author="ACER" w:date="2025-11-04T11:03:00Z"/>
              <w:rFonts w:ascii="Times" w:eastAsia="Times" w:hAnsi="Times" w:cs="Times"/>
              <w:i/>
            </w:rPr>
          </w:rPrChange>
        </w:rPr>
        <w:pPrChange w:id="1925" w:author="ACER" w:date="2025-11-04T11:18:00Z">
          <w:pPr/>
        </w:pPrChange>
      </w:pPr>
      <w:del w:id="1926" w:author="ACER" w:date="2025-11-04T11:03:00Z">
        <w:r w:rsidRPr="00686383" w:rsidDel="00CD72B8">
          <w:rPr>
            <w:rFonts w:eastAsia="Times"/>
            <w:i/>
            <w:sz w:val="18"/>
            <w:szCs w:val="18"/>
            <w:rPrChange w:id="1927" w:author="ACER" w:date="2025-11-04T11:18:00Z">
              <w:rPr>
                <w:rFonts w:ascii="Times" w:eastAsia="Times" w:hAnsi="Times" w:cs="Times"/>
                <w:i/>
              </w:rPr>
            </w:rPrChange>
          </w:rPr>
          <w:delText>Examples:</w:delText>
        </w:r>
      </w:del>
    </w:p>
    <w:p w14:paraId="04C46A02" w14:textId="4DF1C2F4" w:rsidR="00732E46" w:rsidRPr="00686383" w:rsidDel="00CD72B8" w:rsidRDefault="000F2C11" w:rsidP="00C45266">
      <w:pPr>
        <w:numPr>
          <w:ilvl w:val="0"/>
          <w:numId w:val="1"/>
        </w:numPr>
        <w:ind w:left="360"/>
        <w:jc w:val="both"/>
        <w:rPr>
          <w:del w:id="1928" w:author="ACER" w:date="2025-11-04T11:03:00Z"/>
          <w:sz w:val="18"/>
          <w:szCs w:val="18"/>
          <w:rPrChange w:id="1929" w:author="ACER" w:date="2025-11-04T11:18:00Z">
            <w:rPr>
              <w:del w:id="1930" w:author="ACER" w:date="2025-11-04T11:03:00Z"/>
            </w:rPr>
          </w:rPrChange>
        </w:rPr>
      </w:pPr>
      <w:del w:id="1931" w:author="ACER" w:date="2025-11-04T11:03:00Z">
        <w:r w:rsidRPr="00686383" w:rsidDel="00CD72B8">
          <w:rPr>
            <w:rFonts w:eastAsia="Times"/>
            <w:i/>
            <w:sz w:val="18"/>
            <w:szCs w:val="18"/>
            <w:rPrChange w:id="1932" w:author="ACER" w:date="2025-11-04T11:18:00Z">
              <w:rPr>
                <w:rFonts w:ascii="Times" w:eastAsia="Times" w:hAnsi="Times" w:cs="Times"/>
                <w:i/>
                <w:sz w:val="16"/>
                <w:szCs w:val="16"/>
              </w:rPr>
            </w:rPrChange>
          </w:rPr>
          <w:delText>Transmission Systems for Communications</w:delText>
        </w:r>
        <w:r w:rsidRPr="00686383" w:rsidDel="00CD72B8">
          <w:rPr>
            <w:sz w:val="18"/>
            <w:szCs w:val="18"/>
            <w:rPrChange w:id="1933" w:author="ACER" w:date="2025-11-04T11:18:00Z">
              <w:rPr>
                <w:sz w:val="16"/>
                <w:szCs w:val="16"/>
              </w:rPr>
            </w:rPrChange>
          </w:rPr>
          <w:delText>, 3rd ed., Western Electric Co., Winston-Salem, NC, USA, 1985, pp. 44–60.</w:delText>
        </w:r>
      </w:del>
    </w:p>
    <w:p w14:paraId="7E237F34" w14:textId="16399083" w:rsidR="00732E46" w:rsidRPr="00686383" w:rsidDel="00CD72B8" w:rsidRDefault="000F2C11" w:rsidP="00C45266">
      <w:pPr>
        <w:numPr>
          <w:ilvl w:val="0"/>
          <w:numId w:val="1"/>
        </w:numPr>
        <w:ind w:left="360"/>
        <w:jc w:val="both"/>
        <w:rPr>
          <w:del w:id="1934" w:author="ACER" w:date="2025-11-04T11:03:00Z"/>
          <w:sz w:val="18"/>
          <w:szCs w:val="18"/>
          <w:rPrChange w:id="1935" w:author="ACER" w:date="2025-11-04T11:18:00Z">
            <w:rPr>
              <w:del w:id="1936" w:author="ACER" w:date="2025-11-04T11:03:00Z"/>
            </w:rPr>
          </w:rPrChange>
        </w:rPr>
      </w:pPr>
      <w:del w:id="1937" w:author="ACER" w:date="2025-11-04T11:03:00Z">
        <w:r w:rsidRPr="00686383" w:rsidDel="00CD72B8">
          <w:rPr>
            <w:rFonts w:eastAsia="Times"/>
            <w:i/>
            <w:sz w:val="18"/>
            <w:szCs w:val="18"/>
            <w:rPrChange w:id="1938" w:author="ACER" w:date="2025-11-04T11:18:00Z">
              <w:rPr>
                <w:rFonts w:ascii="Times" w:eastAsia="Times" w:hAnsi="Times" w:cs="Times"/>
                <w:i/>
                <w:sz w:val="16"/>
                <w:szCs w:val="16"/>
              </w:rPr>
            </w:rPrChange>
          </w:rPr>
          <w:delText>Motorola Semiconductor Data Manual</w:delText>
        </w:r>
        <w:r w:rsidRPr="00686383" w:rsidDel="00CD72B8">
          <w:rPr>
            <w:sz w:val="18"/>
            <w:szCs w:val="18"/>
            <w:rPrChange w:id="1939" w:author="ACER" w:date="2025-11-04T11:18:00Z">
              <w:rPr>
                <w:sz w:val="16"/>
                <w:szCs w:val="16"/>
              </w:rPr>
            </w:rPrChange>
          </w:rPr>
          <w:delText>, Motorola Semiconductor Products Inc., Phoenix, AZ, USA, 1989.</w:delText>
        </w:r>
      </w:del>
    </w:p>
    <w:p w14:paraId="32D3DBBD" w14:textId="2DC39967" w:rsidR="00732E46" w:rsidRPr="00686383" w:rsidDel="00CD72B8" w:rsidRDefault="000F2C11" w:rsidP="00C45266">
      <w:pPr>
        <w:numPr>
          <w:ilvl w:val="0"/>
          <w:numId w:val="1"/>
        </w:numPr>
        <w:ind w:left="360"/>
        <w:jc w:val="both"/>
        <w:rPr>
          <w:del w:id="1940" w:author="ACER" w:date="2025-11-04T11:03:00Z"/>
          <w:sz w:val="18"/>
          <w:szCs w:val="18"/>
          <w:rPrChange w:id="1941" w:author="ACER" w:date="2025-11-04T11:18:00Z">
            <w:rPr>
              <w:del w:id="1942" w:author="ACER" w:date="2025-11-04T11:03:00Z"/>
              <w:sz w:val="16"/>
              <w:szCs w:val="16"/>
            </w:rPr>
          </w:rPrChange>
        </w:rPr>
      </w:pPr>
      <w:del w:id="1943" w:author="ACER" w:date="2025-11-04T11:03:00Z">
        <w:r w:rsidRPr="00686383" w:rsidDel="00CD72B8">
          <w:rPr>
            <w:sz w:val="18"/>
            <w:szCs w:val="18"/>
            <w:rPrChange w:id="1944" w:author="ACER" w:date="2025-11-04T11:18:00Z">
              <w:rPr>
                <w:sz w:val="16"/>
                <w:szCs w:val="16"/>
              </w:rPr>
            </w:rPrChange>
          </w:rPr>
          <w:delText xml:space="preserve">R. J. Hijmans and J. van Etten, “Raster: Geographic analysis and modeling with raster data,” R Package Version 2.0-12, Jan. 12, 2012. [Online]. Available: </w:delText>
        </w:r>
        <w:r w:rsidRPr="00686383" w:rsidDel="00CD72B8">
          <w:rPr>
            <w:sz w:val="18"/>
            <w:szCs w:val="18"/>
            <w:u w:val="single"/>
            <w:rPrChange w:id="1945" w:author="ACER" w:date="2025-11-04T11:18:00Z">
              <w:rPr>
                <w:sz w:val="16"/>
                <w:szCs w:val="16"/>
                <w:u w:val="single"/>
              </w:rPr>
            </w:rPrChange>
          </w:rPr>
          <w:delText xml:space="preserve">http://CRAN.R-project.org/package=raster </w:delText>
        </w:r>
      </w:del>
    </w:p>
    <w:p w14:paraId="04A1A03B" w14:textId="77777777" w:rsidR="00732E46" w:rsidRPr="00686383" w:rsidDel="00CD72B8" w:rsidRDefault="00732E46">
      <w:pPr>
        <w:spacing w:before="40"/>
        <w:jc w:val="both"/>
        <w:rPr>
          <w:del w:id="1946" w:author="ACER" w:date="2025-11-04T11:02:00Z"/>
          <w:rFonts w:eastAsia="Times"/>
          <w:i/>
          <w:sz w:val="18"/>
          <w:szCs w:val="18"/>
          <w:rPrChange w:id="1947" w:author="ACER" w:date="2025-11-04T11:18:00Z">
            <w:rPr>
              <w:del w:id="1948" w:author="ACER" w:date="2025-11-04T11:02:00Z"/>
              <w:rFonts w:ascii="Times" w:eastAsia="Times" w:hAnsi="Times" w:cs="Times"/>
              <w:i/>
            </w:rPr>
          </w:rPrChange>
        </w:rPr>
        <w:pPrChange w:id="1949" w:author="ACER" w:date="2025-11-04T11:18:00Z">
          <w:pPr>
            <w:spacing w:before="40"/>
          </w:pPr>
        </w:pPrChange>
      </w:pPr>
    </w:p>
    <w:p w14:paraId="478C9E3F" w14:textId="43E0DAF6" w:rsidR="00732E46" w:rsidRPr="00686383" w:rsidDel="00CD72B8" w:rsidRDefault="000F2C11">
      <w:pPr>
        <w:jc w:val="both"/>
        <w:rPr>
          <w:del w:id="1950" w:author="ACER" w:date="2025-11-04T11:03:00Z"/>
          <w:rFonts w:eastAsia="Times"/>
          <w:i/>
          <w:sz w:val="18"/>
          <w:szCs w:val="18"/>
          <w:rPrChange w:id="1951" w:author="ACER" w:date="2025-11-04T11:18:00Z">
            <w:rPr>
              <w:del w:id="1952" w:author="ACER" w:date="2025-11-04T11:03:00Z"/>
              <w:rFonts w:ascii="Times" w:eastAsia="Times" w:hAnsi="Times" w:cs="Times"/>
              <w:i/>
            </w:rPr>
          </w:rPrChange>
        </w:rPr>
        <w:pPrChange w:id="1953" w:author="ACER" w:date="2025-11-04T11:18:00Z">
          <w:pPr/>
        </w:pPrChange>
      </w:pPr>
      <w:del w:id="1954" w:author="ACER" w:date="2025-11-04T11:02:00Z">
        <w:r w:rsidRPr="00686383" w:rsidDel="00CD72B8">
          <w:rPr>
            <w:rFonts w:eastAsia="Times"/>
            <w:i/>
            <w:sz w:val="18"/>
            <w:szCs w:val="18"/>
            <w:rPrChange w:id="1955" w:author="ACER" w:date="2025-11-04T11:18:00Z">
              <w:rPr>
                <w:rFonts w:ascii="Times" w:eastAsia="Times" w:hAnsi="Times" w:cs="Times"/>
                <w:i/>
              </w:rPr>
            </w:rPrChange>
          </w:rPr>
          <w:delText>Basic format for reports:</w:delText>
        </w:r>
      </w:del>
    </w:p>
    <w:p w14:paraId="789FB42B" w14:textId="0E7D59F9" w:rsidR="00732E46" w:rsidRPr="00686383" w:rsidDel="00CD72B8" w:rsidRDefault="000F2C11">
      <w:pPr>
        <w:jc w:val="both"/>
        <w:rPr>
          <w:del w:id="1956" w:author="ACER" w:date="2025-11-04T11:02:00Z"/>
          <w:sz w:val="18"/>
          <w:szCs w:val="18"/>
          <w:rPrChange w:id="1957" w:author="ACER" w:date="2025-11-04T11:18:00Z">
            <w:rPr>
              <w:del w:id="1958" w:author="ACER" w:date="2025-11-04T11:02:00Z"/>
              <w:sz w:val="16"/>
              <w:szCs w:val="16"/>
            </w:rPr>
          </w:rPrChange>
        </w:rPr>
        <w:pPrChange w:id="1959" w:author="ACER" w:date="2025-11-04T11:18:00Z">
          <w:pPr/>
        </w:pPrChange>
      </w:pPr>
      <w:del w:id="1960" w:author="ACER" w:date="2025-11-04T11:03:00Z">
        <w:r w:rsidRPr="00686383" w:rsidDel="00CD72B8">
          <w:rPr>
            <w:sz w:val="18"/>
            <w:szCs w:val="18"/>
            <w:rPrChange w:id="1961" w:author="ACER" w:date="2025-11-04T11:18:00Z">
              <w:rPr>
                <w:sz w:val="16"/>
                <w:szCs w:val="16"/>
              </w:rPr>
            </w:rPrChange>
          </w:rPr>
          <w:delText>J. K. Author, “Title of report,” Abbrev. Name of Co., City of Co., Abbrev. State, Country, Rep. xxx, year.</w:delText>
        </w:r>
      </w:del>
    </w:p>
    <w:p w14:paraId="4CA146EF" w14:textId="77777777" w:rsidR="00EF6430" w:rsidRPr="00686383" w:rsidDel="00CD72B8" w:rsidRDefault="00EF6430">
      <w:pPr>
        <w:jc w:val="both"/>
        <w:rPr>
          <w:del w:id="1962" w:author="ACER" w:date="2025-11-04T11:02:00Z"/>
          <w:sz w:val="18"/>
          <w:szCs w:val="18"/>
          <w:rPrChange w:id="1963" w:author="ACER" w:date="2025-11-04T11:18:00Z">
            <w:rPr>
              <w:del w:id="1964" w:author="ACER" w:date="2025-11-04T11:02:00Z"/>
              <w:sz w:val="16"/>
              <w:szCs w:val="16"/>
            </w:rPr>
          </w:rPrChange>
        </w:rPr>
        <w:pPrChange w:id="1965" w:author="ACER" w:date="2025-11-04T11:18:00Z">
          <w:pPr/>
        </w:pPrChange>
      </w:pPr>
    </w:p>
    <w:p w14:paraId="21CFDB4C" w14:textId="79F14C57" w:rsidR="00732E46" w:rsidRPr="00686383" w:rsidDel="00CD72B8" w:rsidRDefault="000F2C11">
      <w:pPr>
        <w:jc w:val="both"/>
        <w:rPr>
          <w:del w:id="1966" w:author="ACER" w:date="2025-11-04T11:03:00Z"/>
          <w:rFonts w:eastAsia="Times"/>
          <w:i/>
          <w:sz w:val="18"/>
          <w:szCs w:val="18"/>
          <w:rPrChange w:id="1967" w:author="ACER" w:date="2025-11-04T11:18:00Z">
            <w:rPr>
              <w:del w:id="1968" w:author="ACER" w:date="2025-11-04T11:03:00Z"/>
              <w:rFonts w:ascii="Times" w:eastAsia="Times" w:hAnsi="Times" w:cs="Times"/>
              <w:i/>
            </w:rPr>
          </w:rPrChange>
        </w:rPr>
        <w:pPrChange w:id="1969" w:author="ACER" w:date="2025-11-04T11:18:00Z">
          <w:pPr/>
        </w:pPrChange>
      </w:pPr>
      <w:del w:id="1970" w:author="ACER" w:date="2025-11-04T11:02:00Z">
        <w:r w:rsidRPr="00686383" w:rsidDel="00CD72B8">
          <w:rPr>
            <w:rFonts w:eastAsia="Times"/>
            <w:i/>
            <w:sz w:val="18"/>
            <w:szCs w:val="18"/>
            <w:rPrChange w:id="1971" w:author="ACER" w:date="2025-11-04T11:18:00Z">
              <w:rPr>
                <w:rFonts w:ascii="Times" w:eastAsia="Times" w:hAnsi="Times" w:cs="Times"/>
                <w:i/>
              </w:rPr>
            </w:rPrChange>
          </w:rPr>
          <w:delText>Example:</w:delText>
        </w:r>
      </w:del>
    </w:p>
    <w:p w14:paraId="3E1CA7E2" w14:textId="1C4CCDF2" w:rsidR="00732E46" w:rsidRPr="00686383" w:rsidDel="00CD72B8" w:rsidRDefault="000F2C11" w:rsidP="00C45266">
      <w:pPr>
        <w:numPr>
          <w:ilvl w:val="0"/>
          <w:numId w:val="1"/>
        </w:numPr>
        <w:pBdr>
          <w:top w:val="nil"/>
          <w:left w:val="nil"/>
          <w:bottom w:val="nil"/>
          <w:right w:val="nil"/>
          <w:between w:val="nil"/>
        </w:pBdr>
        <w:ind w:left="360"/>
        <w:jc w:val="both"/>
        <w:rPr>
          <w:del w:id="1972" w:author="ACER" w:date="2025-11-04T11:03:00Z"/>
          <w:sz w:val="18"/>
          <w:szCs w:val="18"/>
          <w:rPrChange w:id="1973" w:author="ACER" w:date="2025-11-04T11:18:00Z">
            <w:rPr>
              <w:del w:id="1974" w:author="ACER" w:date="2025-11-04T11:03:00Z"/>
            </w:rPr>
          </w:rPrChange>
        </w:rPr>
      </w:pPr>
      <w:del w:id="1975" w:author="ACER" w:date="2025-11-04T11:03:00Z">
        <w:r w:rsidRPr="00686383" w:rsidDel="00CD72B8">
          <w:rPr>
            <w:color w:val="000000"/>
            <w:sz w:val="18"/>
            <w:szCs w:val="18"/>
            <w:rPrChange w:id="1976" w:author="ACER" w:date="2025-11-04T11:18:00Z">
              <w:rPr>
                <w:color w:val="000000"/>
                <w:sz w:val="16"/>
                <w:szCs w:val="16"/>
              </w:rPr>
            </w:rPrChange>
          </w:rPr>
          <w:delText>E. E. Reber, R. L. Michell, and C. J. Carter, “Oxygen absorption in the earth’s atmosphere,” Aerospace Corp., Los Angeles, CA, USA, Tech. Rep. TR-0200 (4230-46)-3, Nov. 1988.</w:delText>
        </w:r>
      </w:del>
    </w:p>
    <w:p w14:paraId="6C61688F" w14:textId="4985909C" w:rsidR="00732E46" w:rsidRPr="00686383" w:rsidDel="00CD72B8" w:rsidRDefault="00732E46" w:rsidP="00C45266">
      <w:pPr>
        <w:widowControl w:val="0"/>
        <w:spacing w:line="239" w:lineRule="auto"/>
        <w:ind w:right="-54"/>
        <w:jc w:val="both"/>
        <w:rPr>
          <w:del w:id="1977" w:author="ACER" w:date="2025-11-04T11:03:00Z"/>
          <w:i/>
          <w:color w:val="000000"/>
          <w:sz w:val="18"/>
          <w:szCs w:val="18"/>
          <w:rPrChange w:id="1978" w:author="ACER" w:date="2025-11-04T11:18:00Z">
            <w:rPr>
              <w:del w:id="1979" w:author="ACER" w:date="2025-11-04T11:03:00Z"/>
              <w:i/>
              <w:color w:val="000000"/>
            </w:rPr>
          </w:rPrChange>
        </w:rPr>
      </w:pPr>
    </w:p>
    <w:p w14:paraId="6FF51F85" w14:textId="623144BE" w:rsidR="00732E46" w:rsidRPr="00686383" w:rsidDel="00CD72B8" w:rsidRDefault="000F2C11">
      <w:pPr>
        <w:widowControl w:val="0"/>
        <w:ind w:right="-20"/>
        <w:jc w:val="both"/>
        <w:rPr>
          <w:del w:id="1980" w:author="ACER" w:date="2025-11-04T11:03:00Z"/>
          <w:sz w:val="18"/>
          <w:szCs w:val="18"/>
          <w:rPrChange w:id="1981" w:author="ACER" w:date="2025-11-04T11:18:00Z">
            <w:rPr>
              <w:del w:id="1982" w:author="ACER" w:date="2025-11-04T11:03:00Z"/>
            </w:rPr>
          </w:rPrChange>
        </w:rPr>
        <w:pPrChange w:id="1983" w:author="ACER" w:date="2025-11-04T11:18:00Z">
          <w:pPr>
            <w:widowControl w:val="0"/>
            <w:ind w:right="-20"/>
          </w:pPr>
        </w:pPrChange>
      </w:pPr>
      <w:del w:id="1984" w:author="ACER" w:date="2025-11-04T11:03:00Z">
        <w:r w:rsidRPr="00686383" w:rsidDel="00CD72B8">
          <w:rPr>
            <w:rFonts w:eastAsia="Times"/>
            <w:i/>
            <w:sz w:val="18"/>
            <w:szCs w:val="18"/>
            <w:rPrChange w:id="1985" w:author="ACER" w:date="2025-11-04T11:18:00Z">
              <w:rPr>
                <w:rFonts w:ascii="Times" w:eastAsia="Times" w:hAnsi="Times" w:cs="Times"/>
                <w:i/>
              </w:rPr>
            </w:rPrChange>
          </w:rPr>
          <w:delText>Basic format</w:delText>
        </w:r>
        <w:r w:rsidRPr="00686383" w:rsidDel="00CD72B8">
          <w:rPr>
            <w:i/>
            <w:sz w:val="18"/>
            <w:szCs w:val="18"/>
            <w:rPrChange w:id="1986" w:author="ACER" w:date="2025-11-04T11:18:00Z">
              <w:rPr>
                <w:i/>
              </w:rPr>
            </w:rPrChange>
          </w:rPr>
          <w:delText xml:space="preserve"> for conference proceedings:</w:delText>
        </w:r>
      </w:del>
    </w:p>
    <w:p w14:paraId="29C72EF9" w14:textId="6D7F09EE" w:rsidR="00732E46" w:rsidRPr="00686383" w:rsidDel="00CD72B8" w:rsidRDefault="000F2C11">
      <w:pPr>
        <w:jc w:val="both"/>
        <w:rPr>
          <w:del w:id="1987" w:author="ACER" w:date="2025-11-04T11:03:00Z"/>
          <w:i/>
          <w:sz w:val="18"/>
          <w:szCs w:val="18"/>
          <w:rPrChange w:id="1988" w:author="ACER" w:date="2025-11-04T11:18:00Z">
            <w:rPr>
              <w:del w:id="1989" w:author="ACER" w:date="2025-11-04T11:03:00Z"/>
              <w:i/>
              <w:sz w:val="16"/>
              <w:szCs w:val="16"/>
            </w:rPr>
          </w:rPrChange>
        </w:rPr>
        <w:pPrChange w:id="1990" w:author="ACER" w:date="2025-11-04T11:18:00Z">
          <w:pPr/>
        </w:pPrChange>
      </w:pPr>
      <w:del w:id="1991" w:author="ACER" w:date="2025-11-04T11:03:00Z">
        <w:r w:rsidRPr="00686383" w:rsidDel="00CD72B8">
          <w:rPr>
            <w:sz w:val="18"/>
            <w:szCs w:val="18"/>
            <w:rPrChange w:id="1992" w:author="ACER" w:date="2025-11-04T11:18:00Z">
              <w:rPr>
                <w:sz w:val="16"/>
                <w:szCs w:val="16"/>
              </w:rPr>
            </w:rPrChange>
          </w:rPr>
          <w:delText xml:space="preserve">J. K. Author, “Title of paper,” in </w:delText>
        </w:r>
        <w:r w:rsidRPr="00686383" w:rsidDel="00CD72B8">
          <w:rPr>
            <w:i/>
            <w:sz w:val="18"/>
            <w:szCs w:val="18"/>
            <w:rPrChange w:id="1993" w:author="ACER" w:date="2025-11-04T11:18:00Z">
              <w:rPr>
                <w:i/>
                <w:sz w:val="16"/>
                <w:szCs w:val="16"/>
              </w:rPr>
            </w:rPrChange>
          </w:rPr>
          <w:delText>Abbreviated Name of Conf.</w:delText>
        </w:r>
        <w:r w:rsidRPr="00686383" w:rsidDel="00CD72B8">
          <w:rPr>
            <w:sz w:val="18"/>
            <w:szCs w:val="18"/>
            <w:rPrChange w:id="1994" w:author="ACER" w:date="2025-11-04T11:18:00Z">
              <w:rPr>
                <w:sz w:val="16"/>
                <w:szCs w:val="16"/>
              </w:rPr>
            </w:rPrChange>
          </w:rPr>
          <w:delText>, City of Conf., Abbrev. State (if given), Country, year, pp. xxxxxx</w:delText>
        </w:r>
        <w:r w:rsidRPr="00686383" w:rsidDel="00CD72B8">
          <w:rPr>
            <w:i/>
            <w:sz w:val="18"/>
            <w:szCs w:val="18"/>
            <w:rPrChange w:id="1995" w:author="ACER" w:date="2025-11-04T11:18:00Z">
              <w:rPr>
                <w:i/>
                <w:sz w:val="16"/>
                <w:szCs w:val="16"/>
              </w:rPr>
            </w:rPrChange>
          </w:rPr>
          <w:delText>.</w:delText>
        </w:r>
      </w:del>
    </w:p>
    <w:p w14:paraId="29D9C961" w14:textId="3DACD07E" w:rsidR="00EF6430" w:rsidRPr="00686383" w:rsidDel="00CD72B8" w:rsidRDefault="00EF6430">
      <w:pPr>
        <w:jc w:val="both"/>
        <w:rPr>
          <w:del w:id="1996" w:author="ACER" w:date="2025-11-04T11:03:00Z"/>
          <w:i/>
          <w:sz w:val="18"/>
          <w:szCs w:val="18"/>
          <w:rPrChange w:id="1997" w:author="ACER" w:date="2025-11-04T11:18:00Z">
            <w:rPr>
              <w:del w:id="1998" w:author="ACER" w:date="2025-11-04T11:03:00Z"/>
              <w:i/>
              <w:sz w:val="16"/>
              <w:szCs w:val="16"/>
            </w:rPr>
          </w:rPrChange>
        </w:rPr>
        <w:pPrChange w:id="1999" w:author="ACER" w:date="2025-11-04T11:18:00Z">
          <w:pPr/>
        </w:pPrChange>
      </w:pPr>
    </w:p>
    <w:p w14:paraId="5961D176" w14:textId="5EFA08B4" w:rsidR="00732E46" w:rsidRPr="00686383" w:rsidDel="00CD72B8" w:rsidRDefault="000F2C11">
      <w:pPr>
        <w:jc w:val="both"/>
        <w:rPr>
          <w:del w:id="2000" w:author="ACER" w:date="2025-11-04T11:03:00Z"/>
          <w:rFonts w:eastAsia="Times"/>
          <w:i/>
          <w:sz w:val="18"/>
          <w:szCs w:val="18"/>
          <w:rPrChange w:id="2001" w:author="ACER" w:date="2025-11-04T11:18:00Z">
            <w:rPr>
              <w:del w:id="2002" w:author="ACER" w:date="2025-11-04T11:03:00Z"/>
              <w:rFonts w:ascii="Times" w:eastAsia="Times" w:hAnsi="Times" w:cs="Times"/>
              <w:i/>
            </w:rPr>
          </w:rPrChange>
        </w:rPr>
        <w:pPrChange w:id="2003" w:author="ACER" w:date="2025-11-04T11:18:00Z">
          <w:pPr/>
        </w:pPrChange>
      </w:pPr>
      <w:del w:id="2004" w:author="ACER" w:date="2025-11-04T11:03:00Z">
        <w:r w:rsidRPr="00686383" w:rsidDel="00CD72B8">
          <w:rPr>
            <w:rFonts w:eastAsia="Times"/>
            <w:i/>
            <w:sz w:val="18"/>
            <w:szCs w:val="18"/>
            <w:rPrChange w:id="2005" w:author="ACER" w:date="2025-11-04T11:18:00Z">
              <w:rPr>
                <w:rFonts w:ascii="Times" w:eastAsia="Times" w:hAnsi="Times" w:cs="Times"/>
                <w:i/>
              </w:rPr>
            </w:rPrChange>
          </w:rPr>
          <w:delText>Examples:</w:delText>
        </w:r>
      </w:del>
    </w:p>
    <w:p w14:paraId="18AD6EE4" w14:textId="3E392F71" w:rsidR="00732E46" w:rsidRPr="00686383" w:rsidDel="00CD72B8" w:rsidRDefault="000F2C11" w:rsidP="00C45266">
      <w:pPr>
        <w:numPr>
          <w:ilvl w:val="0"/>
          <w:numId w:val="1"/>
        </w:numPr>
        <w:ind w:left="360"/>
        <w:jc w:val="both"/>
        <w:rPr>
          <w:del w:id="2006" w:author="ACER" w:date="2025-11-04T11:03:00Z"/>
          <w:sz w:val="18"/>
          <w:szCs w:val="18"/>
          <w:rPrChange w:id="2007" w:author="ACER" w:date="2025-11-04T11:18:00Z">
            <w:rPr>
              <w:del w:id="2008" w:author="ACER" w:date="2025-11-04T11:03:00Z"/>
            </w:rPr>
          </w:rPrChange>
        </w:rPr>
      </w:pPr>
      <w:del w:id="2009" w:author="ACER" w:date="2025-11-04T11:03:00Z">
        <w:r w:rsidRPr="00686383" w:rsidDel="00CD72B8">
          <w:rPr>
            <w:sz w:val="18"/>
            <w:szCs w:val="18"/>
            <w:rPrChange w:id="2010" w:author="ACER" w:date="2025-11-04T11:18:00Z">
              <w:rPr>
                <w:sz w:val="16"/>
                <w:szCs w:val="16"/>
              </w:rPr>
            </w:rPrChange>
          </w:rPr>
          <w:delText xml:space="preserve">D. B. Payne and J. R. Stern, “Wavelength-switched passively coupled single-mode optical network,” in </w:delText>
        </w:r>
        <w:r w:rsidRPr="00686383" w:rsidDel="00CD72B8">
          <w:rPr>
            <w:i/>
            <w:sz w:val="18"/>
            <w:szCs w:val="18"/>
            <w:rPrChange w:id="2011" w:author="ACER" w:date="2025-11-04T11:18:00Z">
              <w:rPr>
                <w:i/>
                <w:sz w:val="16"/>
                <w:szCs w:val="16"/>
              </w:rPr>
            </w:rPrChange>
          </w:rPr>
          <w:delText xml:space="preserve">Proc. IOOC-ECOC, </w:delText>
        </w:r>
        <w:r w:rsidRPr="00686383" w:rsidDel="00CD72B8">
          <w:rPr>
            <w:sz w:val="18"/>
            <w:szCs w:val="18"/>
            <w:rPrChange w:id="2012" w:author="ACER" w:date="2025-11-04T11:18:00Z">
              <w:rPr>
                <w:sz w:val="16"/>
                <w:szCs w:val="16"/>
              </w:rPr>
            </w:rPrChange>
          </w:rPr>
          <w:delText>Boston, MA, USA,</w:delText>
        </w:r>
        <w:r w:rsidRPr="00686383" w:rsidDel="00CD72B8">
          <w:rPr>
            <w:i/>
            <w:sz w:val="18"/>
            <w:szCs w:val="18"/>
            <w:rPrChange w:id="2013" w:author="ACER" w:date="2025-11-04T11:18:00Z">
              <w:rPr>
                <w:i/>
                <w:sz w:val="16"/>
                <w:szCs w:val="16"/>
              </w:rPr>
            </w:rPrChange>
          </w:rPr>
          <w:delText xml:space="preserve"> </w:delText>
        </w:r>
        <w:r w:rsidRPr="00686383" w:rsidDel="00CD72B8">
          <w:rPr>
            <w:sz w:val="18"/>
            <w:szCs w:val="18"/>
            <w:rPrChange w:id="2014" w:author="ACER" w:date="2025-11-04T11:18:00Z">
              <w:rPr>
                <w:sz w:val="16"/>
                <w:szCs w:val="16"/>
              </w:rPr>
            </w:rPrChange>
          </w:rPr>
          <w:delText>1985, pp. 585–590.</w:delText>
        </w:r>
      </w:del>
    </w:p>
    <w:p w14:paraId="5083DE32" w14:textId="3E4B509B" w:rsidR="00732E46" w:rsidRPr="00686383" w:rsidDel="00CD72B8" w:rsidRDefault="000F2C11" w:rsidP="00C45266">
      <w:pPr>
        <w:numPr>
          <w:ilvl w:val="0"/>
          <w:numId w:val="1"/>
        </w:numPr>
        <w:ind w:left="360"/>
        <w:jc w:val="both"/>
        <w:rPr>
          <w:del w:id="2015" w:author="ACER" w:date="2025-11-04T11:03:00Z"/>
          <w:sz w:val="18"/>
          <w:szCs w:val="18"/>
          <w:rPrChange w:id="2016" w:author="ACER" w:date="2025-11-04T11:18:00Z">
            <w:rPr>
              <w:del w:id="2017" w:author="ACER" w:date="2025-11-04T11:03:00Z"/>
            </w:rPr>
          </w:rPrChange>
        </w:rPr>
      </w:pPr>
      <w:del w:id="2018" w:author="ACER" w:date="2025-11-04T11:03:00Z">
        <w:r w:rsidRPr="00686383" w:rsidDel="00CD72B8">
          <w:rPr>
            <w:sz w:val="18"/>
            <w:szCs w:val="18"/>
            <w:rPrChange w:id="2019" w:author="ACER" w:date="2025-11-04T11:18:00Z">
              <w:rPr>
                <w:sz w:val="16"/>
                <w:szCs w:val="16"/>
              </w:rPr>
            </w:rPrChange>
          </w:rPr>
          <w:delText>D. Ebehard and E. Voges, “Digital single sideband detection for interferometric sensors,” presented at the 2nd Int. Conf. Optical Fiber Sensors</w:delText>
        </w:r>
        <w:r w:rsidRPr="00686383" w:rsidDel="00CD72B8">
          <w:rPr>
            <w:i/>
            <w:sz w:val="18"/>
            <w:szCs w:val="18"/>
            <w:rPrChange w:id="2020" w:author="ACER" w:date="2025-11-04T11:18:00Z">
              <w:rPr>
                <w:i/>
                <w:sz w:val="16"/>
                <w:szCs w:val="16"/>
              </w:rPr>
            </w:rPrChange>
          </w:rPr>
          <w:delText xml:space="preserve">, </w:delText>
        </w:r>
        <w:r w:rsidRPr="00686383" w:rsidDel="00CD72B8">
          <w:rPr>
            <w:sz w:val="18"/>
            <w:szCs w:val="18"/>
            <w:rPrChange w:id="2021" w:author="ACER" w:date="2025-11-04T11:18:00Z">
              <w:rPr>
                <w:sz w:val="16"/>
                <w:szCs w:val="16"/>
              </w:rPr>
            </w:rPrChange>
          </w:rPr>
          <w:delText>Stuttgart, Germany, Jan. 2-5, 1984.</w:delText>
        </w:r>
      </w:del>
    </w:p>
    <w:p w14:paraId="6DEFF4EF" w14:textId="679BDCBC" w:rsidR="00732E46" w:rsidRPr="00686383" w:rsidDel="00CD72B8" w:rsidRDefault="000F2C11" w:rsidP="00C45266">
      <w:pPr>
        <w:numPr>
          <w:ilvl w:val="0"/>
          <w:numId w:val="1"/>
        </w:numPr>
        <w:pBdr>
          <w:top w:val="nil"/>
          <w:left w:val="nil"/>
          <w:bottom w:val="nil"/>
          <w:right w:val="nil"/>
          <w:between w:val="nil"/>
        </w:pBdr>
        <w:ind w:left="360"/>
        <w:jc w:val="both"/>
        <w:rPr>
          <w:del w:id="2022" w:author="ACER" w:date="2025-11-04T11:02:00Z"/>
          <w:sz w:val="18"/>
          <w:szCs w:val="18"/>
          <w:rPrChange w:id="2023" w:author="ACER" w:date="2025-11-04T11:18:00Z">
            <w:rPr>
              <w:del w:id="2024" w:author="ACER" w:date="2025-11-04T11:02:00Z"/>
            </w:rPr>
          </w:rPrChange>
        </w:rPr>
      </w:pPr>
      <w:del w:id="2025" w:author="ACER" w:date="2025-11-04T11:02:00Z">
        <w:r w:rsidRPr="00686383" w:rsidDel="00CD72B8">
          <w:rPr>
            <w:color w:val="000000"/>
            <w:sz w:val="18"/>
            <w:szCs w:val="18"/>
            <w:rPrChange w:id="2026" w:author="ACER" w:date="2025-11-04T11:18:00Z">
              <w:rPr>
                <w:color w:val="000000"/>
                <w:sz w:val="16"/>
                <w:szCs w:val="16"/>
              </w:rPr>
            </w:rPrChange>
          </w:rPr>
          <w:delText>PROCESS Corporation, Boston, MA, USA. Intranets: Internet technologies deployed behind the firewall for corporate productivity. Presented at INET96 Annual Meeting. [Online]. Available:  http://home.process.com/Intranets/wp2.htp</w:delText>
        </w:r>
      </w:del>
    </w:p>
    <w:p w14:paraId="29946DAF" w14:textId="27127CE2" w:rsidR="00732E46" w:rsidRPr="00C45266" w:rsidDel="00CD72B8" w:rsidRDefault="00732E46">
      <w:pPr>
        <w:numPr>
          <w:ilvl w:val="0"/>
          <w:numId w:val="1"/>
        </w:numPr>
        <w:pBdr>
          <w:top w:val="nil"/>
          <w:left w:val="nil"/>
          <w:bottom w:val="nil"/>
          <w:right w:val="nil"/>
          <w:between w:val="nil"/>
        </w:pBdr>
        <w:ind w:left="360"/>
        <w:jc w:val="both"/>
        <w:rPr>
          <w:del w:id="2027" w:author="ACER" w:date="2025-11-04T11:02:00Z"/>
          <w:color w:val="000000"/>
          <w:sz w:val="18"/>
          <w:szCs w:val="18"/>
        </w:rPr>
        <w:pPrChange w:id="2028" w:author="ACER" w:date="2025-11-04T11:18:00Z">
          <w:pPr>
            <w:widowControl w:val="0"/>
            <w:spacing w:before="1" w:line="180" w:lineRule="auto"/>
          </w:pPr>
        </w:pPrChange>
      </w:pPr>
    </w:p>
    <w:p w14:paraId="5211F0F4" w14:textId="3FEA372A" w:rsidR="00732E46" w:rsidRPr="00686383" w:rsidDel="00CD72B8" w:rsidRDefault="000F2C11">
      <w:pPr>
        <w:numPr>
          <w:ilvl w:val="0"/>
          <w:numId w:val="1"/>
        </w:numPr>
        <w:pBdr>
          <w:top w:val="nil"/>
          <w:left w:val="nil"/>
          <w:bottom w:val="nil"/>
          <w:right w:val="nil"/>
          <w:between w:val="nil"/>
        </w:pBdr>
        <w:ind w:left="360"/>
        <w:jc w:val="both"/>
        <w:rPr>
          <w:del w:id="2029" w:author="ACER" w:date="2025-11-04T11:02:00Z"/>
          <w:i/>
          <w:color w:val="000000"/>
          <w:sz w:val="18"/>
          <w:szCs w:val="18"/>
          <w:rPrChange w:id="2030" w:author="ACER" w:date="2025-11-04T11:18:00Z">
            <w:rPr>
              <w:del w:id="2031" w:author="ACER" w:date="2025-11-04T11:02:00Z"/>
              <w:i/>
              <w:color w:val="000000"/>
            </w:rPr>
          </w:rPrChange>
        </w:rPr>
        <w:pPrChange w:id="2032" w:author="ACER" w:date="2025-11-04T11:18:00Z">
          <w:pPr>
            <w:widowControl w:val="0"/>
            <w:spacing w:line="239" w:lineRule="auto"/>
            <w:ind w:left="90" w:right="-54" w:hanging="90"/>
          </w:pPr>
        </w:pPrChange>
      </w:pPr>
      <w:del w:id="2033" w:author="ACER" w:date="2025-11-04T11:02:00Z">
        <w:r w:rsidRPr="00686383" w:rsidDel="00CD72B8">
          <w:rPr>
            <w:i/>
            <w:color w:val="000000"/>
            <w:sz w:val="18"/>
            <w:szCs w:val="18"/>
            <w:rPrChange w:id="2034" w:author="ACER" w:date="2025-11-04T11:18:00Z">
              <w:rPr>
                <w:i/>
                <w:color w:val="000000"/>
              </w:rPr>
            </w:rPrChange>
          </w:rPr>
          <w:delText xml:space="preserve">Basic format for electronic documents (when available online): </w:delText>
        </w:r>
      </w:del>
    </w:p>
    <w:p w14:paraId="1555B2C2" w14:textId="42B91A60" w:rsidR="00732E46" w:rsidRPr="00686383" w:rsidDel="00CD72B8" w:rsidRDefault="000F2C11">
      <w:pPr>
        <w:numPr>
          <w:ilvl w:val="0"/>
          <w:numId w:val="1"/>
        </w:numPr>
        <w:pBdr>
          <w:top w:val="nil"/>
          <w:left w:val="nil"/>
          <w:bottom w:val="nil"/>
          <w:right w:val="nil"/>
          <w:between w:val="nil"/>
        </w:pBdr>
        <w:ind w:left="360"/>
        <w:jc w:val="both"/>
        <w:rPr>
          <w:del w:id="2035" w:author="ACER" w:date="2025-11-04T11:02:00Z"/>
          <w:sz w:val="18"/>
          <w:szCs w:val="18"/>
          <w:rPrChange w:id="2036" w:author="ACER" w:date="2025-11-04T11:18:00Z">
            <w:rPr>
              <w:del w:id="2037" w:author="ACER" w:date="2025-11-04T11:02:00Z"/>
              <w:sz w:val="16"/>
              <w:szCs w:val="16"/>
            </w:rPr>
          </w:rPrChange>
        </w:rPr>
        <w:pPrChange w:id="2038" w:author="ACER" w:date="2025-11-04T11:18:00Z">
          <w:pPr>
            <w:pBdr>
              <w:top w:val="nil"/>
              <w:left w:val="nil"/>
              <w:bottom w:val="nil"/>
              <w:right w:val="nil"/>
              <w:between w:val="nil"/>
            </w:pBdr>
            <w:jc w:val="both"/>
          </w:pPr>
        </w:pPrChange>
      </w:pPr>
      <w:del w:id="2039" w:author="ACER" w:date="2025-11-04T11:02:00Z">
        <w:r w:rsidRPr="00686383" w:rsidDel="00CD72B8">
          <w:rPr>
            <w:sz w:val="18"/>
            <w:szCs w:val="18"/>
            <w:rPrChange w:id="2040" w:author="ACER" w:date="2025-11-04T11:18:00Z">
              <w:rPr>
                <w:sz w:val="16"/>
                <w:szCs w:val="16"/>
              </w:rPr>
            </w:rPrChange>
          </w:rPr>
          <w:delText xml:space="preserve">Issuing Organization. (year, month day). </w:delText>
        </w:r>
        <w:r w:rsidRPr="00686383" w:rsidDel="00CD72B8">
          <w:rPr>
            <w:i/>
            <w:sz w:val="18"/>
            <w:szCs w:val="18"/>
            <w:rPrChange w:id="2041" w:author="ACER" w:date="2025-11-04T11:18:00Z">
              <w:rPr>
                <w:i/>
                <w:sz w:val="16"/>
                <w:szCs w:val="16"/>
              </w:rPr>
            </w:rPrChange>
          </w:rPr>
          <w:delText>Title</w:delText>
        </w:r>
        <w:r w:rsidRPr="00686383" w:rsidDel="00CD72B8">
          <w:rPr>
            <w:sz w:val="18"/>
            <w:szCs w:val="18"/>
            <w:rPrChange w:id="2042" w:author="ACER" w:date="2025-11-04T11:18:00Z">
              <w:rPr>
                <w:sz w:val="16"/>
                <w:szCs w:val="16"/>
              </w:rPr>
            </w:rPrChange>
          </w:rPr>
          <w:delText>. [Type of medium]. Available: site/path/file</w:delText>
        </w:r>
      </w:del>
    </w:p>
    <w:p w14:paraId="20B11D98" w14:textId="5235A68C" w:rsidR="00EF6430" w:rsidRPr="00686383" w:rsidDel="00CD72B8" w:rsidRDefault="00EF6430">
      <w:pPr>
        <w:numPr>
          <w:ilvl w:val="0"/>
          <w:numId w:val="1"/>
        </w:numPr>
        <w:pBdr>
          <w:top w:val="nil"/>
          <w:left w:val="nil"/>
          <w:bottom w:val="nil"/>
          <w:right w:val="nil"/>
          <w:between w:val="nil"/>
        </w:pBdr>
        <w:ind w:left="360"/>
        <w:jc w:val="both"/>
        <w:rPr>
          <w:del w:id="2043" w:author="ACER" w:date="2025-11-04T11:02:00Z"/>
          <w:sz w:val="18"/>
          <w:szCs w:val="18"/>
          <w:rPrChange w:id="2044" w:author="ACER" w:date="2025-11-04T11:18:00Z">
            <w:rPr>
              <w:del w:id="2045" w:author="ACER" w:date="2025-11-04T11:02:00Z"/>
              <w:sz w:val="16"/>
              <w:szCs w:val="16"/>
            </w:rPr>
          </w:rPrChange>
        </w:rPr>
        <w:pPrChange w:id="2046" w:author="ACER" w:date="2025-11-04T11:18:00Z">
          <w:pPr>
            <w:pBdr>
              <w:top w:val="nil"/>
              <w:left w:val="nil"/>
              <w:bottom w:val="nil"/>
              <w:right w:val="nil"/>
              <w:between w:val="nil"/>
            </w:pBdr>
            <w:jc w:val="both"/>
          </w:pPr>
        </w:pPrChange>
      </w:pPr>
    </w:p>
    <w:p w14:paraId="13B78875" w14:textId="7D85BF79" w:rsidR="00732E46" w:rsidRPr="00686383" w:rsidDel="00CD72B8" w:rsidRDefault="000F2C11">
      <w:pPr>
        <w:numPr>
          <w:ilvl w:val="0"/>
          <w:numId w:val="1"/>
        </w:numPr>
        <w:pBdr>
          <w:top w:val="nil"/>
          <w:left w:val="nil"/>
          <w:bottom w:val="nil"/>
          <w:right w:val="nil"/>
          <w:between w:val="nil"/>
        </w:pBdr>
        <w:ind w:left="360"/>
        <w:jc w:val="both"/>
        <w:rPr>
          <w:del w:id="2047" w:author="ACER" w:date="2025-11-04T11:02:00Z"/>
          <w:color w:val="000000"/>
          <w:sz w:val="18"/>
          <w:szCs w:val="18"/>
          <w:rPrChange w:id="2048" w:author="ACER" w:date="2025-11-04T11:18:00Z">
            <w:rPr>
              <w:del w:id="2049" w:author="ACER" w:date="2025-11-04T11:02:00Z"/>
              <w:color w:val="000000"/>
            </w:rPr>
          </w:rPrChange>
        </w:rPr>
        <w:pPrChange w:id="2050" w:author="ACER" w:date="2025-11-04T11:18:00Z">
          <w:pPr>
            <w:widowControl w:val="0"/>
            <w:spacing w:before="37"/>
            <w:ind w:right="-20"/>
          </w:pPr>
        </w:pPrChange>
      </w:pPr>
      <w:del w:id="2051" w:author="ACER" w:date="2025-11-04T11:02:00Z">
        <w:r w:rsidRPr="00686383" w:rsidDel="00CD72B8">
          <w:rPr>
            <w:i/>
            <w:color w:val="000000"/>
            <w:sz w:val="18"/>
            <w:szCs w:val="18"/>
            <w:rPrChange w:id="2052" w:author="ACER" w:date="2025-11-04T11:18:00Z">
              <w:rPr>
                <w:i/>
                <w:color w:val="000000"/>
              </w:rPr>
            </w:rPrChange>
          </w:rPr>
          <w:delText>Example:</w:delText>
        </w:r>
      </w:del>
    </w:p>
    <w:p w14:paraId="02FAAB07" w14:textId="7089612B" w:rsidR="00732E46" w:rsidRPr="00686383" w:rsidDel="00CD72B8" w:rsidRDefault="000F2C11" w:rsidP="00C45266">
      <w:pPr>
        <w:numPr>
          <w:ilvl w:val="0"/>
          <w:numId w:val="1"/>
        </w:numPr>
        <w:pBdr>
          <w:top w:val="nil"/>
          <w:left w:val="nil"/>
          <w:bottom w:val="nil"/>
          <w:right w:val="nil"/>
          <w:between w:val="nil"/>
        </w:pBdr>
        <w:ind w:left="360"/>
        <w:jc w:val="both"/>
        <w:rPr>
          <w:del w:id="2053" w:author="ACER" w:date="2025-11-04T11:02:00Z"/>
          <w:sz w:val="18"/>
          <w:szCs w:val="18"/>
          <w:rPrChange w:id="2054" w:author="ACER" w:date="2025-11-04T11:18:00Z">
            <w:rPr>
              <w:del w:id="2055" w:author="ACER" w:date="2025-11-04T11:02:00Z"/>
            </w:rPr>
          </w:rPrChange>
        </w:rPr>
      </w:pPr>
      <w:del w:id="2056" w:author="ACER" w:date="2025-11-04T11:02:00Z">
        <w:r w:rsidRPr="00686383" w:rsidDel="00CD72B8">
          <w:rPr>
            <w:color w:val="000000"/>
            <w:sz w:val="18"/>
            <w:szCs w:val="18"/>
            <w:rPrChange w:id="2057" w:author="ACER" w:date="2025-11-04T11:18:00Z">
              <w:rPr>
                <w:color w:val="000000"/>
                <w:sz w:val="16"/>
                <w:szCs w:val="16"/>
              </w:rPr>
            </w:rPrChange>
          </w:rPr>
          <w:delText xml:space="preserve">U.S. House. 102nd Congress, 1st Session. (1991, Jan. 11). </w:delText>
        </w:r>
        <w:r w:rsidRPr="00686383" w:rsidDel="00CD72B8">
          <w:rPr>
            <w:i/>
            <w:color w:val="000000"/>
            <w:sz w:val="18"/>
            <w:szCs w:val="18"/>
            <w:rPrChange w:id="2058" w:author="ACER" w:date="2025-11-04T11:18:00Z">
              <w:rPr>
                <w:i/>
                <w:color w:val="000000"/>
                <w:sz w:val="16"/>
                <w:szCs w:val="16"/>
              </w:rPr>
            </w:rPrChange>
          </w:rPr>
          <w:delText>H. Con. Res. 1, Sense of the Congress on Approval of Military Action</w:delText>
        </w:r>
        <w:r w:rsidRPr="00686383" w:rsidDel="00CD72B8">
          <w:rPr>
            <w:color w:val="000000"/>
            <w:sz w:val="18"/>
            <w:szCs w:val="18"/>
            <w:rPrChange w:id="2059" w:author="ACER" w:date="2025-11-04T11:18:00Z">
              <w:rPr>
                <w:color w:val="000000"/>
                <w:sz w:val="16"/>
                <w:szCs w:val="16"/>
              </w:rPr>
            </w:rPrChange>
          </w:rPr>
          <w:delText xml:space="preserve">. [Online]. Available: LEXIS Library: GENFED File: BILLS </w:delText>
        </w:r>
      </w:del>
    </w:p>
    <w:p w14:paraId="657FD9B2" w14:textId="7AEA0CEB" w:rsidR="00732E46" w:rsidRPr="00686383" w:rsidDel="00CD72B8" w:rsidRDefault="000F2C11">
      <w:pPr>
        <w:numPr>
          <w:ilvl w:val="0"/>
          <w:numId w:val="1"/>
        </w:numPr>
        <w:pBdr>
          <w:top w:val="nil"/>
          <w:left w:val="nil"/>
          <w:bottom w:val="nil"/>
          <w:right w:val="nil"/>
          <w:between w:val="nil"/>
        </w:pBdr>
        <w:ind w:left="360"/>
        <w:jc w:val="both"/>
        <w:rPr>
          <w:del w:id="2060" w:author="ACER" w:date="2025-11-04T11:02:00Z"/>
          <w:color w:val="000000"/>
          <w:sz w:val="18"/>
          <w:szCs w:val="18"/>
          <w:rPrChange w:id="2061" w:author="ACER" w:date="2025-11-04T11:18:00Z">
            <w:rPr>
              <w:del w:id="2062" w:author="ACER" w:date="2025-11-04T11:02:00Z"/>
              <w:color w:val="000000"/>
              <w:sz w:val="16"/>
              <w:szCs w:val="16"/>
            </w:rPr>
          </w:rPrChange>
        </w:rPr>
        <w:pPrChange w:id="2063" w:author="ACER" w:date="2025-11-04T11:18:00Z">
          <w:pPr>
            <w:pBdr>
              <w:top w:val="nil"/>
              <w:left w:val="nil"/>
              <w:bottom w:val="nil"/>
              <w:right w:val="nil"/>
              <w:between w:val="nil"/>
            </w:pBdr>
            <w:ind w:left="1170" w:hanging="360"/>
            <w:jc w:val="both"/>
          </w:pPr>
        </w:pPrChange>
      </w:pPr>
      <w:del w:id="2064" w:author="ACER" w:date="2025-11-04T11:02:00Z">
        <w:r w:rsidRPr="00686383" w:rsidDel="00CD72B8">
          <w:rPr>
            <w:color w:val="000000"/>
            <w:sz w:val="18"/>
            <w:szCs w:val="18"/>
            <w:rPrChange w:id="2065" w:author="ACER" w:date="2025-11-04T11:18:00Z">
              <w:rPr>
                <w:color w:val="000000"/>
                <w:sz w:val="16"/>
                <w:szCs w:val="16"/>
              </w:rPr>
            </w:rPrChange>
          </w:rPr>
          <w:delText xml:space="preserve"> </w:delText>
        </w:r>
      </w:del>
    </w:p>
    <w:p w14:paraId="74CF7DAB" w14:textId="17C821C5" w:rsidR="00732E46" w:rsidRPr="00686383" w:rsidDel="00CD72B8" w:rsidRDefault="000F2C11">
      <w:pPr>
        <w:numPr>
          <w:ilvl w:val="0"/>
          <w:numId w:val="1"/>
        </w:numPr>
        <w:pBdr>
          <w:top w:val="nil"/>
          <w:left w:val="nil"/>
          <w:bottom w:val="nil"/>
          <w:right w:val="nil"/>
          <w:between w:val="nil"/>
        </w:pBdr>
        <w:ind w:left="360"/>
        <w:jc w:val="both"/>
        <w:rPr>
          <w:del w:id="2066" w:author="ACER" w:date="2025-11-04T11:02:00Z"/>
          <w:rFonts w:eastAsia="Times"/>
          <w:i/>
          <w:sz w:val="18"/>
          <w:szCs w:val="18"/>
          <w:rPrChange w:id="2067" w:author="ACER" w:date="2025-11-04T11:18:00Z">
            <w:rPr>
              <w:del w:id="2068" w:author="ACER" w:date="2025-11-04T11:02:00Z"/>
              <w:rFonts w:ascii="Times" w:eastAsia="Times" w:hAnsi="Times" w:cs="Times"/>
              <w:i/>
            </w:rPr>
          </w:rPrChange>
        </w:rPr>
        <w:pPrChange w:id="2069" w:author="ACER" w:date="2025-11-04T11:18:00Z">
          <w:pPr>
            <w:keepLines/>
          </w:pPr>
        </w:pPrChange>
      </w:pPr>
      <w:del w:id="2070" w:author="ACER" w:date="2025-11-04T11:02:00Z">
        <w:r w:rsidRPr="00686383" w:rsidDel="00CD72B8">
          <w:rPr>
            <w:rFonts w:eastAsia="Times"/>
            <w:i/>
            <w:sz w:val="18"/>
            <w:szCs w:val="18"/>
            <w:rPrChange w:id="2071" w:author="ACER" w:date="2025-11-04T11:18:00Z">
              <w:rPr>
                <w:rFonts w:ascii="Times" w:eastAsia="Times" w:hAnsi="Times" w:cs="Times"/>
                <w:i/>
              </w:rPr>
            </w:rPrChange>
          </w:rPr>
          <w:delText>Basic format</w:delText>
        </w:r>
        <w:r w:rsidRPr="00686383" w:rsidDel="00CD72B8">
          <w:rPr>
            <w:i/>
            <w:color w:val="000000"/>
            <w:sz w:val="18"/>
            <w:szCs w:val="18"/>
            <w:rPrChange w:id="2072" w:author="ACER" w:date="2025-11-04T11:18:00Z">
              <w:rPr>
                <w:i/>
                <w:color w:val="000000"/>
              </w:rPr>
            </w:rPrChange>
          </w:rPr>
          <w:delText xml:space="preserve"> for patents</w:delText>
        </w:r>
        <w:r w:rsidRPr="00686383" w:rsidDel="00CD72B8">
          <w:rPr>
            <w:rFonts w:eastAsia="Times"/>
            <w:i/>
            <w:sz w:val="18"/>
            <w:szCs w:val="18"/>
            <w:rPrChange w:id="2073" w:author="ACER" w:date="2025-11-04T11:18:00Z">
              <w:rPr>
                <w:rFonts w:ascii="Times" w:eastAsia="Times" w:hAnsi="Times" w:cs="Times"/>
                <w:i/>
              </w:rPr>
            </w:rPrChange>
          </w:rPr>
          <w:delText>:</w:delText>
        </w:r>
      </w:del>
    </w:p>
    <w:p w14:paraId="57151190" w14:textId="6AE7A711" w:rsidR="00732E46" w:rsidRPr="00686383" w:rsidDel="00CD72B8" w:rsidRDefault="000F2C11">
      <w:pPr>
        <w:numPr>
          <w:ilvl w:val="0"/>
          <w:numId w:val="1"/>
        </w:numPr>
        <w:pBdr>
          <w:top w:val="nil"/>
          <w:left w:val="nil"/>
          <w:bottom w:val="nil"/>
          <w:right w:val="nil"/>
          <w:between w:val="nil"/>
        </w:pBdr>
        <w:ind w:left="360"/>
        <w:jc w:val="both"/>
        <w:rPr>
          <w:del w:id="2074" w:author="ACER" w:date="2025-11-04T11:02:00Z"/>
          <w:spacing w:val="-2"/>
          <w:sz w:val="18"/>
          <w:szCs w:val="18"/>
          <w:rPrChange w:id="2075" w:author="ACER" w:date="2025-11-04T11:18:00Z">
            <w:rPr>
              <w:del w:id="2076" w:author="ACER" w:date="2025-11-04T11:02:00Z"/>
              <w:spacing w:val="-2"/>
              <w:sz w:val="16"/>
              <w:szCs w:val="16"/>
            </w:rPr>
          </w:rPrChange>
        </w:rPr>
        <w:pPrChange w:id="2077" w:author="ACER" w:date="2025-11-04T11:18:00Z">
          <w:pPr>
            <w:keepLines/>
          </w:pPr>
        </w:pPrChange>
      </w:pPr>
      <w:del w:id="2078" w:author="ACER" w:date="2025-11-04T11:02:00Z">
        <w:r w:rsidRPr="00686383" w:rsidDel="00CD72B8">
          <w:rPr>
            <w:spacing w:val="-2"/>
            <w:sz w:val="18"/>
            <w:szCs w:val="18"/>
            <w:rPrChange w:id="2079" w:author="ACER" w:date="2025-11-04T11:18:00Z">
              <w:rPr>
                <w:spacing w:val="-2"/>
                <w:sz w:val="16"/>
                <w:szCs w:val="16"/>
              </w:rPr>
            </w:rPrChange>
          </w:rPr>
          <w:delText xml:space="preserve">J. K. Author, “Title of patent,” U.S. Patent </w:delText>
        </w:r>
        <w:r w:rsidRPr="00686383" w:rsidDel="00CD72B8">
          <w:rPr>
            <w:i/>
            <w:spacing w:val="-2"/>
            <w:sz w:val="18"/>
            <w:szCs w:val="18"/>
            <w:rPrChange w:id="2080" w:author="ACER" w:date="2025-11-04T11:18:00Z">
              <w:rPr>
                <w:i/>
                <w:spacing w:val="-2"/>
                <w:sz w:val="16"/>
                <w:szCs w:val="16"/>
              </w:rPr>
            </w:rPrChange>
          </w:rPr>
          <w:delText>x xxx xxx</w:delText>
        </w:r>
        <w:r w:rsidRPr="00686383" w:rsidDel="00CD72B8">
          <w:rPr>
            <w:spacing w:val="-2"/>
            <w:sz w:val="18"/>
            <w:szCs w:val="18"/>
            <w:rPrChange w:id="2081" w:author="ACER" w:date="2025-11-04T11:18:00Z">
              <w:rPr>
                <w:spacing w:val="-2"/>
                <w:sz w:val="16"/>
                <w:szCs w:val="16"/>
              </w:rPr>
            </w:rPrChange>
          </w:rPr>
          <w:delText>, Abbrev. Month, day, year.</w:delText>
        </w:r>
      </w:del>
    </w:p>
    <w:p w14:paraId="508A9CB1" w14:textId="54011642" w:rsidR="00EF6430" w:rsidRPr="00686383" w:rsidDel="00CD72B8" w:rsidRDefault="00EF6430">
      <w:pPr>
        <w:numPr>
          <w:ilvl w:val="0"/>
          <w:numId w:val="1"/>
        </w:numPr>
        <w:pBdr>
          <w:top w:val="nil"/>
          <w:left w:val="nil"/>
          <w:bottom w:val="nil"/>
          <w:right w:val="nil"/>
          <w:between w:val="nil"/>
        </w:pBdr>
        <w:ind w:left="360"/>
        <w:jc w:val="both"/>
        <w:rPr>
          <w:del w:id="2082" w:author="ACER" w:date="2025-11-04T11:02:00Z"/>
          <w:sz w:val="18"/>
          <w:szCs w:val="18"/>
          <w:rPrChange w:id="2083" w:author="ACER" w:date="2025-11-04T11:18:00Z">
            <w:rPr>
              <w:del w:id="2084" w:author="ACER" w:date="2025-11-04T11:02:00Z"/>
              <w:sz w:val="16"/>
              <w:szCs w:val="16"/>
            </w:rPr>
          </w:rPrChange>
        </w:rPr>
        <w:pPrChange w:id="2085" w:author="ACER" w:date="2025-11-04T11:18:00Z">
          <w:pPr>
            <w:keepLines/>
          </w:pPr>
        </w:pPrChange>
      </w:pPr>
    </w:p>
    <w:p w14:paraId="5E4FB8AC" w14:textId="017AB13C" w:rsidR="00732E46" w:rsidRPr="00686383" w:rsidDel="00CD72B8" w:rsidRDefault="000F2C11">
      <w:pPr>
        <w:numPr>
          <w:ilvl w:val="0"/>
          <w:numId w:val="1"/>
        </w:numPr>
        <w:pBdr>
          <w:top w:val="nil"/>
          <w:left w:val="nil"/>
          <w:bottom w:val="nil"/>
          <w:right w:val="nil"/>
          <w:between w:val="nil"/>
        </w:pBdr>
        <w:ind w:left="360"/>
        <w:jc w:val="both"/>
        <w:rPr>
          <w:del w:id="2086" w:author="ACER" w:date="2025-11-04T11:02:00Z"/>
          <w:i/>
          <w:color w:val="000000"/>
          <w:sz w:val="18"/>
          <w:szCs w:val="18"/>
          <w:rPrChange w:id="2087" w:author="ACER" w:date="2025-11-04T11:18:00Z">
            <w:rPr>
              <w:del w:id="2088" w:author="ACER" w:date="2025-11-04T11:02:00Z"/>
              <w:i/>
              <w:color w:val="000000"/>
            </w:rPr>
          </w:rPrChange>
        </w:rPr>
        <w:pPrChange w:id="2089" w:author="ACER" w:date="2025-11-04T11:18:00Z">
          <w:pPr>
            <w:widowControl w:val="0"/>
            <w:ind w:right="-20"/>
          </w:pPr>
        </w:pPrChange>
      </w:pPr>
      <w:del w:id="2090" w:author="ACER" w:date="2025-11-04T11:02:00Z">
        <w:r w:rsidRPr="00686383" w:rsidDel="00CD72B8">
          <w:rPr>
            <w:i/>
            <w:sz w:val="18"/>
            <w:szCs w:val="18"/>
            <w:rPrChange w:id="2091" w:author="ACER" w:date="2025-11-04T11:18:00Z">
              <w:rPr>
                <w:i/>
              </w:rPr>
            </w:rPrChange>
          </w:rPr>
          <w:delText>Example:</w:delText>
        </w:r>
      </w:del>
    </w:p>
    <w:p w14:paraId="336C85E3" w14:textId="78D302FE" w:rsidR="00732E46" w:rsidRPr="00686383" w:rsidDel="00CD72B8" w:rsidRDefault="000F2C11" w:rsidP="00C45266">
      <w:pPr>
        <w:numPr>
          <w:ilvl w:val="0"/>
          <w:numId w:val="1"/>
        </w:numPr>
        <w:pBdr>
          <w:top w:val="nil"/>
          <w:left w:val="nil"/>
          <w:bottom w:val="nil"/>
          <w:right w:val="nil"/>
          <w:between w:val="nil"/>
        </w:pBdr>
        <w:ind w:left="360"/>
        <w:jc w:val="both"/>
        <w:rPr>
          <w:del w:id="2092" w:author="ACER" w:date="2025-11-04T11:02:00Z"/>
          <w:sz w:val="18"/>
          <w:szCs w:val="18"/>
          <w:rPrChange w:id="2093" w:author="ACER" w:date="2025-11-04T11:18:00Z">
            <w:rPr>
              <w:del w:id="2094" w:author="ACER" w:date="2025-11-04T11:02:00Z"/>
            </w:rPr>
          </w:rPrChange>
        </w:rPr>
      </w:pPr>
      <w:del w:id="2095" w:author="ACER" w:date="2025-11-04T11:02:00Z">
        <w:r w:rsidRPr="00686383" w:rsidDel="00CD72B8">
          <w:rPr>
            <w:color w:val="000000"/>
            <w:sz w:val="18"/>
            <w:szCs w:val="18"/>
            <w:rPrChange w:id="2096" w:author="ACER" w:date="2025-11-04T11:18:00Z">
              <w:rPr>
                <w:color w:val="000000"/>
                <w:sz w:val="16"/>
                <w:szCs w:val="16"/>
              </w:rPr>
            </w:rPrChange>
          </w:rPr>
          <w:delText>G. Brandli and M. Dick, “Alternating current fed power supply,” U.S. Patent 4 084 217, Nov. 4, 1978.</w:delText>
        </w:r>
      </w:del>
    </w:p>
    <w:p w14:paraId="164BDCB3" w14:textId="5226D3FE" w:rsidR="00851B4D" w:rsidRPr="00686383" w:rsidDel="00CD72B8" w:rsidRDefault="00851B4D">
      <w:pPr>
        <w:numPr>
          <w:ilvl w:val="0"/>
          <w:numId w:val="1"/>
        </w:numPr>
        <w:pBdr>
          <w:top w:val="nil"/>
          <w:left w:val="nil"/>
          <w:bottom w:val="nil"/>
          <w:right w:val="nil"/>
          <w:between w:val="nil"/>
        </w:pBdr>
        <w:ind w:left="360"/>
        <w:jc w:val="both"/>
        <w:rPr>
          <w:del w:id="2097" w:author="ACER" w:date="2025-11-04T11:02:00Z"/>
          <w:rFonts w:eastAsia="Times"/>
          <w:i/>
          <w:sz w:val="18"/>
          <w:szCs w:val="18"/>
          <w:rPrChange w:id="2098" w:author="ACER" w:date="2025-11-04T11:18:00Z">
            <w:rPr>
              <w:del w:id="2099" w:author="ACER" w:date="2025-11-04T11:02:00Z"/>
              <w:rFonts w:eastAsia="Times"/>
              <w:i/>
            </w:rPr>
          </w:rPrChange>
        </w:rPr>
        <w:pPrChange w:id="2100" w:author="ACER" w:date="2025-11-04T11:18:00Z">
          <w:pPr/>
        </w:pPrChange>
      </w:pPr>
    </w:p>
    <w:p w14:paraId="6559226A" w14:textId="1A1A2A92" w:rsidR="00732E46" w:rsidRPr="00686383" w:rsidDel="00CD72B8" w:rsidRDefault="000F2C11">
      <w:pPr>
        <w:numPr>
          <w:ilvl w:val="0"/>
          <w:numId w:val="1"/>
        </w:numPr>
        <w:pBdr>
          <w:top w:val="nil"/>
          <w:left w:val="nil"/>
          <w:bottom w:val="nil"/>
          <w:right w:val="nil"/>
          <w:between w:val="nil"/>
        </w:pBdr>
        <w:ind w:left="360"/>
        <w:jc w:val="both"/>
        <w:rPr>
          <w:del w:id="2101" w:author="ACER" w:date="2025-11-04T11:02:00Z"/>
          <w:rFonts w:eastAsia="Times"/>
          <w:i/>
          <w:sz w:val="18"/>
          <w:szCs w:val="18"/>
          <w:rPrChange w:id="2102" w:author="ACER" w:date="2025-11-04T11:18:00Z">
            <w:rPr>
              <w:del w:id="2103" w:author="ACER" w:date="2025-11-04T11:02:00Z"/>
              <w:rFonts w:eastAsia="Times"/>
              <w:i/>
            </w:rPr>
          </w:rPrChange>
        </w:rPr>
        <w:pPrChange w:id="2104" w:author="ACER" w:date="2025-11-04T11:18:00Z">
          <w:pPr/>
        </w:pPrChange>
      </w:pPr>
      <w:del w:id="2105" w:author="ACER" w:date="2025-11-04T11:02:00Z">
        <w:r w:rsidRPr="00686383" w:rsidDel="00CD72B8">
          <w:rPr>
            <w:rFonts w:eastAsia="Times"/>
            <w:i/>
            <w:sz w:val="18"/>
            <w:szCs w:val="18"/>
            <w:rPrChange w:id="2106" w:author="ACER" w:date="2025-11-04T11:18:00Z">
              <w:rPr>
                <w:rFonts w:eastAsia="Times"/>
                <w:i/>
              </w:rPr>
            </w:rPrChange>
          </w:rPr>
          <w:delText>Basic format</w:delText>
        </w:r>
        <w:r w:rsidRPr="00686383" w:rsidDel="00CD72B8">
          <w:rPr>
            <w:b/>
            <w:i/>
            <w:sz w:val="18"/>
            <w:szCs w:val="18"/>
            <w:rPrChange w:id="2107" w:author="ACER" w:date="2025-11-04T11:18:00Z">
              <w:rPr>
                <w:b/>
                <w:i/>
              </w:rPr>
            </w:rPrChange>
          </w:rPr>
          <w:delText xml:space="preserve"> </w:delText>
        </w:r>
        <w:r w:rsidRPr="00686383" w:rsidDel="00CD72B8">
          <w:rPr>
            <w:i/>
            <w:sz w:val="18"/>
            <w:szCs w:val="18"/>
            <w:rPrChange w:id="2108" w:author="ACER" w:date="2025-11-04T11:18:00Z">
              <w:rPr>
                <w:i/>
              </w:rPr>
            </w:rPrChange>
          </w:rPr>
          <w:delText>for theses (M.S.) and dissertations (Ph.D.):</w:delText>
        </w:r>
      </w:del>
    </w:p>
    <w:p w14:paraId="278A2B41" w14:textId="098AB91C" w:rsidR="00732E46" w:rsidRPr="00686383" w:rsidDel="00CD72B8" w:rsidRDefault="000F2C11">
      <w:pPr>
        <w:numPr>
          <w:ilvl w:val="0"/>
          <w:numId w:val="1"/>
        </w:numPr>
        <w:pBdr>
          <w:top w:val="nil"/>
          <w:left w:val="nil"/>
          <w:bottom w:val="nil"/>
          <w:right w:val="nil"/>
          <w:between w:val="nil"/>
        </w:pBdr>
        <w:ind w:left="360"/>
        <w:jc w:val="both"/>
        <w:rPr>
          <w:del w:id="2109" w:author="ACER" w:date="2025-11-04T11:02:00Z"/>
          <w:sz w:val="18"/>
          <w:szCs w:val="18"/>
          <w:rPrChange w:id="2110" w:author="ACER" w:date="2025-11-04T11:18:00Z">
            <w:rPr>
              <w:del w:id="2111" w:author="ACER" w:date="2025-11-04T11:02:00Z"/>
              <w:sz w:val="16"/>
              <w:szCs w:val="16"/>
            </w:rPr>
          </w:rPrChange>
        </w:rPr>
        <w:pPrChange w:id="2112" w:author="ACER" w:date="2025-11-04T11:18:00Z">
          <w:pPr/>
        </w:pPrChange>
      </w:pPr>
      <w:del w:id="2113" w:author="ACER" w:date="2025-11-04T11:02:00Z">
        <w:r w:rsidRPr="00686383" w:rsidDel="00CD72B8">
          <w:rPr>
            <w:sz w:val="18"/>
            <w:szCs w:val="18"/>
            <w:rPrChange w:id="2114" w:author="ACER" w:date="2025-11-04T11:18:00Z">
              <w:rPr>
                <w:sz w:val="16"/>
                <w:szCs w:val="16"/>
              </w:rPr>
            </w:rPrChange>
          </w:rPr>
          <w:delText>J. K. Author, “Title of thesis,” M.S. thesis, Abbrev. Dept., Abbrev. Univ., City of Univ., Abbrev. State, year.</w:delText>
        </w:r>
      </w:del>
    </w:p>
    <w:p w14:paraId="7AAA21EB" w14:textId="6356B200" w:rsidR="00732E46" w:rsidRPr="00686383" w:rsidDel="00CD72B8" w:rsidRDefault="000F2C11">
      <w:pPr>
        <w:numPr>
          <w:ilvl w:val="0"/>
          <w:numId w:val="1"/>
        </w:numPr>
        <w:pBdr>
          <w:top w:val="nil"/>
          <w:left w:val="nil"/>
          <w:bottom w:val="nil"/>
          <w:right w:val="nil"/>
          <w:between w:val="nil"/>
        </w:pBdr>
        <w:ind w:left="360"/>
        <w:jc w:val="both"/>
        <w:rPr>
          <w:del w:id="2115" w:author="ACER" w:date="2025-11-04T11:02:00Z"/>
          <w:sz w:val="18"/>
          <w:szCs w:val="18"/>
          <w:rPrChange w:id="2116" w:author="ACER" w:date="2025-11-04T11:18:00Z">
            <w:rPr>
              <w:del w:id="2117" w:author="ACER" w:date="2025-11-04T11:02:00Z"/>
              <w:sz w:val="16"/>
              <w:szCs w:val="16"/>
            </w:rPr>
          </w:rPrChange>
        </w:rPr>
        <w:pPrChange w:id="2118" w:author="ACER" w:date="2025-11-04T11:18:00Z">
          <w:pPr/>
        </w:pPrChange>
      </w:pPr>
      <w:del w:id="2119" w:author="ACER" w:date="2025-11-04T11:02:00Z">
        <w:r w:rsidRPr="00686383" w:rsidDel="00CD72B8">
          <w:rPr>
            <w:sz w:val="18"/>
            <w:szCs w:val="18"/>
            <w:rPrChange w:id="2120" w:author="ACER" w:date="2025-11-04T11:18:00Z">
              <w:rPr>
                <w:sz w:val="16"/>
                <w:szCs w:val="16"/>
              </w:rPr>
            </w:rPrChange>
          </w:rPr>
          <w:delText>J. K. Author, “Title of dissertation,” Ph.D. dissertation, Abbrev. Dept., Abbrev. Univ., City of Univ., Abbrev. State, year.</w:delText>
        </w:r>
      </w:del>
    </w:p>
    <w:p w14:paraId="505D6CCA" w14:textId="0FF78604" w:rsidR="00EF6430" w:rsidRPr="00686383" w:rsidDel="00CD72B8" w:rsidRDefault="00EF6430">
      <w:pPr>
        <w:numPr>
          <w:ilvl w:val="0"/>
          <w:numId w:val="1"/>
        </w:numPr>
        <w:pBdr>
          <w:top w:val="nil"/>
          <w:left w:val="nil"/>
          <w:bottom w:val="nil"/>
          <w:right w:val="nil"/>
          <w:between w:val="nil"/>
        </w:pBdr>
        <w:ind w:left="360"/>
        <w:jc w:val="both"/>
        <w:rPr>
          <w:del w:id="2121" w:author="ACER" w:date="2025-11-04T11:02:00Z"/>
          <w:sz w:val="18"/>
          <w:szCs w:val="18"/>
          <w:rPrChange w:id="2122" w:author="ACER" w:date="2025-11-04T11:18:00Z">
            <w:rPr>
              <w:del w:id="2123" w:author="ACER" w:date="2025-11-04T11:02:00Z"/>
              <w:sz w:val="16"/>
              <w:szCs w:val="16"/>
            </w:rPr>
          </w:rPrChange>
        </w:rPr>
        <w:pPrChange w:id="2124" w:author="ACER" w:date="2025-11-04T11:18:00Z">
          <w:pPr/>
        </w:pPrChange>
      </w:pPr>
    </w:p>
    <w:p w14:paraId="6BE4353F" w14:textId="29E3CA83" w:rsidR="00732E46" w:rsidRPr="00686383" w:rsidDel="00CD72B8" w:rsidRDefault="000F2C11">
      <w:pPr>
        <w:numPr>
          <w:ilvl w:val="0"/>
          <w:numId w:val="1"/>
        </w:numPr>
        <w:pBdr>
          <w:top w:val="nil"/>
          <w:left w:val="nil"/>
          <w:bottom w:val="nil"/>
          <w:right w:val="nil"/>
          <w:between w:val="nil"/>
        </w:pBdr>
        <w:ind w:left="360"/>
        <w:jc w:val="both"/>
        <w:rPr>
          <w:del w:id="2125" w:author="ACER" w:date="2025-11-04T11:02:00Z"/>
          <w:rFonts w:eastAsia="Times"/>
          <w:i/>
          <w:sz w:val="18"/>
          <w:szCs w:val="18"/>
          <w:rPrChange w:id="2126" w:author="ACER" w:date="2025-11-04T11:18:00Z">
            <w:rPr>
              <w:del w:id="2127" w:author="ACER" w:date="2025-11-04T11:02:00Z"/>
              <w:rFonts w:ascii="Times" w:eastAsia="Times" w:hAnsi="Times" w:cs="Times"/>
              <w:i/>
            </w:rPr>
          </w:rPrChange>
        </w:rPr>
        <w:pPrChange w:id="2128" w:author="ACER" w:date="2025-11-04T11:18:00Z">
          <w:pPr/>
        </w:pPrChange>
      </w:pPr>
      <w:del w:id="2129" w:author="ACER" w:date="2025-11-04T11:02:00Z">
        <w:r w:rsidRPr="00686383" w:rsidDel="00CD72B8">
          <w:rPr>
            <w:rFonts w:eastAsia="Times"/>
            <w:i/>
            <w:sz w:val="18"/>
            <w:szCs w:val="18"/>
            <w:rPrChange w:id="2130" w:author="ACER" w:date="2025-11-04T11:18:00Z">
              <w:rPr>
                <w:rFonts w:ascii="Times" w:eastAsia="Times" w:hAnsi="Times" w:cs="Times"/>
                <w:i/>
              </w:rPr>
            </w:rPrChange>
          </w:rPr>
          <w:delText>Examples:</w:delText>
        </w:r>
      </w:del>
    </w:p>
    <w:p w14:paraId="2CDB9BE9" w14:textId="510A7B55" w:rsidR="00732E46" w:rsidRPr="00686383" w:rsidDel="00CD72B8" w:rsidRDefault="000F2C11" w:rsidP="00C45266">
      <w:pPr>
        <w:numPr>
          <w:ilvl w:val="0"/>
          <w:numId w:val="1"/>
        </w:numPr>
        <w:pBdr>
          <w:top w:val="nil"/>
          <w:left w:val="nil"/>
          <w:bottom w:val="nil"/>
          <w:right w:val="nil"/>
          <w:between w:val="nil"/>
        </w:pBdr>
        <w:ind w:left="360"/>
        <w:jc w:val="both"/>
        <w:rPr>
          <w:del w:id="2131" w:author="ACER" w:date="2025-11-04T11:02:00Z"/>
          <w:sz w:val="18"/>
          <w:szCs w:val="18"/>
          <w:rPrChange w:id="2132" w:author="ACER" w:date="2025-11-04T11:18:00Z">
            <w:rPr>
              <w:del w:id="2133" w:author="ACER" w:date="2025-11-04T11:02:00Z"/>
            </w:rPr>
          </w:rPrChange>
        </w:rPr>
      </w:pPr>
      <w:del w:id="2134" w:author="ACER" w:date="2025-11-04T11:02:00Z">
        <w:r w:rsidRPr="00686383" w:rsidDel="00CD72B8">
          <w:rPr>
            <w:color w:val="000000"/>
            <w:sz w:val="18"/>
            <w:szCs w:val="18"/>
            <w:rPrChange w:id="2135" w:author="ACER" w:date="2025-11-04T11:18:00Z">
              <w:rPr>
                <w:color w:val="000000"/>
                <w:sz w:val="16"/>
                <w:szCs w:val="16"/>
              </w:rPr>
            </w:rPrChange>
          </w:rPr>
          <w:delText>J. O. Williams, “Narrow-band analyzer,” Ph.D. dissertation, Dept. Elect. Eng., Harvard Univ., Cambridge, MA, USA, 1993.</w:delText>
        </w:r>
      </w:del>
    </w:p>
    <w:p w14:paraId="7FF91461" w14:textId="6633EDCF" w:rsidR="00732E46" w:rsidRPr="00686383" w:rsidDel="00CD72B8" w:rsidRDefault="000F2C11" w:rsidP="00C45266">
      <w:pPr>
        <w:numPr>
          <w:ilvl w:val="0"/>
          <w:numId w:val="1"/>
        </w:numPr>
        <w:pBdr>
          <w:top w:val="nil"/>
          <w:left w:val="nil"/>
          <w:bottom w:val="nil"/>
          <w:right w:val="nil"/>
          <w:between w:val="nil"/>
        </w:pBdr>
        <w:ind w:left="360"/>
        <w:jc w:val="both"/>
        <w:rPr>
          <w:del w:id="2136" w:author="ACER" w:date="2025-11-04T11:02:00Z"/>
          <w:sz w:val="18"/>
          <w:szCs w:val="18"/>
          <w:rPrChange w:id="2137" w:author="ACER" w:date="2025-11-04T11:18:00Z">
            <w:rPr>
              <w:del w:id="2138" w:author="ACER" w:date="2025-11-04T11:02:00Z"/>
            </w:rPr>
          </w:rPrChange>
        </w:rPr>
      </w:pPr>
      <w:del w:id="2139" w:author="ACER" w:date="2025-11-04T11:02:00Z">
        <w:r w:rsidRPr="00686383" w:rsidDel="00CD72B8">
          <w:rPr>
            <w:color w:val="000000"/>
            <w:sz w:val="18"/>
            <w:szCs w:val="18"/>
            <w:rPrChange w:id="2140" w:author="ACER" w:date="2025-11-04T11:18:00Z">
              <w:rPr>
                <w:color w:val="000000"/>
                <w:sz w:val="16"/>
                <w:szCs w:val="16"/>
              </w:rPr>
            </w:rPrChange>
          </w:rPr>
          <w:delText>N. Kawasaki, “Parametric study of thermal and chemical nonequilibrium nozzle flow,” M.S. thesis, Dept. Electron. Eng., Osaka Univ., Osaka, Japan, 1993.</w:delText>
        </w:r>
      </w:del>
    </w:p>
    <w:p w14:paraId="4CC431C7" w14:textId="71371EC6" w:rsidR="007054D1" w:rsidRPr="00686383" w:rsidDel="00CD72B8" w:rsidRDefault="007054D1">
      <w:pPr>
        <w:numPr>
          <w:ilvl w:val="0"/>
          <w:numId w:val="1"/>
        </w:numPr>
        <w:pBdr>
          <w:top w:val="nil"/>
          <w:left w:val="nil"/>
          <w:bottom w:val="nil"/>
          <w:right w:val="nil"/>
          <w:between w:val="nil"/>
        </w:pBdr>
        <w:ind w:left="360"/>
        <w:jc w:val="both"/>
        <w:rPr>
          <w:del w:id="2141" w:author="ACER" w:date="2025-11-04T11:02:00Z"/>
          <w:rFonts w:eastAsia="Times"/>
          <w:i/>
          <w:sz w:val="18"/>
          <w:szCs w:val="18"/>
          <w:rPrChange w:id="2142" w:author="ACER" w:date="2025-11-04T11:18:00Z">
            <w:rPr>
              <w:del w:id="2143" w:author="ACER" w:date="2025-11-04T11:02:00Z"/>
              <w:rFonts w:ascii="Times" w:eastAsia="Times" w:hAnsi="Times" w:cs="Times"/>
              <w:i/>
            </w:rPr>
          </w:rPrChange>
        </w:rPr>
        <w:pPrChange w:id="2144" w:author="ACER" w:date="2025-11-04T11:18:00Z">
          <w:pPr/>
        </w:pPrChange>
      </w:pPr>
    </w:p>
    <w:p w14:paraId="118FCC2C" w14:textId="0F66BC80" w:rsidR="00732E46" w:rsidRPr="00686383" w:rsidDel="00CD72B8" w:rsidRDefault="000F2C11">
      <w:pPr>
        <w:numPr>
          <w:ilvl w:val="0"/>
          <w:numId w:val="1"/>
        </w:numPr>
        <w:pBdr>
          <w:top w:val="nil"/>
          <w:left w:val="nil"/>
          <w:bottom w:val="nil"/>
          <w:right w:val="nil"/>
          <w:between w:val="nil"/>
        </w:pBdr>
        <w:ind w:left="360"/>
        <w:jc w:val="both"/>
        <w:rPr>
          <w:del w:id="2145" w:author="ACER" w:date="2025-11-04T11:02:00Z"/>
          <w:rFonts w:eastAsia="Times"/>
          <w:i/>
          <w:sz w:val="18"/>
          <w:szCs w:val="18"/>
          <w:rPrChange w:id="2146" w:author="ACER" w:date="2025-11-04T11:18:00Z">
            <w:rPr>
              <w:del w:id="2147" w:author="ACER" w:date="2025-11-04T11:02:00Z"/>
              <w:rFonts w:ascii="Times" w:eastAsia="Times" w:hAnsi="Times" w:cs="Times"/>
              <w:i/>
            </w:rPr>
          </w:rPrChange>
        </w:rPr>
        <w:pPrChange w:id="2148" w:author="ACER" w:date="2025-11-04T11:18:00Z">
          <w:pPr/>
        </w:pPrChange>
      </w:pPr>
      <w:del w:id="2149" w:author="ACER" w:date="2025-11-04T11:02:00Z">
        <w:r w:rsidRPr="00686383" w:rsidDel="00CD72B8">
          <w:rPr>
            <w:rFonts w:eastAsia="Times"/>
            <w:i/>
            <w:sz w:val="18"/>
            <w:szCs w:val="18"/>
            <w:rPrChange w:id="2150" w:author="ACER" w:date="2025-11-04T11:18:00Z">
              <w:rPr>
                <w:rFonts w:ascii="Times" w:eastAsia="Times" w:hAnsi="Times" w:cs="Times"/>
                <w:i/>
              </w:rPr>
            </w:rPrChange>
          </w:rPr>
          <w:delText>Basic format for the most common types of unpublished references:</w:delText>
        </w:r>
      </w:del>
    </w:p>
    <w:p w14:paraId="54985C12" w14:textId="66045D18" w:rsidR="00732E46" w:rsidRPr="00686383" w:rsidDel="00CD72B8" w:rsidRDefault="000F2C11">
      <w:pPr>
        <w:numPr>
          <w:ilvl w:val="0"/>
          <w:numId w:val="1"/>
        </w:numPr>
        <w:pBdr>
          <w:top w:val="nil"/>
          <w:left w:val="nil"/>
          <w:bottom w:val="nil"/>
          <w:right w:val="nil"/>
          <w:between w:val="nil"/>
        </w:pBdr>
        <w:ind w:left="360"/>
        <w:jc w:val="both"/>
        <w:rPr>
          <w:del w:id="2151" w:author="ACER" w:date="2025-11-04T11:02:00Z"/>
          <w:sz w:val="18"/>
          <w:szCs w:val="18"/>
          <w:rPrChange w:id="2152" w:author="ACER" w:date="2025-11-04T11:18:00Z">
            <w:rPr>
              <w:del w:id="2153" w:author="ACER" w:date="2025-11-04T11:02:00Z"/>
              <w:sz w:val="16"/>
              <w:szCs w:val="16"/>
            </w:rPr>
          </w:rPrChange>
        </w:rPr>
        <w:pPrChange w:id="2154" w:author="ACER" w:date="2025-11-04T11:18:00Z">
          <w:pPr/>
        </w:pPrChange>
      </w:pPr>
      <w:del w:id="2155" w:author="ACER" w:date="2025-11-04T11:02:00Z">
        <w:r w:rsidRPr="00686383" w:rsidDel="00CD72B8">
          <w:rPr>
            <w:sz w:val="18"/>
            <w:szCs w:val="18"/>
            <w:rPrChange w:id="2156" w:author="ACER" w:date="2025-11-04T11:18:00Z">
              <w:rPr>
                <w:sz w:val="16"/>
                <w:szCs w:val="16"/>
              </w:rPr>
            </w:rPrChange>
          </w:rPr>
          <w:delText>J. K. Author, private communication, Abbrev. Month, year.</w:delText>
        </w:r>
      </w:del>
    </w:p>
    <w:p w14:paraId="7410FF32" w14:textId="180C1861" w:rsidR="00732E46" w:rsidRPr="00686383" w:rsidDel="00CD72B8" w:rsidRDefault="000F2C11">
      <w:pPr>
        <w:numPr>
          <w:ilvl w:val="0"/>
          <w:numId w:val="1"/>
        </w:numPr>
        <w:pBdr>
          <w:top w:val="nil"/>
          <w:left w:val="nil"/>
          <w:bottom w:val="nil"/>
          <w:right w:val="nil"/>
          <w:between w:val="nil"/>
        </w:pBdr>
        <w:ind w:left="360"/>
        <w:jc w:val="both"/>
        <w:rPr>
          <w:del w:id="2157" w:author="ACER" w:date="2025-11-04T11:02:00Z"/>
          <w:sz w:val="18"/>
          <w:szCs w:val="18"/>
          <w:rPrChange w:id="2158" w:author="ACER" w:date="2025-11-04T11:18:00Z">
            <w:rPr>
              <w:del w:id="2159" w:author="ACER" w:date="2025-11-04T11:02:00Z"/>
              <w:sz w:val="16"/>
              <w:szCs w:val="16"/>
            </w:rPr>
          </w:rPrChange>
        </w:rPr>
        <w:pPrChange w:id="2160" w:author="ACER" w:date="2025-11-04T11:18:00Z">
          <w:pPr/>
        </w:pPrChange>
      </w:pPr>
      <w:del w:id="2161" w:author="ACER" w:date="2025-11-04T11:02:00Z">
        <w:r w:rsidRPr="00686383" w:rsidDel="00CD72B8">
          <w:rPr>
            <w:sz w:val="18"/>
            <w:szCs w:val="18"/>
            <w:rPrChange w:id="2162" w:author="ACER" w:date="2025-11-04T11:18:00Z">
              <w:rPr>
                <w:sz w:val="16"/>
                <w:szCs w:val="16"/>
              </w:rPr>
            </w:rPrChange>
          </w:rPr>
          <w:delText>J. K. Author, “Title of paper,” unpublished.</w:delText>
        </w:r>
      </w:del>
    </w:p>
    <w:p w14:paraId="4B1B0724" w14:textId="391D0045" w:rsidR="00732E46" w:rsidRPr="00686383" w:rsidDel="00CD72B8" w:rsidRDefault="000F2C11">
      <w:pPr>
        <w:numPr>
          <w:ilvl w:val="0"/>
          <w:numId w:val="1"/>
        </w:numPr>
        <w:pBdr>
          <w:top w:val="nil"/>
          <w:left w:val="nil"/>
          <w:bottom w:val="nil"/>
          <w:right w:val="nil"/>
          <w:between w:val="nil"/>
        </w:pBdr>
        <w:ind w:left="360"/>
        <w:jc w:val="both"/>
        <w:rPr>
          <w:del w:id="2163" w:author="ACER" w:date="2025-11-04T11:02:00Z"/>
          <w:sz w:val="18"/>
          <w:szCs w:val="18"/>
          <w:rPrChange w:id="2164" w:author="ACER" w:date="2025-11-04T11:18:00Z">
            <w:rPr>
              <w:del w:id="2165" w:author="ACER" w:date="2025-11-04T11:02:00Z"/>
              <w:sz w:val="16"/>
              <w:szCs w:val="16"/>
            </w:rPr>
          </w:rPrChange>
        </w:rPr>
        <w:pPrChange w:id="2166" w:author="ACER" w:date="2025-11-04T11:18:00Z">
          <w:pPr/>
        </w:pPrChange>
      </w:pPr>
      <w:del w:id="2167" w:author="ACER" w:date="2025-11-04T11:02:00Z">
        <w:r w:rsidRPr="00686383" w:rsidDel="00CD72B8">
          <w:rPr>
            <w:sz w:val="18"/>
            <w:szCs w:val="18"/>
            <w:rPrChange w:id="2168" w:author="ACER" w:date="2025-11-04T11:18:00Z">
              <w:rPr>
                <w:sz w:val="16"/>
                <w:szCs w:val="16"/>
              </w:rPr>
            </w:rPrChange>
          </w:rPr>
          <w:delText>J. K. Author, “Title of paper,” to be published.</w:delText>
        </w:r>
      </w:del>
    </w:p>
    <w:p w14:paraId="700D30E6" w14:textId="28A02AEA" w:rsidR="00EF6430" w:rsidRPr="00686383" w:rsidDel="00CD72B8" w:rsidRDefault="00EF6430">
      <w:pPr>
        <w:numPr>
          <w:ilvl w:val="0"/>
          <w:numId w:val="1"/>
        </w:numPr>
        <w:pBdr>
          <w:top w:val="nil"/>
          <w:left w:val="nil"/>
          <w:bottom w:val="nil"/>
          <w:right w:val="nil"/>
          <w:between w:val="nil"/>
        </w:pBdr>
        <w:ind w:left="360"/>
        <w:jc w:val="both"/>
        <w:rPr>
          <w:del w:id="2169" w:author="ACER" w:date="2025-11-04T11:02:00Z"/>
          <w:sz w:val="18"/>
          <w:szCs w:val="18"/>
          <w:rPrChange w:id="2170" w:author="ACER" w:date="2025-11-04T11:18:00Z">
            <w:rPr>
              <w:del w:id="2171" w:author="ACER" w:date="2025-11-04T11:02:00Z"/>
              <w:sz w:val="16"/>
              <w:szCs w:val="16"/>
            </w:rPr>
          </w:rPrChange>
        </w:rPr>
        <w:pPrChange w:id="2172" w:author="ACER" w:date="2025-11-04T11:18:00Z">
          <w:pPr/>
        </w:pPrChange>
      </w:pPr>
    </w:p>
    <w:p w14:paraId="66EDD228" w14:textId="0ECD23C8" w:rsidR="00732E46" w:rsidRPr="00686383" w:rsidDel="00CD72B8" w:rsidRDefault="000F2C11">
      <w:pPr>
        <w:numPr>
          <w:ilvl w:val="0"/>
          <w:numId w:val="1"/>
        </w:numPr>
        <w:pBdr>
          <w:top w:val="nil"/>
          <w:left w:val="nil"/>
          <w:bottom w:val="nil"/>
          <w:right w:val="nil"/>
          <w:between w:val="nil"/>
        </w:pBdr>
        <w:ind w:left="360"/>
        <w:jc w:val="both"/>
        <w:rPr>
          <w:del w:id="2173" w:author="ACER" w:date="2025-11-04T11:02:00Z"/>
          <w:rFonts w:eastAsia="Times"/>
          <w:i/>
          <w:sz w:val="18"/>
          <w:szCs w:val="18"/>
          <w:rPrChange w:id="2174" w:author="ACER" w:date="2025-11-04T11:18:00Z">
            <w:rPr>
              <w:del w:id="2175" w:author="ACER" w:date="2025-11-04T11:02:00Z"/>
              <w:rFonts w:ascii="Times" w:eastAsia="Times" w:hAnsi="Times" w:cs="Times"/>
              <w:i/>
            </w:rPr>
          </w:rPrChange>
        </w:rPr>
        <w:pPrChange w:id="2176" w:author="ACER" w:date="2025-11-04T11:18:00Z">
          <w:pPr/>
        </w:pPrChange>
      </w:pPr>
      <w:del w:id="2177" w:author="ACER" w:date="2025-11-04T11:02:00Z">
        <w:r w:rsidRPr="00686383" w:rsidDel="00CD72B8">
          <w:rPr>
            <w:rFonts w:eastAsia="Times"/>
            <w:i/>
            <w:sz w:val="18"/>
            <w:szCs w:val="18"/>
            <w:rPrChange w:id="2178" w:author="ACER" w:date="2025-11-04T11:18:00Z">
              <w:rPr>
                <w:rFonts w:ascii="Times" w:eastAsia="Times" w:hAnsi="Times" w:cs="Times"/>
                <w:i/>
              </w:rPr>
            </w:rPrChange>
          </w:rPr>
          <w:delText>Examples:</w:delText>
        </w:r>
      </w:del>
    </w:p>
    <w:p w14:paraId="4CA43FD1" w14:textId="7D864695" w:rsidR="00732E46" w:rsidRPr="00686383" w:rsidDel="00CD72B8" w:rsidRDefault="000F2C11" w:rsidP="00C45266">
      <w:pPr>
        <w:numPr>
          <w:ilvl w:val="0"/>
          <w:numId w:val="1"/>
        </w:numPr>
        <w:pBdr>
          <w:top w:val="nil"/>
          <w:left w:val="nil"/>
          <w:bottom w:val="nil"/>
          <w:right w:val="nil"/>
          <w:between w:val="nil"/>
        </w:pBdr>
        <w:ind w:left="360"/>
        <w:jc w:val="both"/>
        <w:rPr>
          <w:del w:id="2179" w:author="ACER" w:date="2025-11-04T11:02:00Z"/>
          <w:sz w:val="18"/>
          <w:szCs w:val="18"/>
          <w:rPrChange w:id="2180" w:author="ACER" w:date="2025-11-04T11:18:00Z">
            <w:rPr>
              <w:del w:id="2181" w:author="ACER" w:date="2025-11-04T11:02:00Z"/>
            </w:rPr>
          </w:rPrChange>
        </w:rPr>
      </w:pPr>
      <w:del w:id="2182" w:author="ACER" w:date="2025-11-04T11:02:00Z">
        <w:r w:rsidRPr="00686383" w:rsidDel="00CD72B8">
          <w:rPr>
            <w:color w:val="000000"/>
            <w:sz w:val="18"/>
            <w:szCs w:val="18"/>
            <w:rPrChange w:id="2183" w:author="ACER" w:date="2025-11-04T11:18:00Z">
              <w:rPr>
                <w:color w:val="000000"/>
                <w:sz w:val="16"/>
                <w:szCs w:val="16"/>
              </w:rPr>
            </w:rPrChange>
          </w:rPr>
          <w:delText>A. Harrison, private communication, May 1995.</w:delText>
        </w:r>
      </w:del>
    </w:p>
    <w:p w14:paraId="5431155C" w14:textId="6EC2368F" w:rsidR="00732E46" w:rsidRPr="00686383" w:rsidDel="00CD72B8" w:rsidRDefault="000F2C11" w:rsidP="00C45266">
      <w:pPr>
        <w:numPr>
          <w:ilvl w:val="0"/>
          <w:numId w:val="1"/>
        </w:numPr>
        <w:pBdr>
          <w:top w:val="nil"/>
          <w:left w:val="nil"/>
          <w:bottom w:val="nil"/>
          <w:right w:val="nil"/>
          <w:between w:val="nil"/>
        </w:pBdr>
        <w:ind w:left="360"/>
        <w:jc w:val="both"/>
        <w:rPr>
          <w:del w:id="2184" w:author="ACER" w:date="2025-11-04T11:02:00Z"/>
          <w:sz w:val="18"/>
          <w:szCs w:val="18"/>
          <w:rPrChange w:id="2185" w:author="ACER" w:date="2025-11-04T11:18:00Z">
            <w:rPr>
              <w:del w:id="2186" w:author="ACER" w:date="2025-11-04T11:02:00Z"/>
            </w:rPr>
          </w:rPrChange>
        </w:rPr>
      </w:pPr>
      <w:del w:id="2187" w:author="ACER" w:date="2025-11-04T11:02:00Z">
        <w:r w:rsidRPr="00686383" w:rsidDel="00CD72B8">
          <w:rPr>
            <w:color w:val="000000"/>
            <w:sz w:val="18"/>
            <w:szCs w:val="18"/>
            <w:rPrChange w:id="2188" w:author="ACER" w:date="2025-11-04T11:18:00Z">
              <w:rPr>
                <w:color w:val="000000"/>
                <w:sz w:val="16"/>
                <w:szCs w:val="16"/>
              </w:rPr>
            </w:rPrChange>
          </w:rPr>
          <w:delText>B. Smith, “An approach to graphs of linear forms,” 2014</w:delText>
        </w:r>
        <w:r w:rsidRPr="00686383" w:rsidDel="00CD72B8">
          <w:rPr>
            <w:sz w:val="18"/>
            <w:szCs w:val="18"/>
            <w:rPrChange w:id="2189" w:author="ACER" w:date="2025-11-04T11:18:00Z">
              <w:rPr>
                <w:sz w:val="16"/>
                <w:szCs w:val="16"/>
              </w:rPr>
            </w:rPrChange>
          </w:rPr>
          <w:delText>,</w:delText>
        </w:r>
        <w:r w:rsidRPr="00686383" w:rsidDel="00CD72B8">
          <w:rPr>
            <w:color w:val="000000"/>
            <w:sz w:val="18"/>
            <w:szCs w:val="18"/>
            <w:rPrChange w:id="2190" w:author="ACER" w:date="2025-11-04T11:18:00Z">
              <w:rPr>
                <w:color w:val="000000"/>
                <w:sz w:val="16"/>
                <w:szCs w:val="16"/>
              </w:rPr>
            </w:rPrChange>
          </w:rPr>
          <w:delText xml:space="preserve"> </w:delText>
        </w:r>
        <w:r w:rsidRPr="00686383" w:rsidDel="00CD72B8">
          <w:rPr>
            <w:i/>
            <w:sz w:val="18"/>
            <w:szCs w:val="18"/>
            <w:rPrChange w:id="2191" w:author="ACER" w:date="2025-11-04T11:18:00Z">
              <w:rPr>
                <w:i/>
                <w:sz w:val="16"/>
                <w:szCs w:val="16"/>
              </w:rPr>
            </w:rPrChange>
          </w:rPr>
          <w:delText>arXiv:2105.02824</w:delText>
        </w:r>
        <w:r w:rsidRPr="00686383" w:rsidDel="00CD72B8">
          <w:rPr>
            <w:sz w:val="18"/>
            <w:szCs w:val="18"/>
            <w:rPrChange w:id="2192" w:author="ACER" w:date="2025-11-04T11:18:00Z">
              <w:rPr>
                <w:sz w:val="16"/>
                <w:szCs w:val="16"/>
              </w:rPr>
            </w:rPrChange>
          </w:rPr>
          <w:delText>.</w:delText>
        </w:r>
      </w:del>
    </w:p>
    <w:p w14:paraId="7A0D3B7E" w14:textId="3393D951" w:rsidR="00732E46" w:rsidRPr="00686383" w:rsidDel="00CD72B8" w:rsidRDefault="000F2C11" w:rsidP="00C45266">
      <w:pPr>
        <w:numPr>
          <w:ilvl w:val="0"/>
          <w:numId w:val="1"/>
        </w:numPr>
        <w:pBdr>
          <w:top w:val="nil"/>
          <w:left w:val="nil"/>
          <w:bottom w:val="nil"/>
          <w:right w:val="nil"/>
          <w:between w:val="nil"/>
        </w:pBdr>
        <w:ind w:left="360"/>
        <w:jc w:val="both"/>
        <w:rPr>
          <w:del w:id="2193" w:author="ACER" w:date="2025-11-04T11:02:00Z"/>
          <w:sz w:val="18"/>
          <w:szCs w:val="18"/>
          <w:rPrChange w:id="2194" w:author="ACER" w:date="2025-11-04T11:18:00Z">
            <w:rPr>
              <w:del w:id="2195" w:author="ACER" w:date="2025-11-04T11:02:00Z"/>
            </w:rPr>
          </w:rPrChange>
        </w:rPr>
      </w:pPr>
      <w:del w:id="2196" w:author="ACER" w:date="2025-11-04T11:02:00Z">
        <w:r w:rsidRPr="00686383" w:rsidDel="00CD72B8">
          <w:rPr>
            <w:color w:val="000000"/>
            <w:sz w:val="18"/>
            <w:szCs w:val="18"/>
            <w:rPrChange w:id="2197" w:author="ACER" w:date="2025-11-04T11:18:00Z">
              <w:rPr>
                <w:color w:val="000000"/>
                <w:sz w:val="16"/>
                <w:szCs w:val="16"/>
              </w:rPr>
            </w:rPrChange>
          </w:rPr>
          <w:delText>A. Brahms, “Representation error for real numbers in binary computer arithmetic,” IEEE Computer Group Repository, Paper R-67-85.</w:delText>
        </w:r>
      </w:del>
    </w:p>
    <w:p w14:paraId="68B03F24" w14:textId="4A04B6C4" w:rsidR="00732E46" w:rsidRPr="00686383" w:rsidDel="00CD72B8" w:rsidRDefault="00732E46">
      <w:pPr>
        <w:numPr>
          <w:ilvl w:val="0"/>
          <w:numId w:val="1"/>
        </w:numPr>
        <w:pBdr>
          <w:top w:val="nil"/>
          <w:left w:val="nil"/>
          <w:bottom w:val="nil"/>
          <w:right w:val="nil"/>
          <w:between w:val="nil"/>
        </w:pBdr>
        <w:ind w:left="360"/>
        <w:jc w:val="both"/>
        <w:rPr>
          <w:del w:id="2198" w:author="ACER" w:date="2025-11-04T11:02:00Z"/>
          <w:rFonts w:eastAsia="Times"/>
          <w:i/>
          <w:sz w:val="18"/>
          <w:szCs w:val="18"/>
          <w:rPrChange w:id="2199" w:author="ACER" w:date="2025-11-04T11:18:00Z">
            <w:rPr>
              <w:del w:id="2200" w:author="ACER" w:date="2025-11-04T11:02:00Z"/>
              <w:rFonts w:ascii="Times" w:eastAsia="Times" w:hAnsi="Times" w:cs="Times"/>
              <w:i/>
            </w:rPr>
          </w:rPrChange>
        </w:rPr>
        <w:pPrChange w:id="2201" w:author="ACER" w:date="2025-11-04T11:18:00Z">
          <w:pPr/>
        </w:pPrChange>
      </w:pPr>
    </w:p>
    <w:p w14:paraId="4C733759" w14:textId="20A40A65" w:rsidR="00732E46" w:rsidRPr="00686383" w:rsidDel="00CD72B8" w:rsidRDefault="000F2C11">
      <w:pPr>
        <w:numPr>
          <w:ilvl w:val="0"/>
          <w:numId w:val="1"/>
        </w:numPr>
        <w:pBdr>
          <w:top w:val="nil"/>
          <w:left w:val="nil"/>
          <w:bottom w:val="nil"/>
          <w:right w:val="nil"/>
          <w:between w:val="nil"/>
        </w:pBdr>
        <w:ind w:left="360"/>
        <w:jc w:val="both"/>
        <w:rPr>
          <w:del w:id="2202" w:author="ACER" w:date="2025-11-04T11:02:00Z"/>
          <w:rFonts w:eastAsia="Times"/>
          <w:i/>
          <w:sz w:val="18"/>
          <w:szCs w:val="18"/>
          <w:rPrChange w:id="2203" w:author="ACER" w:date="2025-11-04T11:18:00Z">
            <w:rPr>
              <w:del w:id="2204" w:author="ACER" w:date="2025-11-04T11:02:00Z"/>
              <w:rFonts w:ascii="Times" w:eastAsia="Times" w:hAnsi="Times" w:cs="Times"/>
              <w:i/>
            </w:rPr>
          </w:rPrChange>
        </w:rPr>
        <w:pPrChange w:id="2205" w:author="ACER" w:date="2025-11-04T11:18:00Z">
          <w:pPr/>
        </w:pPrChange>
      </w:pPr>
      <w:del w:id="2206" w:author="ACER" w:date="2025-11-04T11:02:00Z">
        <w:r w:rsidRPr="00686383" w:rsidDel="00CD72B8">
          <w:rPr>
            <w:rFonts w:eastAsia="Times"/>
            <w:i/>
            <w:sz w:val="18"/>
            <w:szCs w:val="18"/>
            <w:rPrChange w:id="2207" w:author="ACER" w:date="2025-11-04T11:18:00Z">
              <w:rPr>
                <w:rFonts w:ascii="Times" w:eastAsia="Times" w:hAnsi="Times" w:cs="Times"/>
                <w:i/>
              </w:rPr>
            </w:rPrChange>
          </w:rPr>
          <w:delText>Basic formats for standards:</w:delText>
        </w:r>
      </w:del>
    </w:p>
    <w:p w14:paraId="7B1F210D" w14:textId="53BF8234" w:rsidR="00732E46" w:rsidRPr="00686383" w:rsidDel="00CD72B8" w:rsidRDefault="000F2C11">
      <w:pPr>
        <w:numPr>
          <w:ilvl w:val="0"/>
          <w:numId w:val="1"/>
        </w:numPr>
        <w:pBdr>
          <w:top w:val="nil"/>
          <w:left w:val="nil"/>
          <w:bottom w:val="nil"/>
          <w:right w:val="nil"/>
          <w:between w:val="nil"/>
        </w:pBdr>
        <w:ind w:left="360"/>
        <w:jc w:val="both"/>
        <w:rPr>
          <w:del w:id="2208" w:author="ACER" w:date="2025-11-04T11:02:00Z"/>
          <w:sz w:val="18"/>
          <w:szCs w:val="18"/>
          <w:rPrChange w:id="2209" w:author="ACER" w:date="2025-11-04T11:18:00Z">
            <w:rPr>
              <w:del w:id="2210" w:author="ACER" w:date="2025-11-04T11:02:00Z"/>
              <w:sz w:val="16"/>
              <w:szCs w:val="16"/>
            </w:rPr>
          </w:rPrChange>
        </w:rPr>
        <w:pPrChange w:id="2211" w:author="ACER" w:date="2025-11-04T11:18:00Z">
          <w:pPr/>
        </w:pPrChange>
      </w:pPr>
      <w:del w:id="2212" w:author="ACER" w:date="2025-11-04T11:02:00Z">
        <w:r w:rsidRPr="00686383" w:rsidDel="00CD72B8">
          <w:rPr>
            <w:sz w:val="18"/>
            <w:szCs w:val="18"/>
            <w:rPrChange w:id="2213" w:author="ACER" w:date="2025-11-04T11:18:00Z">
              <w:rPr>
                <w:sz w:val="16"/>
                <w:szCs w:val="16"/>
              </w:rPr>
            </w:rPrChange>
          </w:rPr>
          <w:delText>a)</w:delText>
        </w:r>
        <w:r w:rsidRPr="00686383" w:rsidDel="00CD72B8">
          <w:rPr>
            <w:i/>
            <w:sz w:val="18"/>
            <w:szCs w:val="18"/>
            <w:rPrChange w:id="2214" w:author="ACER" w:date="2025-11-04T11:18:00Z">
              <w:rPr>
                <w:i/>
                <w:sz w:val="16"/>
                <w:szCs w:val="16"/>
              </w:rPr>
            </w:rPrChange>
          </w:rPr>
          <w:delText xml:space="preserve"> Title of Standard</w:delText>
        </w:r>
        <w:r w:rsidRPr="00686383" w:rsidDel="00CD72B8">
          <w:rPr>
            <w:sz w:val="18"/>
            <w:szCs w:val="18"/>
            <w:rPrChange w:id="2215" w:author="ACER" w:date="2025-11-04T11:18:00Z">
              <w:rPr>
                <w:sz w:val="16"/>
                <w:szCs w:val="16"/>
              </w:rPr>
            </w:rPrChange>
          </w:rPr>
          <w:delText>, Standard number, date.</w:delText>
        </w:r>
      </w:del>
    </w:p>
    <w:p w14:paraId="7443FA1D" w14:textId="6A4B8F9C" w:rsidR="00732E46" w:rsidRPr="00686383" w:rsidDel="00CD72B8" w:rsidRDefault="000F2C11">
      <w:pPr>
        <w:numPr>
          <w:ilvl w:val="0"/>
          <w:numId w:val="1"/>
        </w:numPr>
        <w:pBdr>
          <w:top w:val="nil"/>
          <w:left w:val="nil"/>
          <w:bottom w:val="nil"/>
          <w:right w:val="nil"/>
          <w:between w:val="nil"/>
        </w:pBdr>
        <w:ind w:left="360"/>
        <w:jc w:val="both"/>
        <w:rPr>
          <w:del w:id="2216" w:author="ACER" w:date="2025-11-04T11:02:00Z"/>
          <w:sz w:val="18"/>
          <w:szCs w:val="18"/>
          <w:rPrChange w:id="2217" w:author="ACER" w:date="2025-11-04T11:18:00Z">
            <w:rPr>
              <w:del w:id="2218" w:author="ACER" w:date="2025-11-04T11:02:00Z"/>
              <w:sz w:val="16"/>
              <w:szCs w:val="16"/>
            </w:rPr>
          </w:rPrChange>
        </w:rPr>
        <w:pPrChange w:id="2219" w:author="ACER" w:date="2025-11-04T11:18:00Z">
          <w:pPr/>
        </w:pPrChange>
      </w:pPr>
      <w:del w:id="2220" w:author="ACER" w:date="2025-11-04T11:02:00Z">
        <w:r w:rsidRPr="00686383" w:rsidDel="00CD72B8">
          <w:rPr>
            <w:sz w:val="18"/>
            <w:szCs w:val="18"/>
            <w:rPrChange w:id="2221" w:author="ACER" w:date="2025-11-04T11:18:00Z">
              <w:rPr>
                <w:sz w:val="16"/>
                <w:szCs w:val="16"/>
              </w:rPr>
            </w:rPrChange>
          </w:rPr>
          <w:delText xml:space="preserve">b) </w:delText>
        </w:r>
        <w:r w:rsidRPr="00686383" w:rsidDel="00CD72B8">
          <w:rPr>
            <w:i/>
            <w:sz w:val="18"/>
            <w:szCs w:val="18"/>
            <w:rPrChange w:id="2222" w:author="ACER" w:date="2025-11-04T11:18:00Z">
              <w:rPr>
                <w:i/>
                <w:sz w:val="16"/>
                <w:szCs w:val="16"/>
              </w:rPr>
            </w:rPrChange>
          </w:rPr>
          <w:delText>Title of Standard</w:delText>
        </w:r>
        <w:r w:rsidRPr="00686383" w:rsidDel="00CD72B8">
          <w:rPr>
            <w:sz w:val="18"/>
            <w:szCs w:val="18"/>
            <w:rPrChange w:id="2223" w:author="ACER" w:date="2025-11-04T11:18:00Z">
              <w:rPr>
                <w:sz w:val="16"/>
                <w:szCs w:val="16"/>
              </w:rPr>
            </w:rPrChange>
          </w:rPr>
          <w:delText>, Standard number, Corporate author, location, date.</w:delText>
        </w:r>
      </w:del>
    </w:p>
    <w:p w14:paraId="0CF119D5" w14:textId="6FD14722" w:rsidR="00EF6430" w:rsidRPr="00686383" w:rsidDel="00CD72B8" w:rsidRDefault="00EF6430">
      <w:pPr>
        <w:numPr>
          <w:ilvl w:val="0"/>
          <w:numId w:val="1"/>
        </w:numPr>
        <w:pBdr>
          <w:top w:val="nil"/>
          <w:left w:val="nil"/>
          <w:bottom w:val="nil"/>
          <w:right w:val="nil"/>
          <w:between w:val="nil"/>
        </w:pBdr>
        <w:ind w:left="360"/>
        <w:jc w:val="both"/>
        <w:rPr>
          <w:del w:id="2224" w:author="ACER" w:date="2025-11-04T11:02:00Z"/>
          <w:sz w:val="18"/>
          <w:szCs w:val="18"/>
          <w:rPrChange w:id="2225" w:author="ACER" w:date="2025-11-04T11:18:00Z">
            <w:rPr>
              <w:del w:id="2226" w:author="ACER" w:date="2025-11-04T11:02:00Z"/>
              <w:sz w:val="16"/>
              <w:szCs w:val="16"/>
            </w:rPr>
          </w:rPrChange>
        </w:rPr>
        <w:pPrChange w:id="2227" w:author="ACER" w:date="2025-11-04T11:18:00Z">
          <w:pPr/>
        </w:pPrChange>
      </w:pPr>
    </w:p>
    <w:p w14:paraId="6EDF1741" w14:textId="65797656" w:rsidR="00732E46" w:rsidRPr="00686383" w:rsidDel="00CD72B8" w:rsidRDefault="000F2C11">
      <w:pPr>
        <w:numPr>
          <w:ilvl w:val="0"/>
          <w:numId w:val="1"/>
        </w:numPr>
        <w:pBdr>
          <w:top w:val="nil"/>
          <w:left w:val="nil"/>
          <w:bottom w:val="nil"/>
          <w:right w:val="nil"/>
          <w:between w:val="nil"/>
        </w:pBdr>
        <w:ind w:left="360"/>
        <w:jc w:val="both"/>
        <w:rPr>
          <w:del w:id="2228" w:author="ACER" w:date="2025-11-04T11:02:00Z"/>
          <w:rFonts w:eastAsia="Times"/>
          <w:i/>
          <w:sz w:val="18"/>
          <w:szCs w:val="18"/>
          <w:rPrChange w:id="2229" w:author="ACER" w:date="2025-11-04T11:18:00Z">
            <w:rPr>
              <w:del w:id="2230" w:author="ACER" w:date="2025-11-04T11:02:00Z"/>
              <w:rFonts w:ascii="Times" w:eastAsia="Times" w:hAnsi="Times" w:cs="Times"/>
              <w:i/>
            </w:rPr>
          </w:rPrChange>
        </w:rPr>
        <w:pPrChange w:id="2231" w:author="ACER" w:date="2025-11-04T11:18:00Z">
          <w:pPr/>
        </w:pPrChange>
      </w:pPr>
      <w:del w:id="2232" w:author="ACER" w:date="2025-11-04T11:02:00Z">
        <w:r w:rsidRPr="00686383" w:rsidDel="00CD72B8">
          <w:rPr>
            <w:rFonts w:eastAsia="Times"/>
            <w:i/>
            <w:sz w:val="18"/>
            <w:szCs w:val="18"/>
            <w:rPrChange w:id="2233" w:author="ACER" w:date="2025-11-04T11:18:00Z">
              <w:rPr>
                <w:rFonts w:ascii="Times" w:eastAsia="Times" w:hAnsi="Times" w:cs="Times"/>
                <w:i/>
              </w:rPr>
            </w:rPrChange>
          </w:rPr>
          <w:delText>Examples:</w:delText>
        </w:r>
      </w:del>
    </w:p>
    <w:p w14:paraId="7F8C0807" w14:textId="2829E3D8" w:rsidR="00732E46" w:rsidRPr="00686383" w:rsidDel="00CD72B8" w:rsidRDefault="000F2C11" w:rsidP="00C45266">
      <w:pPr>
        <w:numPr>
          <w:ilvl w:val="0"/>
          <w:numId w:val="1"/>
        </w:numPr>
        <w:pBdr>
          <w:top w:val="nil"/>
          <w:left w:val="nil"/>
          <w:bottom w:val="nil"/>
          <w:right w:val="nil"/>
          <w:between w:val="nil"/>
        </w:pBdr>
        <w:ind w:left="360"/>
        <w:jc w:val="both"/>
        <w:rPr>
          <w:del w:id="2234" w:author="ACER" w:date="2025-11-04T11:02:00Z"/>
          <w:color w:val="000000"/>
          <w:sz w:val="18"/>
          <w:szCs w:val="18"/>
          <w:rPrChange w:id="2235" w:author="ACER" w:date="2025-11-04T11:18:00Z">
            <w:rPr>
              <w:del w:id="2236" w:author="ACER" w:date="2025-11-04T11:02:00Z"/>
              <w:color w:val="000000"/>
              <w:sz w:val="16"/>
              <w:szCs w:val="16"/>
            </w:rPr>
          </w:rPrChange>
        </w:rPr>
      </w:pPr>
      <w:del w:id="2237" w:author="ACER" w:date="2025-11-04T11:02:00Z">
        <w:r w:rsidRPr="00686383" w:rsidDel="00CD72B8">
          <w:rPr>
            <w:color w:val="000000"/>
            <w:sz w:val="18"/>
            <w:szCs w:val="18"/>
            <w:rPrChange w:id="2238" w:author="ACER" w:date="2025-11-04T11:18:00Z">
              <w:rPr>
                <w:color w:val="000000"/>
                <w:sz w:val="16"/>
                <w:szCs w:val="16"/>
              </w:rPr>
            </w:rPrChange>
          </w:rPr>
          <w:delText>IEEE Criteria for Class IE Electric Systems, IEEE Standard 308, 1969.</w:delText>
        </w:r>
      </w:del>
    </w:p>
    <w:p w14:paraId="25EF727E" w14:textId="03057EBD" w:rsidR="00932FBA" w:rsidRPr="00686383" w:rsidDel="00CD72B8" w:rsidRDefault="000F2C11" w:rsidP="00C45266">
      <w:pPr>
        <w:numPr>
          <w:ilvl w:val="0"/>
          <w:numId w:val="1"/>
        </w:numPr>
        <w:pBdr>
          <w:top w:val="nil"/>
          <w:left w:val="nil"/>
          <w:bottom w:val="nil"/>
          <w:right w:val="nil"/>
          <w:between w:val="nil"/>
        </w:pBdr>
        <w:ind w:left="360"/>
        <w:jc w:val="both"/>
        <w:rPr>
          <w:del w:id="2239" w:author="ACER" w:date="2025-11-04T11:02:00Z"/>
          <w:color w:val="000000"/>
          <w:sz w:val="18"/>
          <w:szCs w:val="18"/>
          <w:rPrChange w:id="2240" w:author="ACER" w:date="2025-11-04T11:18:00Z">
            <w:rPr>
              <w:del w:id="2241" w:author="ACER" w:date="2025-11-04T11:02:00Z"/>
              <w:color w:val="000000"/>
            </w:rPr>
          </w:rPrChange>
        </w:rPr>
      </w:pPr>
      <w:del w:id="2242" w:author="ACER" w:date="2025-11-04T11:02:00Z">
        <w:r w:rsidRPr="00686383" w:rsidDel="00CD72B8">
          <w:rPr>
            <w:color w:val="000000"/>
            <w:sz w:val="18"/>
            <w:szCs w:val="18"/>
            <w:rPrChange w:id="2243" w:author="ACER" w:date="2025-11-04T11:18:00Z">
              <w:rPr>
                <w:color w:val="000000"/>
                <w:sz w:val="16"/>
                <w:szCs w:val="16"/>
              </w:rPr>
            </w:rPrChange>
          </w:rPr>
          <w:delText>Letter Symbols for Quantities, ANSI Standard Y10.5-1968.</w:delText>
        </w:r>
      </w:del>
    </w:p>
    <w:p w14:paraId="60B0E832" w14:textId="04DBC3BF" w:rsidR="00DA5A9A" w:rsidRPr="00686383" w:rsidDel="00CD72B8" w:rsidRDefault="00DA5A9A">
      <w:pPr>
        <w:numPr>
          <w:ilvl w:val="0"/>
          <w:numId w:val="1"/>
        </w:numPr>
        <w:pBdr>
          <w:top w:val="nil"/>
          <w:left w:val="nil"/>
          <w:bottom w:val="nil"/>
          <w:right w:val="nil"/>
          <w:between w:val="nil"/>
        </w:pBdr>
        <w:ind w:left="360"/>
        <w:jc w:val="both"/>
        <w:rPr>
          <w:del w:id="2244" w:author="ACER" w:date="2025-11-04T11:02:00Z"/>
          <w:color w:val="000000"/>
          <w:sz w:val="18"/>
          <w:szCs w:val="18"/>
          <w:rPrChange w:id="2245" w:author="ACER" w:date="2025-11-04T11:18:00Z">
            <w:rPr>
              <w:del w:id="2246" w:author="ACER" w:date="2025-11-04T11:02:00Z"/>
              <w:color w:val="000000"/>
              <w:sz w:val="16"/>
              <w:szCs w:val="16"/>
            </w:rPr>
          </w:rPrChange>
        </w:rPr>
        <w:pPrChange w:id="2247" w:author="ACER" w:date="2025-11-04T11:18:00Z">
          <w:pPr>
            <w:pBdr>
              <w:top w:val="nil"/>
              <w:left w:val="nil"/>
              <w:bottom w:val="nil"/>
              <w:right w:val="nil"/>
              <w:between w:val="nil"/>
            </w:pBdr>
            <w:jc w:val="both"/>
          </w:pPr>
        </w:pPrChange>
      </w:pPr>
    </w:p>
    <w:p w14:paraId="524A8437" w14:textId="2A6C6E98" w:rsidR="00DA5A9A" w:rsidRPr="00686383" w:rsidDel="00CD72B8" w:rsidRDefault="00DA5A9A">
      <w:pPr>
        <w:numPr>
          <w:ilvl w:val="0"/>
          <w:numId w:val="1"/>
        </w:numPr>
        <w:pBdr>
          <w:top w:val="nil"/>
          <w:left w:val="nil"/>
          <w:bottom w:val="nil"/>
          <w:right w:val="nil"/>
          <w:between w:val="nil"/>
        </w:pBdr>
        <w:ind w:left="360"/>
        <w:jc w:val="both"/>
        <w:rPr>
          <w:del w:id="2248" w:author="ACER" w:date="2025-11-04T11:02:00Z"/>
          <w:rFonts w:eastAsia="Times"/>
          <w:i/>
          <w:sz w:val="18"/>
          <w:szCs w:val="18"/>
          <w:rPrChange w:id="2249" w:author="ACER" w:date="2025-11-04T11:18:00Z">
            <w:rPr>
              <w:del w:id="2250" w:author="ACER" w:date="2025-11-04T11:02:00Z"/>
              <w:rFonts w:ascii="Times" w:eastAsia="Times" w:hAnsi="Times" w:cs="Times"/>
              <w:i/>
            </w:rPr>
          </w:rPrChange>
        </w:rPr>
        <w:pPrChange w:id="2251" w:author="ACER" w:date="2025-11-04T11:18:00Z">
          <w:pPr/>
        </w:pPrChange>
      </w:pPr>
      <w:del w:id="2252" w:author="ACER" w:date="2025-11-04T11:02:00Z">
        <w:r w:rsidRPr="00686383" w:rsidDel="00CD72B8">
          <w:rPr>
            <w:rFonts w:eastAsia="Times"/>
            <w:i/>
            <w:sz w:val="18"/>
            <w:szCs w:val="18"/>
            <w:rPrChange w:id="2253" w:author="ACER" w:date="2025-11-04T11:18:00Z">
              <w:rPr>
                <w:rFonts w:ascii="Times" w:eastAsia="Times" w:hAnsi="Times" w:cs="Times"/>
                <w:i/>
              </w:rPr>
            </w:rPrChange>
          </w:rPr>
          <w:delText>Basic format for datasets: </w:delText>
        </w:r>
      </w:del>
    </w:p>
    <w:p w14:paraId="0FBF25E6" w14:textId="2F16ADEF" w:rsidR="00DA5A9A" w:rsidRPr="00686383" w:rsidDel="00CD72B8" w:rsidRDefault="00DA5A9A">
      <w:pPr>
        <w:numPr>
          <w:ilvl w:val="0"/>
          <w:numId w:val="1"/>
        </w:numPr>
        <w:pBdr>
          <w:top w:val="nil"/>
          <w:left w:val="nil"/>
          <w:bottom w:val="nil"/>
          <w:right w:val="nil"/>
          <w:between w:val="nil"/>
        </w:pBdr>
        <w:ind w:left="360"/>
        <w:jc w:val="both"/>
        <w:rPr>
          <w:del w:id="2254" w:author="ACER" w:date="2025-11-04T11:02:00Z"/>
          <w:sz w:val="18"/>
          <w:szCs w:val="18"/>
          <w:rPrChange w:id="2255" w:author="ACER" w:date="2025-11-04T11:18:00Z">
            <w:rPr>
              <w:del w:id="2256" w:author="ACER" w:date="2025-11-04T11:02:00Z"/>
              <w:sz w:val="16"/>
              <w:szCs w:val="16"/>
            </w:rPr>
          </w:rPrChange>
        </w:rPr>
        <w:pPrChange w:id="2257" w:author="ACER" w:date="2025-11-04T11:18:00Z">
          <w:pPr/>
        </w:pPrChange>
      </w:pPr>
      <w:del w:id="2258" w:author="ACER" w:date="2025-11-04T11:02:00Z">
        <w:r w:rsidRPr="00686383" w:rsidDel="00CD72B8">
          <w:rPr>
            <w:sz w:val="18"/>
            <w:szCs w:val="18"/>
            <w:rPrChange w:id="2259" w:author="ACER" w:date="2025-11-04T11:18:00Z">
              <w:rPr>
                <w:sz w:val="16"/>
                <w:szCs w:val="16"/>
              </w:rPr>
            </w:rPrChange>
          </w:rPr>
          <w:delText>Author,  Date, Year. “Title of Dataset,” distributed by Publisher/Distributor, http://url.com (or if DOI is used, end with a period)</w:delText>
        </w:r>
      </w:del>
    </w:p>
    <w:p w14:paraId="257A300C" w14:textId="141B702F" w:rsidR="000D4F4C" w:rsidRPr="00686383" w:rsidDel="00CD72B8" w:rsidRDefault="000D4F4C">
      <w:pPr>
        <w:numPr>
          <w:ilvl w:val="0"/>
          <w:numId w:val="1"/>
        </w:numPr>
        <w:pBdr>
          <w:top w:val="nil"/>
          <w:left w:val="nil"/>
          <w:bottom w:val="nil"/>
          <w:right w:val="nil"/>
          <w:between w:val="nil"/>
        </w:pBdr>
        <w:ind w:left="360"/>
        <w:jc w:val="both"/>
        <w:rPr>
          <w:del w:id="2260" w:author="ACER" w:date="2025-11-04T11:02:00Z"/>
          <w:rFonts w:eastAsia="Times"/>
          <w:i/>
          <w:sz w:val="18"/>
          <w:szCs w:val="18"/>
          <w:rPrChange w:id="2261" w:author="ACER" w:date="2025-11-04T11:18:00Z">
            <w:rPr>
              <w:del w:id="2262" w:author="ACER" w:date="2025-11-04T11:02:00Z"/>
              <w:rFonts w:ascii="Times" w:eastAsia="Times" w:hAnsi="Times" w:cs="Times"/>
              <w:i/>
            </w:rPr>
          </w:rPrChange>
        </w:rPr>
        <w:pPrChange w:id="2263" w:author="ACER" w:date="2025-11-04T11:18:00Z">
          <w:pPr/>
        </w:pPrChange>
      </w:pPr>
    </w:p>
    <w:p w14:paraId="331D9BF5" w14:textId="5D302946" w:rsidR="00DA5A9A" w:rsidRPr="00686383" w:rsidDel="00CD72B8" w:rsidRDefault="00DA5A9A">
      <w:pPr>
        <w:numPr>
          <w:ilvl w:val="0"/>
          <w:numId w:val="1"/>
        </w:numPr>
        <w:pBdr>
          <w:top w:val="nil"/>
          <w:left w:val="nil"/>
          <w:bottom w:val="nil"/>
          <w:right w:val="nil"/>
          <w:between w:val="nil"/>
        </w:pBdr>
        <w:ind w:left="360"/>
        <w:jc w:val="both"/>
        <w:rPr>
          <w:del w:id="2264" w:author="ACER" w:date="2025-11-04T11:02:00Z"/>
          <w:sz w:val="18"/>
          <w:szCs w:val="18"/>
          <w:rPrChange w:id="2265" w:author="ACER" w:date="2025-11-04T11:18:00Z">
            <w:rPr>
              <w:del w:id="2266" w:author="ACER" w:date="2025-11-04T11:02:00Z"/>
            </w:rPr>
          </w:rPrChange>
        </w:rPr>
        <w:pPrChange w:id="2267" w:author="ACER" w:date="2025-11-04T11:18:00Z">
          <w:pPr/>
        </w:pPrChange>
      </w:pPr>
      <w:del w:id="2268" w:author="ACER" w:date="2025-11-04T11:02:00Z">
        <w:r w:rsidRPr="00686383" w:rsidDel="00CD72B8">
          <w:rPr>
            <w:rFonts w:eastAsia="Times"/>
            <w:i/>
            <w:sz w:val="18"/>
            <w:szCs w:val="18"/>
            <w:rPrChange w:id="2269" w:author="ACER" w:date="2025-11-04T11:18:00Z">
              <w:rPr>
                <w:rFonts w:ascii="Times" w:eastAsia="Times" w:hAnsi="Times" w:cs="Times"/>
                <w:i/>
              </w:rPr>
            </w:rPrChange>
          </w:rPr>
          <w:delText>Example</w:delText>
        </w:r>
        <w:r w:rsidRPr="00686383" w:rsidDel="00CD72B8">
          <w:rPr>
            <w:i/>
            <w:iCs/>
            <w:color w:val="000000"/>
            <w:sz w:val="18"/>
            <w:szCs w:val="18"/>
            <w:rPrChange w:id="2270" w:author="ACER" w:date="2025-11-04T11:18:00Z">
              <w:rPr>
                <w:rFonts w:ascii="Times" w:hAnsi="Times" w:cs="Times"/>
                <w:i/>
                <w:iCs/>
                <w:color w:val="000000"/>
              </w:rPr>
            </w:rPrChange>
          </w:rPr>
          <w:delText>: </w:delText>
        </w:r>
      </w:del>
    </w:p>
    <w:p w14:paraId="11F4D0B6" w14:textId="3737B92E" w:rsidR="00DA5A9A" w:rsidRPr="00686383" w:rsidDel="00CD72B8" w:rsidRDefault="00DA5A9A" w:rsidP="00C45266">
      <w:pPr>
        <w:numPr>
          <w:ilvl w:val="0"/>
          <w:numId w:val="1"/>
        </w:numPr>
        <w:pBdr>
          <w:top w:val="nil"/>
          <w:left w:val="nil"/>
          <w:bottom w:val="nil"/>
          <w:right w:val="nil"/>
          <w:between w:val="nil"/>
        </w:pBdr>
        <w:ind w:left="360"/>
        <w:jc w:val="both"/>
        <w:rPr>
          <w:del w:id="2271" w:author="ACER" w:date="2025-11-04T11:02:00Z"/>
          <w:sz w:val="18"/>
          <w:szCs w:val="18"/>
          <w:rPrChange w:id="2272" w:author="ACER" w:date="2025-11-04T11:18:00Z">
            <w:rPr>
              <w:del w:id="2273" w:author="ACER" w:date="2025-11-04T11:02:00Z"/>
              <w:sz w:val="16"/>
              <w:szCs w:val="16"/>
            </w:rPr>
          </w:rPrChange>
        </w:rPr>
      </w:pPr>
      <w:del w:id="2274" w:author="ACER" w:date="2025-11-04T11:02:00Z">
        <w:r w:rsidRPr="00686383" w:rsidDel="00CD72B8">
          <w:rPr>
            <w:sz w:val="18"/>
            <w:szCs w:val="18"/>
            <w:rPrChange w:id="2275" w:author="ACER" w:date="2025-11-04T11:18:00Z">
              <w:rPr>
                <w:sz w:val="16"/>
                <w:szCs w:val="16"/>
              </w:rPr>
            </w:rPrChange>
          </w:rPr>
          <w:delText xml:space="preserve">U.S. Department of Health and Human Services, Aug. 2013, “Treatment Episode Dataset: Discharges (TEDS-D): Concatenated, 2006 to 2009,” U.S. </w:delText>
        </w:r>
        <w:r w:rsidRPr="00686383" w:rsidDel="00CD72B8">
          <w:rPr>
            <w:color w:val="000000"/>
            <w:sz w:val="18"/>
            <w:szCs w:val="18"/>
            <w:rPrChange w:id="2276" w:author="ACER" w:date="2025-11-04T11:18:00Z">
              <w:rPr>
                <w:color w:val="000000"/>
                <w:sz w:val="16"/>
                <w:szCs w:val="16"/>
              </w:rPr>
            </w:rPrChange>
          </w:rPr>
          <w:delText>Department</w:delText>
        </w:r>
        <w:r w:rsidRPr="00686383" w:rsidDel="00CD72B8">
          <w:rPr>
            <w:sz w:val="18"/>
            <w:szCs w:val="18"/>
            <w:rPrChange w:id="2277" w:author="ACER" w:date="2025-11-04T11:18:00Z">
              <w:rPr>
                <w:sz w:val="16"/>
                <w:szCs w:val="16"/>
              </w:rPr>
            </w:rPrChange>
          </w:rPr>
          <w:delText xml:space="preserve"> of Health and Human Services, Substance Abuse and Mental Health Services Administration, Office of Applied Studies, doi: 10.3886/ICPSR30122.v2.</w:delText>
        </w:r>
      </w:del>
    </w:p>
    <w:p w14:paraId="18412EEA" w14:textId="6FC7E623" w:rsidR="00DA5A9A" w:rsidRPr="00686383" w:rsidDel="00CD72B8" w:rsidRDefault="00DA5A9A">
      <w:pPr>
        <w:numPr>
          <w:ilvl w:val="0"/>
          <w:numId w:val="1"/>
        </w:numPr>
        <w:pBdr>
          <w:top w:val="nil"/>
          <w:left w:val="nil"/>
          <w:bottom w:val="nil"/>
          <w:right w:val="nil"/>
          <w:between w:val="nil"/>
        </w:pBdr>
        <w:ind w:left="360"/>
        <w:jc w:val="both"/>
        <w:rPr>
          <w:del w:id="2278" w:author="ACER" w:date="2025-11-04T11:02:00Z"/>
          <w:color w:val="000000"/>
          <w:sz w:val="18"/>
          <w:szCs w:val="18"/>
          <w:rPrChange w:id="2279" w:author="ACER" w:date="2025-11-04T11:18:00Z">
            <w:rPr>
              <w:del w:id="2280" w:author="ACER" w:date="2025-11-04T11:02:00Z"/>
              <w:color w:val="000000"/>
            </w:rPr>
          </w:rPrChange>
        </w:rPr>
        <w:pPrChange w:id="2281" w:author="ACER" w:date="2025-11-04T11:18:00Z">
          <w:pPr>
            <w:pBdr>
              <w:top w:val="nil"/>
              <w:left w:val="nil"/>
              <w:bottom w:val="nil"/>
              <w:right w:val="nil"/>
              <w:between w:val="nil"/>
            </w:pBdr>
            <w:jc w:val="both"/>
          </w:pPr>
        </w:pPrChange>
      </w:pPr>
    </w:p>
    <w:p w14:paraId="7F2657B0" w14:textId="1498D53B" w:rsidR="00DA5A9A" w:rsidRPr="00686383" w:rsidDel="00CD72B8" w:rsidRDefault="00DA5A9A">
      <w:pPr>
        <w:numPr>
          <w:ilvl w:val="0"/>
          <w:numId w:val="1"/>
        </w:numPr>
        <w:pBdr>
          <w:top w:val="nil"/>
          <w:left w:val="nil"/>
          <w:bottom w:val="nil"/>
          <w:right w:val="nil"/>
          <w:between w:val="nil"/>
        </w:pBdr>
        <w:ind w:left="360"/>
        <w:jc w:val="both"/>
        <w:rPr>
          <w:del w:id="2282" w:author="ACER" w:date="2025-11-04T11:02:00Z"/>
          <w:rFonts w:eastAsia="Times"/>
          <w:i/>
          <w:sz w:val="18"/>
          <w:szCs w:val="18"/>
          <w:rPrChange w:id="2283" w:author="ACER" w:date="2025-11-04T11:18:00Z">
            <w:rPr>
              <w:del w:id="2284" w:author="ACER" w:date="2025-11-04T11:02:00Z"/>
              <w:rFonts w:ascii="Times" w:eastAsia="Times" w:hAnsi="Times" w:cs="Times"/>
              <w:i/>
            </w:rPr>
          </w:rPrChange>
        </w:rPr>
        <w:pPrChange w:id="2285" w:author="ACER" w:date="2025-11-04T11:18:00Z">
          <w:pPr/>
        </w:pPrChange>
      </w:pPr>
      <w:del w:id="2286" w:author="ACER" w:date="2025-11-04T11:02:00Z">
        <w:r w:rsidRPr="00686383" w:rsidDel="00CD72B8">
          <w:rPr>
            <w:rFonts w:eastAsia="Times"/>
            <w:i/>
            <w:sz w:val="18"/>
            <w:szCs w:val="18"/>
            <w:rPrChange w:id="2287" w:author="ACER" w:date="2025-11-04T11:18:00Z">
              <w:rPr>
                <w:rFonts w:ascii="Times" w:eastAsia="Times" w:hAnsi="Times" w:cs="Times"/>
                <w:i/>
              </w:rPr>
            </w:rPrChange>
          </w:rPr>
          <w:delText>Basic format for code:</w:delText>
        </w:r>
      </w:del>
    </w:p>
    <w:p w14:paraId="44FAB2C0" w14:textId="2171DA51" w:rsidR="00DA5A9A" w:rsidRPr="00686383" w:rsidDel="00CD72B8" w:rsidRDefault="00DA5A9A">
      <w:pPr>
        <w:numPr>
          <w:ilvl w:val="0"/>
          <w:numId w:val="1"/>
        </w:numPr>
        <w:pBdr>
          <w:top w:val="nil"/>
          <w:left w:val="nil"/>
          <w:bottom w:val="nil"/>
          <w:right w:val="nil"/>
          <w:between w:val="nil"/>
        </w:pBdr>
        <w:ind w:left="360"/>
        <w:jc w:val="both"/>
        <w:rPr>
          <w:del w:id="2288" w:author="ACER" w:date="2025-11-04T11:02:00Z"/>
          <w:color w:val="000000"/>
          <w:sz w:val="18"/>
          <w:szCs w:val="18"/>
          <w:rPrChange w:id="2289" w:author="ACER" w:date="2025-11-04T11:18:00Z">
            <w:rPr>
              <w:del w:id="2290" w:author="ACER" w:date="2025-11-04T11:02:00Z"/>
              <w:rFonts w:ascii="Times" w:hAnsi="Times" w:cs="Times"/>
              <w:color w:val="000000"/>
              <w:sz w:val="16"/>
              <w:szCs w:val="16"/>
            </w:rPr>
          </w:rPrChange>
        </w:rPr>
        <w:pPrChange w:id="2291" w:author="ACER" w:date="2025-11-04T11:18:00Z">
          <w:pPr/>
        </w:pPrChange>
      </w:pPr>
      <w:del w:id="2292" w:author="ACER" w:date="2025-11-04T11:02:00Z">
        <w:r w:rsidRPr="00686383" w:rsidDel="00CD72B8">
          <w:rPr>
            <w:color w:val="000000"/>
            <w:sz w:val="18"/>
            <w:szCs w:val="18"/>
            <w:rPrChange w:id="2293" w:author="ACER" w:date="2025-11-04T11:18:00Z">
              <w:rPr>
                <w:rFonts w:ascii="Times" w:hAnsi="Times" w:cs="Times"/>
                <w:color w:val="000000"/>
                <w:sz w:val="16"/>
                <w:szCs w:val="16"/>
              </w:rPr>
            </w:rPrChange>
          </w:rPr>
          <w:delText>Author,  Date published or disseminated, Year. “Complete title, including ed./vers.#,” distributed by Publisher/</w:delText>
        </w:r>
        <w:r w:rsidRPr="00686383" w:rsidDel="00CD72B8">
          <w:rPr>
            <w:sz w:val="18"/>
            <w:szCs w:val="18"/>
            <w:rPrChange w:id="2294" w:author="ACER" w:date="2025-11-04T11:18:00Z">
              <w:rPr>
                <w:sz w:val="16"/>
                <w:szCs w:val="16"/>
              </w:rPr>
            </w:rPrChange>
          </w:rPr>
          <w:delText>Distributor</w:delText>
        </w:r>
        <w:r w:rsidRPr="00686383" w:rsidDel="00CD72B8">
          <w:rPr>
            <w:color w:val="000000"/>
            <w:sz w:val="18"/>
            <w:szCs w:val="18"/>
            <w:rPrChange w:id="2295" w:author="ACER" w:date="2025-11-04T11:18:00Z">
              <w:rPr>
                <w:rFonts w:ascii="Times" w:hAnsi="Times" w:cs="Times"/>
                <w:color w:val="000000"/>
                <w:sz w:val="16"/>
                <w:szCs w:val="16"/>
              </w:rPr>
            </w:rPrChange>
          </w:rPr>
          <w:delText>, http://url.com (or if DOI is used, end with a period)</w:delText>
        </w:r>
      </w:del>
    </w:p>
    <w:p w14:paraId="13ABE847" w14:textId="6A600FFD" w:rsidR="00DA5A9A" w:rsidRPr="00686383" w:rsidDel="00CD72B8" w:rsidRDefault="00DA5A9A" w:rsidP="00C45266">
      <w:pPr>
        <w:pBdr>
          <w:top w:val="nil"/>
          <w:left w:val="nil"/>
          <w:bottom w:val="nil"/>
          <w:right w:val="nil"/>
          <w:between w:val="nil"/>
        </w:pBdr>
        <w:jc w:val="both"/>
        <w:rPr>
          <w:del w:id="2296" w:author="ACER" w:date="2025-11-04T11:03:00Z"/>
          <w:color w:val="000000"/>
          <w:sz w:val="18"/>
          <w:szCs w:val="18"/>
          <w:rPrChange w:id="2297" w:author="ACER" w:date="2025-11-04T11:18:00Z">
            <w:rPr>
              <w:del w:id="2298" w:author="ACER" w:date="2025-11-04T11:03:00Z"/>
              <w:color w:val="000000"/>
            </w:rPr>
          </w:rPrChange>
        </w:rPr>
      </w:pPr>
    </w:p>
    <w:p w14:paraId="4494678B" w14:textId="39F358F4" w:rsidR="00DA5A9A" w:rsidRPr="00686383" w:rsidDel="00CD72B8" w:rsidRDefault="00DA5A9A">
      <w:pPr>
        <w:jc w:val="both"/>
        <w:rPr>
          <w:del w:id="2299" w:author="ACER" w:date="2025-11-04T11:02:00Z"/>
          <w:i/>
          <w:iCs/>
          <w:color w:val="000000"/>
          <w:sz w:val="18"/>
          <w:szCs w:val="18"/>
          <w:rPrChange w:id="2300" w:author="ACER" w:date="2025-11-04T11:18:00Z">
            <w:rPr>
              <w:del w:id="2301" w:author="ACER" w:date="2025-11-04T11:02:00Z"/>
              <w:rFonts w:ascii="Times" w:hAnsi="Times" w:cs="Times"/>
              <w:i/>
              <w:iCs/>
              <w:color w:val="000000"/>
            </w:rPr>
          </w:rPrChange>
        </w:rPr>
        <w:pPrChange w:id="2302" w:author="ACER" w:date="2025-11-04T11:18:00Z">
          <w:pPr/>
        </w:pPrChange>
      </w:pPr>
      <w:del w:id="2303" w:author="ACER" w:date="2025-11-04T11:02:00Z">
        <w:r w:rsidRPr="00686383" w:rsidDel="00CD72B8">
          <w:rPr>
            <w:rFonts w:eastAsia="Times"/>
            <w:i/>
            <w:sz w:val="18"/>
            <w:szCs w:val="18"/>
            <w:rPrChange w:id="2304" w:author="ACER" w:date="2025-11-04T11:18:00Z">
              <w:rPr>
                <w:rFonts w:ascii="Times" w:eastAsia="Times" w:hAnsi="Times" w:cs="Times"/>
                <w:i/>
              </w:rPr>
            </w:rPrChange>
          </w:rPr>
          <w:delText>Example</w:delText>
        </w:r>
        <w:r w:rsidRPr="00686383" w:rsidDel="00CD72B8">
          <w:rPr>
            <w:i/>
            <w:iCs/>
            <w:color w:val="000000"/>
            <w:sz w:val="18"/>
            <w:szCs w:val="18"/>
            <w:rPrChange w:id="2305" w:author="ACER" w:date="2025-11-04T11:18:00Z">
              <w:rPr>
                <w:rFonts w:ascii="Times" w:hAnsi="Times" w:cs="Times"/>
                <w:i/>
                <w:iCs/>
                <w:color w:val="000000"/>
              </w:rPr>
            </w:rPrChange>
          </w:rPr>
          <w:delText>: </w:delText>
        </w:r>
      </w:del>
    </w:p>
    <w:p w14:paraId="34D70B27" w14:textId="6087811C" w:rsidR="00DA5A9A" w:rsidRPr="00686383" w:rsidDel="00CD72B8" w:rsidRDefault="00DA5A9A" w:rsidP="00C45266">
      <w:pPr>
        <w:numPr>
          <w:ilvl w:val="0"/>
          <w:numId w:val="1"/>
        </w:numPr>
        <w:pBdr>
          <w:top w:val="nil"/>
          <w:left w:val="nil"/>
          <w:bottom w:val="nil"/>
          <w:right w:val="nil"/>
          <w:between w:val="nil"/>
        </w:pBdr>
        <w:ind w:left="360"/>
        <w:jc w:val="both"/>
        <w:rPr>
          <w:del w:id="2306" w:author="ACER" w:date="2025-11-04T11:02:00Z"/>
          <w:sz w:val="18"/>
          <w:szCs w:val="18"/>
          <w:rPrChange w:id="2307" w:author="ACER" w:date="2025-11-04T11:18:00Z">
            <w:rPr>
              <w:del w:id="2308" w:author="ACER" w:date="2025-11-04T11:02:00Z"/>
              <w:sz w:val="16"/>
              <w:szCs w:val="16"/>
            </w:rPr>
          </w:rPrChange>
        </w:rPr>
      </w:pPr>
      <w:del w:id="2309" w:author="ACER" w:date="2025-11-04T11:02:00Z">
        <w:r w:rsidRPr="00686383" w:rsidDel="00CD72B8">
          <w:rPr>
            <w:color w:val="000000"/>
            <w:sz w:val="18"/>
            <w:szCs w:val="18"/>
            <w:rPrChange w:id="2310" w:author="ACER" w:date="2025-11-04T11:18:00Z">
              <w:rPr>
                <w:rFonts w:ascii="Times" w:hAnsi="Times" w:cs="Times"/>
                <w:color w:val="000000"/>
                <w:sz w:val="16"/>
                <w:szCs w:val="16"/>
              </w:rPr>
            </w:rPrChange>
          </w:rPr>
          <w:delText>T. D’Martin and S. Soares, 2019, “Code for Assessment of Markov Decision Processes in Long-Term Hydrothermal Scheduling of Single-Reservoir Systems (Version 1.0),” Code Ocean, doi: _1.24433/CO.7212286.v1</w:delText>
        </w:r>
      </w:del>
    </w:p>
    <w:p w14:paraId="59F5C88B" w14:textId="497109AE" w:rsidR="00DA5A9A" w:rsidRPr="00686383" w:rsidDel="00CD72B8" w:rsidRDefault="00DA5A9A" w:rsidP="00C45266">
      <w:pPr>
        <w:pBdr>
          <w:top w:val="nil"/>
          <w:left w:val="nil"/>
          <w:bottom w:val="nil"/>
          <w:right w:val="nil"/>
          <w:between w:val="nil"/>
        </w:pBdr>
        <w:spacing w:before="30"/>
        <w:jc w:val="both"/>
        <w:rPr>
          <w:del w:id="2311" w:author="ACER" w:date="2025-11-04T11:02:00Z"/>
          <w:color w:val="000000"/>
          <w:sz w:val="18"/>
          <w:szCs w:val="18"/>
          <w:rPrChange w:id="2312" w:author="ACER" w:date="2025-11-04T11:18:00Z">
            <w:rPr>
              <w:del w:id="2313" w:author="ACER" w:date="2025-11-04T11:02:00Z"/>
              <w:color w:val="000000"/>
            </w:rPr>
          </w:rPrChange>
        </w:rPr>
      </w:pPr>
    </w:p>
    <w:p w14:paraId="40D15B3E" w14:textId="4429FC75" w:rsidR="005E69DC" w:rsidRPr="00686383" w:rsidDel="00CD72B8" w:rsidRDefault="005E69DC">
      <w:pPr>
        <w:jc w:val="both"/>
        <w:rPr>
          <w:del w:id="2314" w:author="ACER" w:date="2025-11-04T11:02:00Z"/>
          <w:color w:val="000000"/>
          <w:sz w:val="18"/>
          <w:szCs w:val="18"/>
          <w:rPrChange w:id="2315" w:author="ACER" w:date="2025-11-04T11:18:00Z">
            <w:rPr>
              <w:del w:id="2316" w:author="ACER" w:date="2025-11-04T11:02:00Z"/>
              <w:color w:val="000000"/>
            </w:rPr>
          </w:rPrChange>
        </w:rPr>
        <w:pPrChange w:id="2317" w:author="ACER" w:date="2025-11-04T11:18:00Z">
          <w:pPr/>
        </w:pPrChange>
      </w:pPr>
    </w:p>
    <w:p w14:paraId="73C90705" w14:textId="64C96784" w:rsidR="00732E46" w:rsidRPr="00686383" w:rsidDel="00CD72B8" w:rsidRDefault="000F2C11" w:rsidP="00C45266">
      <w:pPr>
        <w:pBdr>
          <w:top w:val="nil"/>
          <w:left w:val="nil"/>
          <w:bottom w:val="nil"/>
          <w:right w:val="nil"/>
          <w:between w:val="nil"/>
        </w:pBdr>
        <w:jc w:val="both"/>
        <w:rPr>
          <w:del w:id="2318" w:author="ACER" w:date="2025-11-04T11:02:00Z"/>
          <w:color w:val="000000"/>
          <w:sz w:val="18"/>
          <w:szCs w:val="18"/>
          <w:rPrChange w:id="2319" w:author="ACER" w:date="2025-11-04T11:18:00Z">
            <w:rPr>
              <w:del w:id="2320" w:author="ACER" w:date="2025-11-04T11:02:00Z"/>
              <w:color w:val="000000"/>
            </w:rPr>
          </w:rPrChange>
        </w:rPr>
      </w:pPr>
      <w:del w:id="2321" w:author="ACER" w:date="2025-11-04T11:02:00Z">
        <w:r w:rsidRPr="00686383" w:rsidDel="00CD72B8">
          <w:rPr>
            <w:b/>
            <w:color w:val="000000"/>
            <w:sz w:val="18"/>
            <w:szCs w:val="18"/>
            <w:rPrChange w:id="2322" w:author="ACER" w:date="2025-11-04T11:18:00Z">
              <w:rPr>
                <w:b/>
                <w:color w:val="000000"/>
              </w:rPr>
            </w:rPrChange>
          </w:rPr>
          <w:delText>First A. Author</w:delText>
        </w:r>
        <w:r w:rsidRPr="00686383" w:rsidDel="00CD72B8">
          <w:rPr>
            <w:color w:val="000000"/>
            <w:sz w:val="18"/>
            <w:szCs w:val="18"/>
            <w:rPrChange w:id="2323" w:author="ACER" w:date="2025-11-04T11:18:00Z">
              <w:rPr>
                <w:color w:val="000000"/>
              </w:rPr>
            </w:rPrChange>
          </w:rPr>
          <w:delText xml:space="preserve"> (</w:delText>
        </w:r>
        <w:r w:rsidRPr="00686383" w:rsidDel="00CD72B8">
          <w:rPr>
            <w:sz w:val="18"/>
            <w:szCs w:val="18"/>
            <w:rPrChange w:id="2324" w:author="ACER" w:date="2025-11-04T11:18:00Z">
              <w:rPr/>
            </w:rPrChange>
          </w:rPr>
          <w:delText>Fellow, IEEE</w:delText>
        </w:r>
        <w:r w:rsidRPr="00686383" w:rsidDel="00CD72B8">
          <w:rPr>
            <w:color w:val="000000"/>
            <w:sz w:val="18"/>
            <w:szCs w:val="18"/>
            <w:rPrChange w:id="2325" w:author="ACER" w:date="2025-11-04T11:18:00Z">
              <w:rPr>
                <w:color w:val="000000"/>
              </w:rPr>
            </w:rPrChange>
          </w:rPr>
          <w:delText xml:space="preserve">) and all authors may include biographies if </w:delText>
        </w:r>
        <w:r w:rsidRPr="00686383" w:rsidDel="00CD72B8">
          <w:rPr>
            <w:sz w:val="18"/>
            <w:szCs w:val="18"/>
            <w:rPrChange w:id="2326" w:author="ACER" w:date="2025-11-04T11:18:00Z">
              <w:rPr/>
            </w:rPrChange>
          </w:rPr>
          <w:delText>the publication allows. Biographies are often not included in conference-related papers. Please check the Information for Authors to confirm</w:delText>
        </w:r>
        <w:r w:rsidRPr="00686383" w:rsidDel="00CD72B8">
          <w:rPr>
            <w:color w:val="000000"/>
            <w:sz w:val="18"/>
            <w:szCs w:val="18"/>
            <w:rPrChange w:id="2327" w:author="ACER" w:date="2025-11-04T11:18:00Z">
              <w:rPr>
                <w:color w:val="000000"/>
              </w:rPr>
            </w:rPrChange>
          </w:rPr>
          <w:delText xml:space="preserve">. </w:delText>
        </w:r>
        <w:r w:rsidRPr="00686383" w:rsidDel="00CD72B8">
          <w:rPr>
            <w:sz w:val="18"/>
            <w:szCs w:val="18"/>
            <w:rPrChange w:id="2328" w:author="ACER" w:date="2025-11-04T11:18:00Z">
              <w:rPr/>
            </w:rPrChange>
          </w:rPr>
          <w:delText>Author photos should be current, professional images of the head and shoulders.</w:delText>
        </w:r>
        <w:r w:rsidRPr="00686383" w:rsidDel="00CD72B8">
          <w:rPr>
            <w:color w:val="000000"/>
            <w:sz w:val="18"/>
            <w:szCs w:val="18"/>
            <w:rPrChange w:id="2329" w:author="ACER" w:date="2025-11-04T11:18:00Z">
              <w:rPr>
                <w:color w:val="000000"/>
              </w:rPr>
            </w:rPrChange>
          </w:rPr>
          <w:delTex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delText>
        </w:r>
      </w:del>
    </w:p>
    <w:p w14:paraId="021F3C56" w14:textId="38E21E88" w:rsidR="00732E46" w:rsidRPr="00686383" w:rsidDel="00CD72B8" w:rsidRDefault="00CD72B8" w:rsidP="00C45266">
      <w:pPr>
        <w:pBdr>
          <w:top w:val="nil"/>
          <w:left w:val="nil"/>
          <w:bottom w:val="nil"/>
          <w:right w:val="nil"/>
          <w:between w:val="nil"/>
        </w:pBdr>
        <w:ind w:firstLine="202"/>
        <w:jc w:val="both"/>
        <w:rPr>
          <w:del w:id="2330" w:author="ACER" w:date="2025-11-04T11:02:00Z"/>
          <w:color w:val="000000"/>
          <w:sz w:val="18"/>
          <w:szCs w:val="18"/>
          <w:rPrChange w:id="2331" w:author="ACER" w:date="2025-11-04T11:18:00Z">
            <w:rPr>
              <w:del w:id="2332" w:author="ACER" w:date="2025-11-04T11:02:00Z"/>
              <w:color w:val="000000"/>
            </w:rPr>
          </w:rPrChange>
        </w:rPr>
      </w:pPr>
      <w:del w:id="2333" w:author="ACER" w:date="2025-11-04T11:01:00Z">
        <w:r w:rsidRPr="00686383" w:rsidDel="00CD72B8">
          <w:rPr>
            <w:noProof/>
            <w:sz w:val="18"/>
            <w:szCs w:val="18"/>
            <w:lang w:val="en-IN" w:eastAsia="en-IN"/>
            <w:rPrChange w:id="2334" w:author="ACER" w:date="2025-11-04T11:18:00Z">
              <w:rPr>
                <w:noProof/>
                <w:lang w:val="en-IN" w:eastAsia="en-IN"/>
              </w:rPr>
            </w:rPrChange>
          </w:rPr>
          <w:drawing>
            <wp:anchor distT="0" distB="0" distL="114300" distR="114300" simplePos="0" relativeHeight="251661312" behindDoc="0" locked="0" layoutInCell="1" hidden="0" allowOverlap="1" wp14:anchorId="21200412" wp14:editId="65A348BA">
              <wp:simplePos x="0" y="0"/>
              <wp:positionH relativeFrom="column">
                <wp:posOffset>1621133</wp:posOffset>
              </wp:positionH>
              <wp:positionV relativeFrom="paragraph">
                <wp:posOffset>44647</wp:posOffset>
              </wp:positionV>
              <wp:extent cx="914400" cy="1143000"/>
              <wp:effectExtent l="0" t="0" r="0" b="0"/>
              <wp:wrapSquare wrapText="bothSides" distT="0" distB="0" distL="114300" distR="114300"/>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914400" cy="1143000"/>
                      </a:xfrm>
                      <a:prstGeom prst="rect">
                        <a:avLst/>
                      </a:prstGeom>
                      <a:ln/>
                    </pic:spPr>
                  </pic:pic>
                </a:graphicData>
              </a:graphic>
              <wp14:sizeRelV relativeFrom="margin">
                <wp14:pctHeight>0</wp14:pctHeight>
              </wp14:sizeRelV>
            </wp:anchor>
          </w:drawing>
        </w:r>
      </w:del>
      <w:del w:id="2335" w:author="ACER" w:date="2025-11-04T11:02:00Z">
        <w:r w:rsidR="000F2C11" w:rsidRPr="00686383" w:rsidDel="00CD72B8">
          <w:rPr>
            <w:color w:val="000000"/>
            <w:sz w:val="18"/>
            <w:szCs w:val="18"/>
            <w:rPrChange w:id="2336" w:author="ACER" w:date="2025-11-04T11:18:00Z">
              <w:rPr>
                <w:color w:val="000000"/>
              </w:rPr>
            </w:rPrChange>
          </w:rPr>
          <w:delText>The second paragraph uses the preferred third</w:delText>
        </w:r>
        <w:r w:rsidR="000F2C11" w:rsidRPr="00686383" w:rsidDel="00CD72B8">
          <w:rPr>
            <w:sz w:val="18"/>
            <w:szCs w:val="18"/>
            <w:rPrChange w:id="2337" w:author="ACER" w:date="2025-11-04T11:18:00Z">
              <w:rPr/>
            </w:rPrChange>
          </w:rPr>
          <w:delText xml:space="preserve"> person </w:delText>
        </w:r>
        <w:r w:rsidR="000F2C11" w:rsidRPr="00686383" w:rsidDel="00CD72B8">
          <w:rPr>
            <w:color w:val="000000"/>
            <w:sz w:val="18"/>
            <w:szCs w:val="18"/>
            <w:rPrChange w:id="2338" w:author="ACER" w:date="2025-11-04T11:18:00Z">
              <w:rPr>
                <w:color w:val="000000"/>
              </w:rPr>
            </w:rPrChange>
          </w:rPr>
          <w:delText>pronoun (he</w:delText>
        </w:r>
        <w:r w:rsidR="000F2C11" w:rsidRPr="00686383" w:rsidDel="00CD72B8">
          <w:rPr>
            <w:sz w:val="18"/>
            <w:szCs w:val="18"/>
            <w:rPrChange w:id="2339" w:author="ACER" w:date="2025-11-04T11:18:00Z">
              <w:rPr/>
            </w:rPrChange>
          </w:rPr>
          <w:delText>,</w:delText>
        </w:r>
        <w:r w:rsidR="000F2C11" w:rsidRPr="00686383" w:rsidDel="00CD72B8">
          <w:rPr>
            <w:color w:val="000000"/>
            <w:sz w:val="18"/>
            <w:szCs w:val="18"/>
            <w:rPrChange w:id="2340" w:author="ACER" w:date="2025-11-04T11:18:00Z">
              <w:rPr>
                <w:color w:val="000000"/>
              </w:rPr>
            </w:rPrChange>
          </w:rPr>
          <w:delText xml:space="preserve"> she, they, et</w:delText>
        </w:r>
        <w:r w:rsidR="000F2C11" w:rsidRPr="00686383" w:rsidDel="00CD72B8">
          <w:rPr>
            <w:sz w:val="18"/>
            <w:szCs w:val="18"/>
            <w:rPrChange w:id="2341" w:author="ACER" w:date="2025-11-04T11:18:00Z">
              <w:rPr/>
            </w:rPrChange>
          </w:rPr>
          <w:delText>c.</w:delText>
        </w:r>
        <w:r w:rsidR="000F2C11" w:rsidRPr="00686383" w:rsidDel="00CD72B8">
          <w:rPr>
            <w:color w:val="000000"/>
            <w:sz w:val="18"/>
            <w:szCs w:val="18"/>
            <w:rPrChange w:id="2342" w:author="ACER" w:date="2025-11-04T11:18:00Z">
              <w:rPr>
                <w:color w:val="000000"/>
              </w:rPr>
            </w:rPrChange>
          </w:rPr>
          <w:delText>) and not the author’s last name. It lists military and work experience, including summer and fellowship jobs. Job titles are capitalized. The current job must have a location; previous positions may be listed without one. Information concerning previous publications may be included</w:delText>
        </w:r>
        <w:r w:rsidR="00A853F3" w:rsidRPr="00686383" w:rsidDel="00CD72B8">
          <w:rPr>
            <w:color w:val="000000"/>
            <w:sz w:val="18"/>
            <w:szCs w:val="18"/>
            <w:rPrChange w:id="2343" w:author="ACER" w:date="2025-11-04T11:18:00Z">
              <w:rPr>
                <w:color w:val="000000"/>
              </w:rPr>
            </w:rPrChange>
          </w:rPr>
          <w:delText>.</w:delText>
        </w:r>
        <w:r w:rsidR="000F2C11" w:rsidRPr="00686383" w:rsidDel="00CD72B8">
          <w:rPr>
            <w:color w:val="000000"/>
            <w:sz w:val="18"/>
            <w:szCs w:val="18"/>
            <w:rPrChange w:id="2344" w:author="ACER" w:date="2025-11-04T11:18:00Z">
              <w:rPr>
                <w:color w:val="000000"/>
              </w:rPr>
            </w:rPrChange>
          </w:rPr>
          <w:delText xml:space="preserve"> The format for listing publishers of a book within the biography is: </w:delText>
        </w:r>
        <w:r w:rsidR="000F2C11" w:rsidRPr="00686383" w:rsidDel="00CD72B8">
          <w:rPr>
            <w:i/>
            <w:sz w:val="18"/>
            <w:szCs w:val="18"/>
            <w:rPrChange w:id="2345" w:author="ACER" w:date="2025-11-04T11:18:00Z">
              <w:rPr>
                <w:i/>
              </w:rPr>
            </w:rPrChange>
          </w:rPr>
          <w:delText>T</w:delText>
        </w:r>
        <w:r w:rsidR="000F2C11" w:rsidRPr="00686383" w:rsidDel="00CD72B8">
          <w:rPr>
            <w:i/>
            <w:color w:val="000000"/>
            <w:sz w:val="18"/>
            <w:szCs w:val="18"/>
            <w:rPrChange w:id="2346" w:author="ACER" w:date="2025-11-04T11:18:00Z">
              <w:rPr>
                <w:i/>
                <w:color w:val="000000"/>
              </w:rPr>
            </w:rPrChange>
          </w:rPr>
          <w:delText xml:space="preserve">itle of </w:delText>
        </w:r>
        <w:r w:rsidR="000F2C11" w:rsidRPr="00686383" w:rsidDel="00CD72B8">
          <w:rPr>
            <w:i/>
            <w:sz w:val="18"/>
            <w:szCs w:val="18"/>
            <w:rPrChange w:id="2347" w:author="ACER" w:date="2025-11-04T11:18:00Z">
              <w:rPr>
                <w:i/>
              </w:rPr>
            </w:rPrChange>
          </w:rPr>
          <w:delText>B</w:delText>
        </w:r>
        <w:r w:rsidR="000F2C11" w:rsidRPr="00686383" w:rsidDel="00CD72B8">
          <w:rPr>
            <w:i/>
            <w:color w:val="000000"/>
            <w:sz w:val="18"/>
            <w:szCs w:val="18"/>
            <w:rPrChange w:id="2348" w:author="ACER" w:date="2025-11-04T11:18:00Z">
              <w:rPr>
                <w:i/>
                <w:color w:val="000000"/>
              </w:rPr>
            </w:rPrChange>
          </w:rPr>
          <w:delText>ook</w:delText>
        </w:r>
        <w:r w:rsidR="000F2C11" w:rsidRPr="00686383" w:rsidDel="00CD72B8">
          <w:rPr>
            <w:color w:val="000000"/>
            <w:sz w:val="18"/>
            <w:szCs w:val="18"/>
            <w:rPrChange w:id="2349" w:author="ACER" w:date="2025-11-04T11:18:00Z">
              <w:rPr>
                <w:color w:val="000000"/>
              </w:rPr>
            </w:rPrChange>
          </w:rPr>
          <w:delText xml:space="preserve"> (publisher name, year) similar to a reference. Current and previous research interests end the paragraph.</w:delText>
        </w:r>
      </w:del>
    </w:p>
    <w:p w14:paraId="035A69EA" w14:textId="4FF6280D" w:rsidR="00732E46" w:rsidRPr="00686383" w:rsidDel="00CD72B8" w:rsidRDefault="000F2C11" w:rsidP="00C45266">
      <w:pPr>
        <w:pBdr>
          <w:top w:val="nil"/>
          <w:left w:val="nil"/>
          <w:bottom w:val="nil"/>
          <w:right w:val="nil"/>
          <w:between w:val="nil"/>
        </w:pBdr>
        <w:ind w:firstLine="202"/>
        <w:jc w:val="both"/>
        <w:rPr>
          <w:del w:id="2350" w:author="ACER" w:date="2025-11-04T11:02:00Z"/>
          <w:color w:val="000000"/>
          <w:sz w:val="18"/>
          <w:szCs w:val="18"/>
          <w:rPrChange w:id="2351" w:author="ACER" w:date="2025-11-04T11:18:00Z">
            <w:rPr>
              <w:del w:id="2352" w:author="ACER" w:date="2025-11-04T11:02:00Z"/>
              <w:color w:val="000000"/>
            </w:rPr>
          </w:rPrChange>
        </w:rPr>
      </w:pPr>
      <w:del w:id="2353" w:author="ACER" w:date="2025-11-04T11:02:00Z">
        <w:r w:rsidRPr="00686383" w:rsidDel="00CD72B8">
          <w:rPr>
            <w:color w:val="000000"/>
            <w:sz w:val="18"/>
            <w:szCs w:val="18"/>
            <w:rPrChange w:id="2354" w:author="ACER" w:date="2025-11-04T11:18:00Z">
              <w:rPr>
                <w:color w:val="000000"/>
              </w:rPr>
            </w:rPrChange>
          </w:rPr>
          <w:delTex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delText>
        </w:r>
      </w:del>
    </w:p>
    <w:p w14:paraId="2F9336D9" w14:textId="316B58FC" w:rsidR="00A853F3" w:rsidRPr="00686383" w:rsidDel="00CD72B8" w:rsidRDefault="00A853F3">
      <w:pPr>
        <w:pBdr>
          <w:top w:val="nil"/>
          <w:left w:val="nil"/>
          <w:bottom w:val="nil"/>
          <w:right w:val="nil"/>
          <w:between w:val="nil"/>
        </w:pBdr>
        <w:tabs>
          <w:tab w:val="left" w:pos="450"/>
        </w:tabs>
        <w:jc w:val="both"/>
        <w:rPr>
          <w:del w:id="2355" w:author="ACER" w:date="2025-11-04T11:02:00Z"/>
          <w:color w:val="000000"/>
          <w:sz w:val="18"/>
          <w:szCs w:val="18"/>
          <w:rPrChange w:id="2356" w:author="ACER" w:date="2025-11-04T11:18:00Z">
            <w:rPr>
              <w:del w:id="2357" w:author="ACER" w:date="2025-11-04T11:02:00Z"/>
              <w:color w:val="000000"/>
            </w:rPr>
          </w:rPrChange>
        </w:rPr>
      </w:pPr>
    </w:p>
    <w:p w14:paraId="5F4B47C0" w14:textId="7E41825A" w:rsidR="00C04F49" w:rsidRPr="00686383" w:rsidDel="00CD72B8" w:rsidRDefault="00C04F49">
      <w:pPr>
        <w:pBdr>
          <w:top w:val="nil"/>
          <w:left w:val="nil"/>
          <w:bottom w:val="nil"/>
          <w:right w:val="nil"/>
          <w:between w:val="nil"/>
        </w:pBdr>
        <w:tabs>
          <w:tab w:val="left" w:pos="450"/>
        </w:tabs>
        <w:jc w:val="both"/>
        <w:rPr>
          <w:del w:id="2358" w:author="ACER" w:date="2025-11-04T11:02:00Z"/>
          <w:color w:val="000000"/>
          <w:sz w:val="18"/>
          <w:szCs w:val="18"/>
          <w:rPrChange w:id="2359" w:author="ACER" w:date="2025-11-04T11:18:00Z">
            <w:rPr>
              <w:del w:id="2360" w:author="ACER" w:date="2025-11-04T11:02:00Z"/>
              <w:color w:val="000000"/>
            </w:rPr>
          </w:rPrChange>
        </w:rPr>
      </w:pPr>
    </w:p>
    <w:p w14:paraId="3E9DF21A" w14:textId="409B936C" w:rsidR="00732E46" w:rsidRPr="00686383" w:rsidDel="00CD72B8" w:rsidRDefault="000F2C11">
      <w:pPr>
        <w:jc w:val="both"/>
        <w:rPr>
          <w:del w:id="2361" w:author="ACER" w:date="2025-11-04T11:02:00Z"/>
          <w:rFonts w:eastAsia="Times"/>
          <w:sz w:val="18"/>
          <w:szCs w:val="18"/>
          <w:rPrChange w:id="2362" w:author="ACER" w:date="2025-11-04T11:18:00Z">
            <w:rPr>
              <w:del w:id="2363" w:author="ACER" w:date="2025-11-04T11:02:00Z"/>
              <w:rFonts w:ascii="Times" w:eastAsia="Times" w:hAnsi="Times" w:cs="Times"/>
            </w:rPr>
          </w:rPrChange>
        </w:rPr>
      </w:pPr>
      <w:del w:id="2364" w:author="ACER" w:date="2025-11-04T11:02:00Z">
        <w:r w:rsidRPr="00686383" w:rsidDel="00CD72B8">
          <w:rPr>
            <w:b/>
            <w:sz w:val="18"/>
            <w:szCs w:val="18"/>
            <w:rPrChange w:id="2365" w:author="ACER" w:date="2025-11-04T11:18:00Z">
              <w:rPr>
                <w:b/>
              </w:rPr>
            </w:rPrChange>
          </w:rPr>
          <w:delText>Second B. Author</w:delText>
        </w:r>
        <w:r w:rsidR="00EA352F" w:rsidRPr="00686383" w:rsidDel="00CD72B8">
          <w:rPr>
            <w:bCs/>
            <w:sz w:val="18"/>
            <w:szCs w:val="18"/>
            <w:rPrChange w:id="2366" w:author="ACER" w:date="2025-11-04T11:18:00Z">
              <w:rPr>
                <w:bCs/>
              </w:rPr>
            </w:rPrChange>
          </w:rPr>
          <w:delText>,</w:delText>
        </w:r>
        <w:r w:rsidRPr="00686383" w:rsidDel="00CD72B8">
          <w:rPr>
            <w:sz w:val="18"/>
            <w:szCs w:val="18"/>
            <w:rPrChange w:id="2367" w:author="ACER" w:date="2025-11-04T11:18:00Z">
              <w:rPr/>
            </w:rPrChange>
          </w:rPr>
          <w:delText xml:space="preserve"> </w:delText>
        </w:r>
        <w:r w:rsidRPr="00686383" w:rsidDel="00CD72B8">
          <w:rPr>
            <w:rFonts w:eastAsia="Times"/>
            <w:sz w:val="18"/>
            <w:szCs w:val="18"/>
            <w:rPrChange w:id="2368" w:author="ACER" w:date="2025-11-04T11:18:00Z">
              <w:rPr>
                <w:rFonts w:ascii="Times" w:eastAsia="Times" w:hAnsi="Times" w:cs="Times"/>
              </w:rPr>
            </w:rPrChange>
          </w:rPr>
          <w:delText xml:space="preserve">photograph and biography not available at the time of publication.  </w:delText>
        </w:r>
      </w:del>
    </w:p>
    <w:p w14:paraId="660C7766" w14:textId="2B7367AF" w:rsidR="00C04F49" w:rsidRPr="00686383" w:rsidDel="00CD72B8" w:rsidRDefault="00C04F49">
      <w:pPr>
        <w:jc w:val="both"/>
        <w:rPr>
          <w:del w:id="2369" w:author="ACER" w:date="2025-11-04T11:02:00Z"/>
          <w:rFonts w:eastAsia="Times"/>
          <w:sz w:val="18"/>
          <w:szCs w:val="18"/>
          <w:rPrChange w:id="2370" w:author="ACER" w:date="2025-11-04T11:18:00Z">
            <w:rPr>
              <w:del w:id="2371" w:author="ACER" w:date="2025-11-04T11:02:00Z"/>
              <w:rFonts w:ascii="Times" w:eastAsia="Times" w:hAnsi="Times" w:cs="Times"/>
            </w:rPr>
          </w:rPrChange>
        </w:rPr>
      </w:pPr>
    </w:p>
    <w:p w14:paraId="41C918F2" w14:textId="31432D43" w:rsidR="00732E46" w:rsidRPr="00686383" w:rsidRDefault="000F2C11">
      <w:pPr>
        <w:jc w:val="both"/>
        <w:rPr>
          <w:rFonts w:eastAsia="Times"/>
          <w:sz w:val="18"/>
          <w:szCs w:val="18"/>
          <w:rPrChange w:id="2372" w:author="ACER" w:date="2025-11-04T11:18:00Z">
            <w:rPr>
              <w:rFonts w:ascii="Times" w:eastAsia="Times" w:hAnsi="Times" w:cs="Times"/>
            </w:rPr>
          </w:rPrChange>
        </w:rPr>
      </w:pPr>
      <w:del w:id="2373" w:author="ACER" w:date="2025-11-04T11:02:00Z">
        <w:r w:rsidRPr="00686383" w:rsidDel="00CD72B8">
          <w:rPr>
            <w:b/>
            <w:sz w:val="18"/>
            <w:szCs w:val="18"/>
            <w:rPrChange w:id="2374" w:author="ACER" w:date="2025-11-04T11:18:00Z">
              <w:rPr>
                <w:b/>
              </w:rPr>
            </w:rPrChange>
          </w:rPr>
          <w:delText xml:space="preserve">Third C. Author Jr. </w:delText>
        </w:r>
        <w:r w:rsidRPr="00686383" w:rsidDel="00CD72B8">
          <w:rPr>
            <w:rFonts w:eastAsia="Times"/>
            <w:sz w:val="18"/>
            <w:szCs w:val="18"/>
            <w:rPrChange w:id="2375" w:author="ACER" w:date="2025-11-04T11:18:00Z">
              <w:rPr>
                <w:rFonts w:ascii="Times" w:eastAsia="Times" w:hAnsi="Times" w:cs="Times"/>
              </w:rPr>
            </w:rPrChange>
          </w:rPr>
          <w:delText>(Member, IEEE), photograph and biography not availa</w:delText>
        </w:r>
        <w:r w:rsidR="00851B4D" w:rsidRPr="00686383" w:rsidDel="00CD72B8">
          <w:rPr>
            <w:rFonts w:eastAsia="Times"/>
            <w:sz w:val="18"/>
            <w:szCs w:val="18"/>
            <w:rPrChange w:id="2376" w:author="ACER" w:date="2025-11-04T11:18:00Z">
              <w:rPr>
                <w:rFonts w:ascii="Times" w:eastAsia="Times" w:hAnsi="Times" w:cs="Times"/>
              </w:rPr>
            </w:rPrChange>
          </w:rPr>
          <w:delText>ble at the time of publication.</w:delText>
        </w:r>
      </w:del>
    </w:p>
    <w:sectPr w:rsidR="00732E46" w:rsidRPr="00686383" w:rsidSect="00446A81">
      <w:footnotePr>
        <w:numRestart w:val="eachSect"/>
      </w:footnotePr>
      <w:type w:val="continuous"/>
      <w:pgSz w:w="12240" w:h="15840"/>
      <w:pgMar w:top="1008" w:right="936" w:bottom="1008" w:left="936" w:header="432" w:footer="432" w:gutter="0"/>
      <w:pgNumType w:start="1"/>
      <w:cols w:num="2" w:space="288" w:equalWidth="1"/>
      <w:sectPrChange w:id="2377" w:author="ACER" w:date="2025-11-04T10:51:00Z">
        <w:sectPr w:rsidR="00732E46" w:rsidRPr="00686383" w:rsidSect="00446A81">
          <w:pgMar w:top="1008" w:right="936" w:bottom="1008" w:left="936" w:header="432" w:footer="432" w:gutter="0"/>
          <w:cols w:space="720" w:equalWidth="0">
            <w:col w:w="5040" w:space="288"/>
            <w:col w:w="5040"/>
          </w:cols>
        </w:sectPr>
      </w:sectPrChang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FA75B9" w14:textId="77777777" w:rsidR="00BF2A6B" w:rsidRDefault="00BF2A6B">
      <w:r>
        <w:separator/>
      </w:r>
    </w:p>
  </w:endnote>
  <w:endnote w:type="continuationSeparator" w:id="0">
    <w:p w14:paraId="13FE550C" w14:textId="77777777" w:rsidR="00BF2A6B" w:rsidRDefault="00BF2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Yu Gothic UI"/>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5B" w:usb2="00000009" w:usb3="00000000" w:csb0="000001FF" w:csb1="00000000"/>
  </w:font>
  <w:font w:name="NimbusRomNo9L-Regu">
    <w:altName w:val="Yu Gothic"/>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21AC3D" w14:textId="77777777" w:rsidR="00BF2A6B" w:rsidRPr="009A0AA6" w:rsidRDefault="00BF2A6B" w:rsidP="009A0AA6">
      <w:pPr>
        <w:pStyle w:val="Footer"/>
      </w:pPr>
    </w:p>
  </w:footnote>
  <w:footnote w:type="continuationSeparator" w:id="0">
    <w:p w14:paraId="5EB98642" w14:textId="77777777" w:rsidR="00BF2A6B" w:rsidRDefault="00BF2A6B">
      <w:r>
        <w:continuationSeparator/>
      </w:r>
    </w:p>
  </w:footnote>
  <w:footnote w:id="1">
    <w:p w14:paraId="690D5EFE" w14:textId="649778A1" w:rsidR="00E971FC" w:rsidDel="00D576F0" w:rsidRDefault="00E971FC">
      <w:pPr>
        <w:keepLines/>
        <w:widowControl w:val="0"/>
        <w:spacing w:line="252" w:lineRule="auto"/>
        <w:jc w:val="both"/>
        <w:rPr>
          <w:del w:id="187" w:author="ACER" w:date="2025-11-13T11:55:00Z"/>
          <w:sz w:val="16"/>
          <w:szCs w:val="16"/>
        </w:rPr>
        <w:pPrChange w:id="188" w:author="ACER" w:date="2025-11-12T13:09:00Z">
          <w:pPr>
            <w:keepLines/>
            <w:widowControl w:val="0"/>
            <w:spacing w:line="252" w:lineRule="auto"/>
            <w:ind w:firstLine="202"/>
            <w:jc w:val="both"/>
          </w:pPr>
        </w:pPrChange>
      </w:pPr>
      <w:del w:id="189" w:author="ACER" w:date="2025-11-13T11:55:00Z">
        <w:r w:rsidDel="00D576F0">
          <w:rPr>
            <w:sz w:val="16"/>
            <w:szCs w:val="16"/>
          </w:rPr>
          <w:delText>and animal/human rights statements can be included here.</w:delText>
        </w:r>
      </w:del>
    </w:p>
    <w:p w14:paraId="4102162F" w14:textId="199A6084" w:rsidR="00E971FC" w:rsidDel="00D576F0" w:rsidRDefault="00E971FC">
      <w:pPr>
        <w:pStyle w:val="FootnoteText"/>
        <w:ind w:firstLine="0"/>
        <w:rPr>
          <w:del w:id="190" w:author="ACER" w:date="2025-11-13T11:55:00Z"/>
        </w:rPr>
        <w:pPrChange w:id="191" w:author="ACER" w:date="2025-11-12T13:09:00Z">
          <w:pPr>
            <w:pStyle w:val="FootnoteText"/>
          </w:pPr>
        </w:pPrChange>
      </w:pPr>
      <w:del w:id="192" w:author="ACER" w:date="2025-11-13T11:55:00Z">
        <w:r w:rsidDel="00D576F0">
          <w:delText xml:space="preserve">Color versions of one or more of the figures in this article are available online at </w:delText>
        </w:r>
        <w:r w:rsidDel="00D576F0">
          <w:fldChar w:fldCharType="begin"/>
        </w:r>
        <w:r w:rsidDel="00D576F0">
          <w:delInstrText xml:space="preserve"> HYPERLINK "http://ieeexplore.ieee.org" </w:delInstrText>
        </w:r>
        <w:r w:rsidDel="00D576F0">
          <w:fldChar w:fldCharType="separate"/>
        </w:r>
        <w:r w:rsidRPr="003B43D6" w:rsidDel="00D576F0">
          <w:rPr>
            <w:rStyle w:val="Hyperlink"/>
          </w:rPr>
          <w:delText>http://ieeexplore.ieee.org</w:delText>
        </w:r>
        <w:r w:rsidDel="00D576F0">
          <w:rPr>
            <w:rStyle w:val="Hyperlink"/>
          </w:rPr>
          <w:fldChar w:fldCharType="end"/>
        </w:r>
      </w:del>
    </w:p>
    <w:p w14:paraId="306929A8" w14:textId="12C0C8D8" w:rsidR="00E971FC" w:rsidDel="00D576F0" w:rsidRDefault="00E971FC">
      <w:pPr>
        <w:pStyle w:val="FootnoteText"/>
        <w:ind w:firstLine="0"/>
        <w:rPr>
          <w:del w:id="193" w:author="ACER" w:date="2025-11-13T11:55:00Z"/>
        </w:rPr>
        <w:pPrChange w:id="194" w:author="ACER" w:date="2025-11-12T13:09:00Z">
          <w:pPr>
            <w:pStyle w:val="FootnoteText"/>
          </w:pPr>
        </w:pPrChange>
      </w:pPr>
      <w:del w:id="195" w:author="ACER" w:date="2025-11-13T11:55:00Z">
        <w:r w:rsidDel="00D576F0">
          <w:delText xml:space="preserve">9*   </w:delText>
        </w:r>
      </w:del>
    </w:p>
  </w:footnote>
  <w:footnote w:id="2">
    <w:p w14:paraId="00256728" w14:textId="77777777" w:rsidR="00E971FC" w:rsidDel="00CD72B8" w:rsidRDefault="00E971FC">
      <w:pPr>
        <w:pBdr>
          <w:top w:val="nil"/>
          <w:left w:val="nil"/>
          <w:bottom w:val="nil"/>
          <w:right w:val="nil"/>
          <w:between w:val="nil"/>
        </w:pBdr>
        <w:ind w:firstLine="202"/>
        <w:jc w:val="both"/>
        <w:rPr>
          <w:del w:id="1537" w:author="ACER" w:date="2025-11-04T10:55:00Z"/>
          <w:color w:val="000000"/>
          <w:sz w:val="16"/>
          <w:szCs w:val="16"/>
        </w:rPr>
      </w:pPr>
      <w:del w:id="1538" w:author="ACER" w:date="2025-11-04T10:55:00Z">
        <w:r w:rsidDel="00CD72B8">
          <w:rPr>
            <w:rStyle w:val="FootnoteReference"/>
          </w:rPr>
          <w:footnoteRef/>
        </w:r>
        <w:r w:rsidDel="00CD72B8">
          <w:rPr>
            <w:color w:val="000000"/>
            <w:sz w:val="16"/>
            <w:szCs w:val="16"/>
          </w:rPr>
          <w:delText>It is recommended that footnotes be avoided (except for the unnumbered footnote with the receipt date on the first page). Instead, try to integrate the footnote information into the text.</w:delText>
        </w:r>
      </w:del>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0BAAB" w14:textId="77777777" w:rsidR="00E971FC" w:rsidRDefault="00E971FC">
    <w:pP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C2982"/>
    <w:multiLevelType w:val="multilevel"/>
    <w:tmpl w:val="0409001D"/>
    <w:lvl w:ilvl="0">
      <w:start w:val="1"/>
      <w:numFmt w:val="decimal"/>
      <w:lvlText w:val="%1)"/>
      <w:lvlJc w:val="left"/>
      <w:pPr>
        <w:ind w:left="-270" w:hanging="360"/>
      </w:pPr>
    </w:lvl>
    <w:lvl w:ilvl="1">
      <w:start w:val="1"/>
      <w:numFmt w:val="lowerLetter"/>
      <w:lvlText w:val="%2)"/>
      <w:lvlJc w:val="left"/>
      <w:pPr>
        <w:ind w:left="90" w:hanging="360"/>
      </w:pPr>
    </w:lvl>
    <w:lvl w:ilvl="2">
      <w:start w:val="1"/>
      <w:numFmt w:val="lowerRoman"/>
      <w:lvlText w:val="%3)"/>
      <w:lvlJc w:val="left"/>
      <w:pPr>
        <w:ind w:left="450" w:hanging="360"/>
      </w:pPr>
    </w:lvl>
    <w:lvl w:ilvl="3">
      <w:start w:val="1"/>
      <w:numFmt w:val="decimal"/>
      <w:lvlText w:val="(%4)"/>
      <w:lvlJc w:val="left"/>
      <w:pPr>
        <w:ind w:left="810" w:hanging="360"/>
      </w:pPr>
    </w:lvl>
    <w:lvl w:ilvl="4">
      <w:start w:val="1"/>
      <w:numFmt w:val="lowerLetter"/>
      <w:lvlText w:val="(%5)"/>
      <w:lvlJc w:val="left"/>
      <w:pPr>
        <w:ind w:left="1170" w:hanging="360"/>
      </w:pPr>
    </w:lvl>
    <w:lvl w:ilvl="5">
      <w:start w:val="1"/>
      <w:numFmt w:val="lowerRoman"/>
      <w:lvlText w:val="(%6)"/>
      <w:lvlJc w:val="left"/>
      <w:pPr>
        <w:ind w:left="1530" w:hanging="360"/>
      </w:pPr>
    </w:lvl>
    <w:lvl w:ilvl="6">
      <w:start w:val="1"/>
      <w:numFmt w:val="decimal"/>
      <w:lvlText w:val="%7."/>
      <w:lvlJc w:val="left"/>
      <w:pPr>
        <w:ind w:left="1890" w:hanging="360"/>
      </w:pPr>
    </w:lvl>
    <w:lvl w:ilvl="7">
      <w:start w:val="1"/>
      <w:numFmt w:val="lowerLetter"/>
      <w:lvlText w:val="%8."/>
      <w:lvlJc w:val="left"/>
      <w:pPr>
        <w:ind w:left="2250" w:hanging="360"/>
      </w:pPr>
    </w:lvl>
    <w:lvl w:ilvl="8">
      <w:start w:val="1"/>
      <w:numFmt w:val="lowerRoman"/>
      <w:lvlText w:val="%9."/>
      <w:lvlJc w:val="left"/>
      <w:pPr>
        <w:ind w:left="261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CER">
    <w15:presenceInfo w15:providerId="Windows Live" w15:userId="f7e4ac40fbc7c9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4"/>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E46"/>
    <w:rsid w:val="00002FAF"/>
    <w:rsid w:val="00015511"/>
    <w:rsid w:val="00023182"/>
    <w:rsid w:val="00031B79"/>
    <w:rsid w:val="0003442C"/>
    <w:rsid w:val="00035DFE"/>
    <w:rsid w:val="000403AE"/>
    <w:rsid w:val="00050683"/>
    <w:rsid w:val="00053B2E"/>
    <w:rsid w:val="00061EC2"/>
    <w:rsid w:val="000650E5"/>
    <w:rsid w:val="00067023"/>
    <w:rsid w:val="00081747"/>
    <w:rsid w:val="000826FA"/>
    <w:rsid w:val="00085D7A"/>
    <w:rsid w:val="000968E1"/>
    <w:rsid w:val="000976B3"/>
    <w:rsid w:val="000C21BE"/>
    <w:rsid w:val="000D4F4C"/>
    <w:rsid w:val="000F2C11"/>
    <w:rsid w:val="000F400B"/>
    <w:rsid w:val="00114406"/>
    <w:rsid w:val="00123174"/>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C1F"/>
    <w:rsid w:val="00282E76"/>
    <w:rsid w:val="00285E41"/>
    <w:rsid w:val="002947C5"/>
    <w:rsid w:val="002A6292"/>
    <w:rsid w:val="002C3492"/>
    <w:rsid w:val="002C44E0"/>
    <w:rsid w:val="002E2421"/>
    <w:rsid w:val="002E6158"/>
    <w:rsid w:val="002F221E"/>
    <w:rsid w:val="00305C29"/>
    <w:rsid w:val="0031286C"/>
    <w:rsid w:val="00313303"/>
    <w:rsid w:val="003230A7"/>
    <w:rsid w:val="00347A2F"/>
    <w:rsid w:val="00357347"/>
    <w:rsid w:val="0036091A"/>
    <w:rsid w:val="00363335"/>
    <w:rsid w:val="003913E5"/>
    <w:rsid w:val="003A6789"/>
    <w:rsid w:val="003D21A4"/>
    <w:rsid w:val="003F021E"/>
    <w:rsid w:val="00402320"/>
    <w:rsid w:val="004063A4"/>
    <w:rsid w:val="0043400B"/>
    <w:rsid w:val="00446A81"/>
    <w:rsid w:val="00460B52"/>
    <w:rsid w:val="00474613"/>
    <w:rsid w:val="0048247F"/>
    <w:rsid w:val="004A4B26"/>
    <w:rsid w:val="004B280C"/>
    <w:rsid w:val="004B29E3"/>
    <w:rsid w:val="004C0A1B"/>
    <w:rsid w:val="004C0A56"/>
    <w:rsid w:val="004C1E98"/>
    <w:rsid w:val="004C2F6C"/>
    <w:rsid w:val="004D08D7"/>
    <w:rsid w:val="00533E1B"/>
    <w:rsid w:val="005461AD"/>
    <w:rsid w:val="00550D56"/>
    <w:rsid w:val="0056364D"/>
    <w:rsid w:val="0058434C"/>
    <w:rsid w:val="0059348A"/>
    <w:rsid w:val="005A170E"/>
    <w:rsid w:val="005A2567"/>
    <w:rsid w:val="005B43C2"/>
    <w:rsid w:val="005C18AE"/>
    <w:rsid w:val="005C68BC"/>
    <w:rsid w:val="005D5C79"/>
    <w:rsid w:val="005E2D10"/>
    <w:rsid w:val="005E69DC"/>
    <w:rsid w:val="005F0DEA"/>
    <w:rsid w:val="005F12E8"/>
    <w:rsid w:val="005F43C1"/>
    <w:rsid w:val="005F4497"/>
    <w:rsid w:val="005F5E3C"/>
    <w:rsid w:val="006068E5"/>
    <w:rsid w:val="0061284B"/>
    <w:rsid w:val="00613800"/>
    <w:rsid w:val="00616306"/>
    <w:rsid w:val="0061747F"/>
    <w:rsid w:val="006209FC"/>
    <w:rsid w:val="00621141"/>
    <w:rsid w:val="00621F16"/>
    <w:rsid w:val="00636D0A"/>
    <w:rsid w:val="0064408B"/>
    <w:rsid w:val="00645190"/>
    <w:rsid w:val="006514FE"/>
    <w:rsid w:val="0065173B"/>
    <w:rsid w:val="00660F88"/>
    <w:rsid w:val="006774B8"/>
    <w:rsid w:val="00686383"/>
    <w:rsid w:val="00694E0B"/>
    <w:rsid w:val="006B68F3"/>
    <w:rsid w:val="006C32BD"/>
    <w:rsid w:val="006C60F0"/>
    <w:rsid w:val="006E42E3"/>
    <w:rsid w:val="006F18B8"/>
    <w:rsid w:val="006F6F5A"/>
    <w:rsid w:val="007054D1"/>
    <w:rsid w:val="00732E46"/>
    <w:rsid w:val="00756915"/>
    <w:rsid w:val="00766DE1"/>
    <w:rsid w:val="00771AA2"/>
    <w:rsid w:val="007938DE"/>
    <w:rsid w:val="007939AC"/>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B2B86"/>
    <w:rsid w:val="008D2941"/>
    <w:rsid w:val="008E1FF8"/>
    <w:rsid w:val="008E4F03"/>
    <w:rsid w:val="00930778"/>
    <w:rsid w:val="00932FBA"/>
    <w:rsid w:val="009454A2"/>
    <w:rsid w:val="0096199E"/>
    <w:rsid w:val="00986618"/>
    <w:rsid w:val="009A0AA6"/>
    <w:rsid w:val="009B429F"/>
    <w:rsid w:val="009B7E50"/>
    <w:rsid w:val="009C5FB3"/>
    <w:rsid w:val="009E2C51"/>
    <w:rsid w:val="009E4E7D"/>
    <w:rsid w:val="009E73E3"/>
    <w:rsid w:val="00A01D5E"/>
    <w:rsid w:val="00A26A6A"/>
    <w:rsid w:val="00A27561"/>
    <w:rsid w:val="00A320DF"/>
    <w:rsid w:val="00A41540"/>
    <w:rsid w:val="00A530D2"/>
    <w:rsid w:val="00A6048F"/>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723E0"/>
    <w:rsid w:val="00B83635"/>
    <w:rsid w:val="00BA66F6"/>
    <w:rsid w:val="00BB1566"/>
    <w:rsid w:val="00BB204A"/>
    <w:rsid w:val="00BC0495"/>
    <w:rsid w:val="00BC09A1"/>
    <w:rsid w:val="00BC0AB7"/>
    <w:rsid w:val="00BE4774"/>
    <w:rsid w:val="00BF2A6B"/>
    <w:rsid w:val="00C04F49"/>
    <w:rsid w:val="00C16047"/>
    <w:rsid w:val="00C25825"/>
    <w:rsid w:val="00C45266"/>
    <w:rsid w:val="00C52F3D"/>
    <w:rsid w:val="00C54B70"/>
    <w:rsid w:val="00C64D24"/>
    <w:rsid w:val="00C72820"/>
    <w:rsid w:val="00C7592D"/>
    <w:rsid w:val="00C821C0"/>
    <w:rsid w:val="00C9162C"/>
    <w:rsid w:val="00CB5CB4"/>
    <w:rsid w:val="00CC21A8"/>
    <w:rsid w:val="00CD54DC"/>
    <w:rsid w:val="00CD72B8"/>
    <w:rsid w:val="00CF48E2"/>
    <w:rsid w:val="00D050EC"/>
    <w:rsid w:val="00D05360"/>
    <w:rsid w:val="00D05F12"/>
    <w:rsid w:val="00D10AC8"/>
    <w:rsid w:val="00D20E00"/>
    <w:rsid w:val="00D576F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6741A"/>
    <w:rsid w:val="00E90136"/>
    <w:rsid w:val="00E971FC"/>
    <w:rsid w:val="00EA352F"/>
    <w:rsid w:val="00EC35CE"/>
    <w:rsid w:val="00EE01E7"/>
    <w:rsid w:val="00EE02E8"/>
    <w:rsid w:val="00EF6430"/>
    <w:rsid w:val="00F22A05"/>
    <w:rsid w:val="00F33F99"/>
    <w:rsid w:val="00F63565"/>
    <w:rsid w:val="00F67007"/>
    <w:rsid w:val="00F71B5C"/>
    <w:rsid w:val="00F909E6"/>
    <w:rsid w:val="00FA6C74"/>
    <w:rsid w:val="00FB41DF"/>
    <w:rsid w:val="00FD6117"/>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6B3"/>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BodyText">
    <w:name w:val="Body Text"/>
    <w:basedOn w:val="Normal"/>
    <w:link w:val="BodyTextChar"/>
    <w:uiPriority w:val="99"/>
    <w:semiHidden/>
    <w:unhideWhenUsed/>
    <w:rsid w:val="004D08D7"/>
    <w:pPr>
      <w:spacing w:after="120"/>
    </w:pPr>
  </w:style>
  <w:style w:type="character" w:customStyle="1" w:styleId="BodyTextChar">
    <w:name w:val="Body Text Char"/>
    <w:basedOn w:val="DefaultParagraphFont"/>
    <w:link w:val="BodyText"/>
    <w:uiPriority w:val="99"/>
    <w:semiHidden/>
    <w:rsid w:val="004D08D7"/>
  </w:style>
  <w:style w:type="table" w:styleId="TableGrid">
    <w:name w:val="Table Grid"/>
    <w:basedOn w:val="TableNormal"/>
    <w:uiPriority w:val="59"/>
    <w:rsid w:val="00446A81"/>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0524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tif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CF452A-5602-4AC8-90BC-50709C3CC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8028</Words>
  <Characters>45762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Tiffany McKerahan</dc:creator>
  <cp:lastModifiedBy>ACER</cp:lastModifiedBy>
  <cp:revision>2</cp:revision>
  <cp:lastPrinted>2025-11-04T05:55:00Z</cp:lastPrinted>
  <dcterms:created xsi:type="dcterms:W3CDTF">2025-11-13T20:00:00Z</dcterms:created>
  <dcterms:modified xsi:type="dcterms:W3CDTF">2025-11-13T20:00:00Z</dcterms:modified>
</cp:coreProperties>
</file>