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B0822B" w14:textId="77777777" w:rsidR="002A6292" w:rsidRDefault="009B7E50" w:rsidP="002A6292">
      <w:pPr>
        <w:pStyle w:val="Title"/>
        <w:framePr w:w="0" w:hSpace="0" w:vSpace="0" w:wrap="auto" w:vAnchor="margin" w:hAnchor="text" w:xAlign="left" w:yAlign="inline"/>
        <w:rPr>
          <w:ins w:id="0" w:author="ACER" w:date="2025-11-13T12:11:00Z"/>
          <w:sz w:val="32"/>
        </w:rPr>
      </w:pPr>
      <w:r w:rsidRPr="009B7E50">
        <w:t xml:space="preserve">Hybrid </w:t>
      </w:r>
      <w:ins w:id="1" w:author="ACER" w:date="2025-11-13T11:12:00Z">
        <w:r w:rsidR="005461AD">
          <w:t>A</w:t>
        </w:r>
      </w:ins>
      <w:del w:id="2" w:author="ACER" w:date="2025-11-13T11:12:00Z">
        <w:r w:rsidRPr="009B7E50" w:rsidDel="005461AD">
          <w:delText>a</w:delText>
        </w:r>
      </w:del>
      <w:r w:rsidRPr="009B7E50">
        <w:t xml:space="preserve">pproaches </w:t>
      </w:r>
      <w:ins w:id="3" w:author="ACER" w:date="2025-11-13T11:12:00Z">
        <w:r w:rsidR="005461AD">
          <w:t>C</w:t>
        </w:r>
      </w:ins>
      <w:del w:id="4" w:author="ACER" w:date="2025-11-13T11:12:00Z">
        <w:r w:rsidRPr="009B7E50" w:rsidDel="005461AD">
          <w:delText>c</w:delText>
        </w:r>
      </w:del>
      <w:r w:rsidRPr="009B7E50">
        <w:t xml:space="preserve">ombining </w:t>
      </w:r>
      <w:del w:id="5" w:author="ACER" w:date="2025-11-13T11:12:00Z">
        <w:r w:rsidRPr="009B7E50" w:rsidDel="005461AD">
          <w:delText xml:space="preserve">traditional machine learning and deep learning for </w:delText>
        </w:r>
      </w:del>
      <w:ins w:id="6" w:author="ACER" w:date="2025-11-13T11:12:00Z">
        <w:r w:rsidR="005461AD">
          <w:t>R</w:t>
        </w:r>
      </w:ins>
      <w:del w:id="7" w:author="ACER" w:date="2025-11-13T11:12:00Z">
        <w:r w:rsidRPr="009B7E50" w:rsidDel="005461AD">
          <w:delText>r</w:delText>
        </w:r>
      </w:del>
      <w:r w:rsidRPr="009B7E50">
        <w:t xml:space="preserve">obust </w:t>
      </w:r>
      <w:ins w:id="8" w:author="ACER" w:date="2025-11-13T11:12:00Z">
        <w:r w:rsidR="005461AD">
          <w:t>H</w:t>
        </w:r>
      </w:ins>
      <w:del w:id="9" w:author="ACER" w:date="2025-11-13T11:12:00Z">
        <w:r w:rsidRPr="009B7E50" w:rsidDel="005461AD">
          <w:delText>h</w:delText>
        </w:r>
      </w:del>
      <w:r w:rsidRPr="009B7E50">
        <w:t xml:space="preserve">yperspectral </w:t>
      </w:r>
      <w:ins w:id="10" w:author="ACER" w:date="2025-11-13T11:12:00Z">
        <w:r w:rsidR="005461AD">
          <w:t>A</w:t>
        </w:r>
      </w:ins>
      <w:del w:id="11" w:author="ACER" w:date="2025-11-13T11:12:00Z">
        <w:r w:rsidRPr="009B7E50" w:rsidDel="005461AD">
          <w:delText>a</w:delText>
        </w:r>
      </w:del>
      <w:r w:rsidRPr="009B7E50">
        <w:t xml:space="preserve">nomaly </w:t>
      </w:r>
      <w:ins w:id="12" w:author="ACER" w:date="2025-11-13T11:12:00Z">
        <w:r w:rsidR="005461AD">
          <w:t>D</w:t>
        </w:r>
      </w:ins>
      <w:del w:id="13" w:author="ACER" w:date="2025-11-13T11:12:00Z">
        <w:r w:rsidRPr="009B7E50" w:rsidDel="005461AD">
          <w:delText>d</w:delText>
        </w:r>
      </w:del>
      <w:r w:rsidRPr="009B7E50">
        <w:t xml:space="preserve">etection </w:t>
      </w:r>
      <w:bookmarkStart w:id="14" w:name="_GoBack"/>
      <w:bookmarkEnd w:id="14"/>
    </w:p>
    <w:p w14:paraId="59AFAD81" w14:textId="2A3BA3DB" w:rsidR="00002FAF" w:rsidRDefault="002C44E0" w:rsidP="002A6292">
      <w:pPr>
        <w:pStyle w:val="Title"/>
        <w:framePr w:w="0" w:hSpace="0" w:vSpace="0" w:wrap="auto" w:vAnchor="margin" w:hAnchor="text" w:xAlign="left" w:yAlign="inline"/>
        <w:jc w:val="left"/>
        <w:pPrChange w:id="15" w:author="ACER" w:date="2025-11-13T12:11:00Z">
          <w:pPr>
            <w:pStyle w:val="Title"/>
            <w:framePr w:w="0" w:hSpace="0" w:vSpace="0" w:wrap="auto" w:vAnchor="margin" w:hAnchor="text" w:xAlign="left" w:yAlign="inline"/>
          </w:pPr>
        </w:pPrChange>
      </w:pPr>
      <w:ins w:id="16" w:author="ACER" w:date="2025-11-13T11:58:00Z">
        <w:r>
          <w:rPr>
            <w:noProof/>
            <w:lang w:val="en-IN" w:eastAsia="en-IN"/>
          </w:rPr>
          <mc:AlternateContent>
            <mc:Choice Requires="wps">
              <w:drawing>
                <wp:anchor distT="0" distB="0" distL="114300" distR="114300" simplePos="0" relativeHeight="251663360" behindDoc="0" locked="0" layoutInCell="1" allowOverlap="1" wp14:anchorId="14BAF11A" wp14:editId="4A108766">
                  <wp:simplePos x="0" y="0"/>
                  <wp:positionH relativeFrom="column">
                    <wp:posOffset>189865</wp:posOffset>
                  </wp:positionH>
                  <wp:positionV relativeFrom="paragraph">
                    <wp:posOffset>243944</wp:posOffset>
                  </wp:positionV>
                  <wp:extent cx="5950424" cy="845820"/>
                  <wp:effectExtent l="0" t="0" r="0" b="0"/>
                  <wp:wrapNone/>
                  <wp:docPr id="4" name="Textbox 4"/>
                  <wp:cNvGraphicFramePr/>
                  <a:graphic xmlns:a="http://schemas.openxmlformats.org/drawingml/2006/main">
                    <a:graphicData uri="http://schemas.microsoft.com/office/word/2010/wordprocessingShape">
                      <wps:wsp>
                        <wps:cNvSpPr txBox="1"/>
                        <wps:spPr>
                          <a:xfrm>
                            <a:off x="0" y="0"/>
                            <a:ext cx="5950424" cy="845820"/>
                          </a:xfrm>
                          <a:prstGeom prst="rect">
                            <a:avLst/>
                          </a:prstGeom>
                          <a:solidFill>
                            <a:schemeClr val="bg1"/>
                          </a:solidFill>
                        </wps:spPr>
                        <wps:txbx>
                          <w:txbxContent>
                            <w:p w14:paraId="149ACC59" w14:textId="7D95A618" w:rsidR="00D576F0" w:rsidRDefault="00D576F0" w:rsidP="00D576F0">
                              <w:pPr>
                                <w:spacing w:before="84"/>
                                <w:ind w:left="148"/>
                                <w:rPr>
                                  <w:b/>
                                  <w:i/>
                                  <w:sz w:val="18"/>
                                </w:rPr>
                              </w:pPr>
                              <w:r>
                                <w:rPr>
                                  <w:b/>
                                  <w:i/>
                                  <w:w w:val="105"/>
                                  <w:sz w:val="18"/>
                                </w:rPr>
                                <w:t>Dr.</w:t>
                              </w:r>
                              <w:r>
                                <w:rPr>
                                  <w:b/>
                                  <w:i/>
                                  <w:spacing w:val="-7"/>
                                  <w:w w:val="105"/>
                                  <w:sz w:val="18"/>
                                </w:rPr>
                                <w:t xml:space="preserve"> </w:t>
                              </w:r>
                              <w:ins w:id="17" w:author="ACER" w:date="2025-11-13T12:00:00Z">
                                <w:r>
                                  <w:rPr>
                                    <w:b/>
                                    <w:i/>
                                    <w:w w:val="105"/>
                                    <w:sz w:val="18"/>
                                  </w:rPr>
                                  <w:t>Suresh</w:t>
                                </w:r>
                              </w:ins>
                              <w:ins w:id="18" w:author="ACER" w:date="2025-11-13T12:02:00Z">
                                <w:r>
                                  <w:rPr>
                                    <w:b/>
                                    <w:i/>
                                    <w:w w:val="105"/>
                                    <w:sz w:val="18"/>
                                  </w:rPr>
                                  <w:t xml:space="preserve"> Mali</w:t>
                                </w:r>
                              </w:ins>
                              <w:del w:id="19" w:author="ACER" w:date="2025-11-13T12:00:00Z">
                                <w:r w:rsidDel="00D576F0">
                                  <w:rPr>
                                    <w:b/>
                                    <w:i/>
                                    <w:w w:val="105"/>
                                    <w:sz w:val="18"/>
                                  </w:rPr>
                                  <w:delText>P.</w:delText>
                                </w:r>
                                <w:r w:rsidDel="00D576F0">
                                  <w:rPr>
                                    <w:b/>
                                    <w:i/>
                                    <w:spacing w:val="-3"/>
                                    <w:w w:val="105"/>
                                    <w:sz w:val="18"/>
                                  </w:rPr>
                                  <w:delText xml:space="preserve"> </w:delText>
                                </w:r>
                                <w:r w:rsidDel="00D576F0">
                                  <w:rPr>
                                    <w:b/>
                                    <w:i/>
                                    <w:w w:val="105"/>
                                    <w:sz w:val="18"/>
                                  </w:rPr>
                                  <w:delText>B.</w:delText>
                                </w:r>
                                <w:r w:rsidDel="00D576F0">
                                  <w:rPr>
                                    <w:b/>
                                    <w:i/>
                                    <w:spacing w:val="-3"/>
                                    <w:w w:val="105"/>
                                    <w:sz w:val="18"/>
                                  </w:rPr>
                                  <w:delText xml:space="preserve"> </w:delText>
                                </w:r>
                                <w:r w:rsidDel="00D576F0">
                                  <w:rPr>
                                    <w:b/>
                                    <w:i/>
                                    <w:w w:val="105"/>
                                    <w:sz w:val="18"/>
                                  </w:rPr>
                                  <w:delText>Nehe</w:delText>
                                </w:r>
                              </w:del>
                              <w:r>
                                <w:rPr>
                                  <w:b/>
                                  <w:i/>
                                  <w:spacing w:val="-3"/>
                                  <w:w w:val="105"/>
                                  <w:sz w:val="18"/>
                                </w:rPr>
                                <w:t xml:space="preserve"> </w:t>
                              </w:r>
                              <w:r>
                                <w:rPr>
                                  <w:b/>
                                  <w:i/>
                                  <w:w w:val="105"/>
                                  <w:sz w:val="18"/>
                                  <w:vertAlign w:val="superscript"/>
                                </w:rPr>
                                <w:t>1</w:t>
                              </w:r>
                              <w:r>
                                <w:rPr>
                                  <w:b/>
                                  <w:i/>
                                  <w:w w:val="105"/>
                                  <w:sz w:val="18"/>
                                </w:rPr>
                                <w:t>,</w:t>
                              </w:r>
                              <w:r>
                                <w:rPr>
                                  <w:b/>
                                  <w:i/>
                                  <w:spacing w:val="-4"/>
                                  <w:w w:val="105"/>
                                  <w:sz w:val="18"/>
                                </w:rPr>
                                <w:t xml:space="preserve"> </w:t>
                              </w:r>
                              <w:ins w:id="20" w:author="ACER" w:date="2025-11-13T12:02:00Z">
                                <w:r w:rsidR="002A6292">
                                  <w:rPr>
                                    <w:b/>
                                    <w:i/>
                                    <w:w w:val="105"/>
                                    <w:sz w:val="18"/>
                                  </w:rPr>
                                  <w:t>O.P. Gonjari</w:t>
                                </w:r>
                              </w:ins>
                              <w:del w:id="21" w:author="ACER" w:date="2025-11-13T12:02:00Z">
                                <w:r w:rsidDel="00D576F0">
                                  <w:rPr>
                                    <w:b/>
                                    <w:i/>
                                    <w:w w:val="105"/>
                                    <w:sz w:val="18"/>
                                  </w:rPr>
                                  <w:delText>G.</w:delText>
                                </w:r>
                                <w:r w:rsidDel="00D576F0">
                                  <w:rPr>
                                    <w:b/>
                                    <w:i/>
                                    <w:spacing w:val="-5"/>
                                    <w:w w:val="105"/>
                                    <w:sz w:val="18"/>
                                  </w:rPr>
                                  <w:delText xml:space="preserve"> </w:delText>
                                </w:r>
                                <w:r w:rsidDel="00D576F0">
                                  <w:rPr>
                                    <w:b/>
                                    <w:i/>
                                    <w:w w:val="105"/>
                                    <w:sz w:val="18"/>
                                  </w:rPr>
                                  <w:delText>M.</w:delText>
                                </w:r>
                                <w:r w:rsidDel="00D576F0">
                                  <w:rPr>
                                    <w:b/>
                                    <w:i/>
                                    <w:spacing w:val="-4"/>
                                    <w:w w:val="105"/>
                                    <w:sz w:val="18"/>
                                  </w:rPr>
                                  <w:delText xml:space="preserve"> </w:delText>
                                </w:r>
                                <w:r w:rsidDel="00D576F0">
                                  <w:rPr>
                                    <w:b/>
                                    <w:i/>
                                    <w:w w:val="105"/>
                                    <w:sz w:val="18"/>
                                  </w:rPr>
                                  <w:delText>Aherrao</w:delText>
                                </w:r>
                              </w:del>
                              <w:r>
                                <w:rPr>
                                  <w:b/>
                                  <w:i/>
                                  <w:spacing w:val="-7"/>
                                  <w:w w:val="105"/>
                                  <w:sz w:val="18"/>
                                </w:rPr>
                                <w:t xml:space="preserve"> </w:t>
                              </w:r>
                              <w:r>
                                <w:rPr>
                                  <w:b/>
                                  <w:i/>
                                  <w:w w:val="105"/>
                                  <w:sz w:val="18"/>
                                  <w:vertAlign w:val="superscript"/>
                                </w:rPr>
                                <w:t>2</w:t>
                              </w:r>
                              <w:ins w:id="22" w:author="ACER" w:date="2025-11-13T12:02:00Z">
                                <w:r w:rsidR="002A6292">
                                  <w:rPr>
                                    <w:b/>
                                    <w:i/>
                                    <w:spacing w:val="-1"/>
                                    <w:w w:val="105"/>
                                    <w:sz w:val="18"/>
                                  </w:rPr>
                                  <w:t xml:space="preserve">, </w:t>
                                </w:r>
                              </w:ins>
                              <w:del w:id="23" w:author="ACER" w:date="2025-11-13T12:02:00Z">
                                <w:r w:rsidDel="002A6292">
                                  <w:rPr>
                                    <w:b/>
                                    <w:i/>
                                    <w:spacing w:val="-1"/>
                                    <w:w w:val="105"/>
                                    <w:sz w:val="18"/>
                                  </w:rPr>
                                  <w:delText xml:space="preserve"> </w:delText>
                                </w:r>
                              </w:del>
                              <w:ins w:id="24" w:author="ACER" w:date="2025-11-13T12:02:00Z">
                                <w:r w:rsidR="002A6292">
                                  <w:rPr>
                                    <w:b/>
                                    <w:i/>
                                    <w:w w:val="105"/>
                                    <w:sz w:val="18"/>
                                  </w:rPr>
                                  <w:t>K</w:t>
                                </w:r>
                              </w:ins>
                              <w:del w:id="25" w:author="ACER" w:date="2025-11-13T12:02:00Z">
                                <w:r w:rsidDel="002A6292">
                                  <w:rPr>
                                    <w:b/>
                                    <w:i/>
                                    <w:w w:val="105"/>
                                    <w:sz w:val="18"/>
                                  </w:rPr>
                                  <w:delText>R</w:delText>
                                </w:r>
                              </w:del>
                              <w:r>
                                <w:rPr>
                                  <w:b/>
                                  <w:i/>
                                  <w:w w:val="105"/>
                                  <w:sz w:val="18"/>
                                </w:rPr>
                                <w:t>.</w:t>
                              </w:r>
                              <w:r>
                                <w:rPr>
                                  <w:b/>
                                  <w:i/>
                                  <w:spacing w:val="-4"/>
                                  <w:w w:val="105"/>
                                  <w:sz w:val="18"/>
                                </w:rPr>
                                <w:t xml:space="preserve"> </w:t>
                              </w:r>
                              <w:ins w:id="26" w:author="ACER" w:date="2025-11-13T12:02:00Z">
                                <w:r w:rsidR="002A6292">
                                  <w:rPr>
                                    <w:b/>
                                    <w:i/>
                                    <w:w w:val="105"/>
                                    <w:sz w:val="18"/>
                                  </w:rPr>
                                  <w:t>V</w:t>
                                </w:r>
                              </w:ins>
                              <w:del w:id="27" w:author="ACER" w:date="2025-11-13T12:02:00Z">
                                <w:r w:rsidDel="002A6292">
                                  <w:rPr>
                                    <w:b/>
                                    <w:i/>
                                    <w:w w:val="105"/>
                                    <w:sz w:val="18"/>
                                  </w:rPr>
                                  <w:delText>R</w:delText>
                                </w:r>
                              </w:del>
                              <w:r>
                                <w:rPr>
                                  <w:b/>
                                  <w:i/>
                                  <w:w w:val="105"/>
                                  <w:sz w:val="18"/>
                                </w:rPr>
                                <w:t>.</w:t>
                              </w:r>
                              <w:r>
                                <w:rPr>
                                  <w:b/>
                                  <w:i/>
                                  <w:spacing w:val="-5"/>
                                  <w:w w:val="105"/>
                                  <w:sz w:val="18"/>
                                </w:rPr>
                                <w:t xml:space="preserve"> </w:t>
                              </w:r>
                              <w:ins w:id="28" w:author="ACER" w:date="2025-11-13T12:03:00Z">
                                <w:r w:rsidR="002A6292">
                                  <w:rPr>
                                    <w:b/>
                                    <w:i/>
                                    <w:w w:val="105"/>
                                    <w:sz w:val="18"/>
                                  </w:rPr>
                                  <w:t>Ghule</w:t>
                                </w:r>
                              </w:ins>
                              <w:del w:id="29" w:author="ACER" w:date="2025-11-13T12:03:00Z">
                                <w:r w:rsidDel="002A6292">
                                  <w:rPr>
                                    <w:b/>
                                    <w:i/>
                                    <w:w w:val="105"/>
                                    <w:sz w:val="18"/>
                                  </w:rPr>
                                  <w:delText>Athawal</w:delText>
                                </w:r>
                              </w:del>
                              <w:del w:id="30" w:author="ACER" w:date="2025-11-13T12:02:00Z">
                                <w:r w:rsidDel="002A6292">
                                  <w:rPr>
                                    <w:b/>
                                    <w:i/>
                                    <w:w w:val="105"/>
                                    <w:sz w:val="18"/>
                                  </w:rPr>
                                  <w:delText>e</w:delText>
                                </w:r>
                              </w:del>
                              <w:r>
                                <w:rPr>
                                  <w:b/>
                                  <w:i/>
                                  <w:spacing w:val="-3"/>
                                  <w:w w:val="105"/>
                                  <w:sz w:val="18"/>
                                </w:rPr>
                                <w:t xml:space="preserve"> </w:t>
                              </w:r>
                              <w:r>
                                <w:rPr>
                                  <w:b/>
                                  <w:i/>
                                  <w:w w:val="105"/>
                                  <w:sz w:val="18"/>
                                  <w:vertAlign w:val="superscript"/>
                                </w:rPr>
                                <w:t>3</w:t>
                              </w:r>
                              <w:r>
                                <w:rPr>
                                  <w:b/>
                                  <w:i/>
                                  <w:w w:val="105"/>
                                  <w:sz w:val="18"/>
                                </w:rPr>
                                <w:t>,</w:t>
                              </w:r>
                              <w:r>
                                <w:rPr>
                                  <w:b/>
                                  <w:i/>
                                  <w:spacing w:val="-4"/>
                                  <w:w w:val="105"/>
                                  <w:sz w:val="18"/>
                                </w:rPr>
                                <w:t xml:space="preserve"> </w:t>
                              </w:r>
                              <w:ins w:id="31" w:author="ACER" w:date="2025-11-13T12:03:00Z">
                                <w:r w:rsidR="002A6292">
                                  <w:rPr>
                                    <w:b/>
                                    <w:i/>
                                    <w:w w:val="105"/>
                                    <w:sz w:val="18"/>
                                  </w:rPr>
                                  <w:t>S</w:t>
                                </w:r>
                              </w:ins>
                              <w:del w:id="32" w:author="ACER" w:date="2025-11-13T12:03:00Z">
                                <w:r w:rsidDel="002A6292">
                                  <w:rPr>
                                    <w:b/>
                                    <w:i/>
                                    <w:w w:val="105"/>
                                    <w:sz w:val="18"/>
                                  </w:rPr>
                                  <w:delText>V</w:delText>
                                </w:r>
                              </w:del>
                              <w:r>
                                <w:rPr>
                                  <w:b/>
                                  <w:i/>
                                  <w:w w:val="105"/>
                                  <w:sz w:val="18"/>
                                </w:rPr>
                                <w:t>.</w:t>
                              </w:r>
                              <w:r>
                                <w:rPr>
                                  <w:b/>
                                  <w:i/>
                                  <w:spacing w:val="1"/>
                                  <w:w w:val="105"/>
                                  <w:sz w:val="18"/>
                                </w:rPr>
                                <w:t xml:space="preserve"> </w:t>
                              </w:r>
                              <w:ins w:id="33" w:author="ACER" w:date="2025-11-13T12:03:00Z">
                                <w:r w:rsidR="002A6292">
                                  <w:rPr>
                                    <w:b/>
                                    <w:i/>
                                    <w:w w:val="105"/>
                                    <w:sz w:val="18"/>
                                  </w:rPr>
                                  <w:t>S</w:t>
                                </w:r>
                              </w:ins>
                              <w:del w:id="34" w:author="ACER" w:date="2025-11-13T12:03:00Z">
                                <w:r w:rsidDel="002A6292">
                                  <w:rPr>
                                    <w:b/>
                                    <w:i/>
                                    <w:w w:val="105"/>
                                    <w:sz w:val="18"/>
                                  </w:rPr>
                                  <w:delText>M</w:delText>
                                </w:r>
                              </w:del>
                              <w:r>
                                <w:rPr>
                                  <w:b/>
                                  <w:i/>
                                  <w:w w:val="105"/>
                                  <w:sz w:val="18"/>
                                </w:rPr>
                                <w:t>.</w:t>
                              </w:r>
                              <w:r>
                                <w:rPr>
                                  <w:b/>
                                  <w:i/>
                                  <w:spacing w:val="-3"/>
                                  <w:w w:val="105"/>
                                  <w:sz w:val="18"/>
                                </w:rPr>
                                <w:t xml:space="preserve"> </w:t>
                              </w:r>
                              <w:ins w:id="35" w:author="ACER" w:date="2025-11-13T12:03:00Z">
                                <w:r w:rsidR="002A6292">
                                  <w:rPr>
                                    <w:b/>
                                    <w:i/>
                                    <w:w w:val="105"/>
                                    <w:sz w:val="18"/>
                                  </w:rPr>
                                  <w:t>Gawali</w:t>
                                </w:r>
                              </w:ins>
                              <w:del w:id="36" w:author="ACER" w:date="2025-11-13T12:03:00Z">
                                <w:r w:rsidDel="002A6292">
                                  <w:rPr>
                                    <w:b/>
                                    <w:i/>
                                    <w:w w:val="105"/>
                                    <w:sz w:val="18"/>
                                  </w:rPr>
                                  <w:delText>Katwe</w:delText>
                                </w:r>
                              </w:del>
                              <w:r>
                                <w:rPr>
                                  <w:b/>
                                  <w:i/>
                                  <w:spacing w:val="-16"/>
                                  <w:w w:val="105"/>
                                  <w:sz w:val="18"/>
                                </w:rPr>
                                <w:t xml:space="preserve"> </w:t>
                              </w:r>
                              <w:r>
                                <w:rPr>
                                  <w:b/>
                                  <w:i/>
                                  <w:w w:val="105"/>
                                  <w:sz w:val="18"/>
                                  <w:vertAlign w:val="superscript"/>
                                </w:rPr>
                                <w:t>4</w:t>
                              </w:r>
                              <w:r>
                                <w:rPr>
                                  <w:b/>
                                  <w:i/>
                                  <w:spacing w:val="-1"/>
                                  <w:w w:val="105"/>
                                  <w:sz w:val="18"/>
                                </w:rPr>
                                <w:t xml:space="preserve"> </w:t>
                              </w:r>
                              <w:ins w:id="37" w:author="ACER" w:date="2025-11-13T12:03:00Z">
                                <w:r w:rsidR="002A6292">
                                  <w:rPr>
                                    <w:b/>
                                    <w:i/>
                                    <w:w w:val="105"/>
                                    <w:sz w:val="18"/>
                                  </w:rPr>
                                  <w:t>M</w:t>
                                </w:r>
                              </w:ins>
                              <w:del w:id="38" w:author="ACER" w:date="2025-11-13T12:03:00Z">
                                <w:r w:rsidDel="002A6292">
                                  <w:rPr>
                                    <w:b/>
                                    <w:i/>
                                    <w:w w:val="105"/>
                                    <w:sz w:val="18"/>
                                  </w:rPr>
                                  <w:delText>D</w:delText>
                                </w:r>
                              </w:del>
                              <w:r>
                                <w:rPr>
                                  <w:b/>
                                  <w:i/>
                                  <w:w w:val="105"/>
                                  <w:sz w:val="18"/>
                                </w:rPr>
                                <w:t>.</w:t>
                              </w:r>
                              <w:r>
                                <w:rPr>
                                  <w:b/>
                                  <w:i/>
                                  <w:spacing w:val="-5"/>
                                  <w:w w:val="105"/>
                                  <w:sz w:val="18"/>
                                </w:rPr>
                                <w:t xml:space="preserve"> </w:t>
                              </w:r>
                              <w:ins w:id="39" w:author="ACER" w:date="2025-11-13T12:03:00Z">
                                <w:r w:rsidR="002A6292">
                                  <w:rPr>
                                    <w:b/>
                                    <w:i/>
                                    <w:w w:val="105"/>
                                    <w:sz w:val="18"/>
                                  </w:rPr>
                                  <w:t>S</w:t>
                                </w:r>
                              </w:ins>
                              <w:del w:id="40" w:author="ACER" w:date="2025-11-13T12:03:00Z">
                                <w:r w:rsidDel="002A6292">
                                  <w:rPr>
                                    <w:b/>
                                    <w:i/>
                                    <w:w w:val="105"/>
                                    <w:sz w:val="18"/>
                                  </w:rPr>
                                  <w:delText>P</w:delText>
                                </w:r>
                              </w:del>
                              <w:r>
                                <w:rPr>
                                  <w:b/>
                                  <w:i/>
                                  <w:w w:val="105"/>
                                  <w:sz w:val="18"/>
                                </w:rPr>
                                <w:t>.</w:t>
                              </w:r>
                              <w:r>
                                <w:rPr>
                                  <w:b/>
                                  <w:i/>
                                  <w:spacing w:val="-4"/>
                                  <w:w w:val="105"/>
                                  <w:sz w:val="18"/>
                                </w:rPr>
                                <w:t xml:space="preserve"> </w:t>
                              </w:r>
                              <w:ins w:id="41" w:author="ACER" w:date="2025-11-13T12:03:00Z">
                                <w:r w:rsidR="002A6292">
                                  <w:rPr>
                                    <w:b/>
                                    <w:i/>
                                    <w:w w:val="105"/>
                                    <w:sz w:val="18"/>
                                  </w:rPr>
                                  <w:t>Pawar</w:t>
                                </w:r>
                              </w:ins>
                              <w:del w:id="42" w:author="ACER" w:date="2025-11-13T12:03:00Z">
                                <w:r w:rsidDel="002A6292">
                                  <w:rPr>
                                    <w:b/>
                                    <w:i/>
                                    <w:w w:val="105"/>
                                    <w:sz w:val="18"/>
                                  </w:rPr>
                                  <w:delText>Lonare</w:delText>
                                </w:r>
                              </w:del>
                              <w:r>
                                <w:rPr>
                                  <w:b/>
                                  <w:i/>
                                  <w:spacing w:val="-5"/>
                                  <w:w w:val="105"/>
                                  <w:sz w:val="18"/>
                                </w:rPr>
                                <w:t xml:space="preserve"> </w:t>
                              </w:r>
                              <w:r>
                                <w:rPr>
                                  <w:b/>
                                  <w:i/>
                                  <w:spacing w:val="-10"/>
                                  <w:w w:val="105"/>
                                  <w:sz w:val="18"/>
                                  <w:vertAlign w:val="superscript"/>
                                </w:rPr>
                                <w:t>5</w:t>
                              </w:r>
                            </w:p>
                            <w:p w14:paraId="119E3B3E" w14:textId="0B0CC500" w:rsidR="00D576F0" w:rsidRDefault="00D576F0" w:rsidP="00D576F0">
                              <w:pPr>
                                <w:spacing w:before="6" w:line="249" w:lineRule="auto"/>
                                <w:ind w:left="148"/>
                                <w:rPr>
                                  <w:i/>
                                  <w:sz w:val="18"/>
                                </w:rPr>
                              </w:pPr>
                              <w:r>
                                <w:rPr>
                                  <w:i/>
                                  <w:w w:val="105"/>
                                  <w:sz w:val="18"/>
                                </w:rPr>
                                <w:t>1</w:t>
                              </w:r>
                              <w:r>
                                <w:rPr>
                                  <w:i/>
                                  <w:spacing w:val="-9"/>
                                  <w:w w:val="105"/>
                                  <w:sz w:val="18"/>
                                </w:rPr>
                                <w:t xml:space="preserve"> </w:t>
                              </w:r>
                              <w:ins w:id="43" w:author="ACER" w:date="2025-11-13T12:03:00Z">
                                <w:r w:rsidR="002A6292">
                                  <w:rPr>
                                    <w:i/>
                                    <w:w w:val="105"/>
                                    <w:sz w:val="18"/>
                                  </w:rPr>
                                  <w:t>Principal</w:t>
                                </w:r>
                              </w:ins>
                              <w:del w:id="44" w:author="ACER" w:date="2025-11-13T12:03:00Z">
                                <w:r w:rsidDel="002A6292">
                                  <w:rPr>
                                    <w:i/>
                                    <w:w w:val="105"/>
                                    <w:sz w:val="18"/>
                                  </w:rPr>
                                  <w:delText>Associate.</w:delText>
                                </w:r>
                                <w:r w:rsidDel="002A6292">
                                  <w:rPr>
                                    <w:i/>
                                    <w:spacing w:val="-6"/>
                                    <w:w w:val="105"/>
                                    <w:sz w:val="18"/>
                                  </w:rPr>
                                  <w:delText xml:space="preserve"> </w:delText>
                                </w:r>
                                <w:r w:rsidDel="002A6292">
                                  <w:rPr>
                                    <w:i/>
                                    <w:w w:val="105"/>
                                    <w:sz w:val="18"/>
                                  </w:rPr>
                                  <w:delText>Professor</w:delText>
                                </w:r>
                              </w:del>
                              <w:r>
                                <w:rPr>
                                  <w:i/>
                                  <w:w w:val="105"/>
                                  <w:sz w:val="18"/>
                                </w:rPr>
                                <w:t>,</w:t>
                              </w:r>
                              <w:r>
                                <w:rPr>
                                  <w:i/>
                                  <w:spacing w:val="-6"/>
                                  <w:w w:val="105"/>
                                  <w:sz w:val="18"/>
                                </w:rPr>
                                <w:t xml:space="preserve"> </w:t>
                              </w:r>
                              <w:del w:id="45" w:author="ACER" w:date="2025-11-13T12:03:00Z">
                                <w:r w:rsidDel="002A6292">
                                  <w:rPr>
                                    <w:i/>
                                    <w:w w:val="105"/>
                                    <w:sz w:val="18"/>
                                  </w:rPr>
                                  <w:delText>Mechanical</w:delText>
                                </w:r>
                                <w:r w:rsidDel="002A6292">
                                  <w:rPr>
                                    <w:i/>
                                    <w:spacing w:val="-7"/>
                                    <w:w w:val="105"/>
                                    <w:sz w:val="18"/>
                                  </w:rPr>
                                  <w:delText xml:space="preserve"> </w:delText>
                                </w:r>
                              </w:del>
                              <w:r>
                                <w:rPr>
                                  <w:i/>
                                  <w:w w:val="105"/>
                                  <w:sz w:val="18"/>
                                </w:rPr>
                                <w:t>Engineering</w:t>
                              </w:r>
                              <w:r>
                                <w:rPr>
                                  <w:i/>
                                  <w:spacing w:val="-9"/>
                                  <w:w w:val="105"/>
                                  <w:sz w:val="18"/>
                                </w:rPr>
                                <w:t xml:space="preserve"> </w:t>
                              </w:r>
                              <w:r>
                                <w:rPr>
                                  <w:i/>
                                  <w:w w:val="105"/>
                                  <w:sz w:val="18"/>
                                </w:rPr>
                                <w:t>Department</w:t>
                              </w:r>
                              <w:del w:id="46" w:author="ACER" w:date="2025-11-13T12:04:00Z">
                                <w:r w:rsidDel="002A6292">
                                  <w:rPr>
                                    <w:i/>
                                    <w:w w:val="105"/>
                                    <w:sz w:val="18"/>
                                  </w:rPr>
                                  <w:delText>,</w:delText>
                                </w:r>
                                <w:r w:rsidDel="002A6292">
                                  <w:rPr>
                                    <w:i/>
                                    <w:spacing w:val="-8"/>
                                    <w:w w:val="105"/>
                                    <w:sz w:val="18"/>
                                  </w:rPr>
                                  <w:delText xml:space="preserve"> </w:delText>
                                </w:r>
                                <w:r w:rsidDel="002A6292">
                                  <w:rPr>
                                    <w:i/>
                                    <w:w w:val="105"/>
                                    <w:sz w:val="18"/>
                                  </w:rPr>
                                  <w:delText>Gokhale</w:delText>
                                </w:r>
                                <w:r w:rsidDel="002A6292">
                                  <w:rPr>
                                    <w:i/>
                                    <w:spacing w:val="-8"/>
                                    <w:w w:val="105"/>
                                    <w:sz w:val="18"/>
                                  </w:rPr>
                                  <w:delText xml:space="preserve"> </w:delText>
                                </w:r>
                                <w:r w:rsidDel="002A6292">
                                  <w:rPr>
                                    <w:i/>
                                    <w:w w:val="105"/>
                                    <w:sz w:val="18"/>
                                  </w:rPr>
                                  <w:delText>Education</w:delText>
                                </w:r>
                                <w:r w:rsidDel="002A6292">
                                  <w:rPr>
                                    <w:i/>
                                    <w:spacing w:val="-8"/>
                                    <w:w w:val="105"/>
                                    <w:sz w:val="18"/>
                                  </w:rPr>
                                  <w:delText xml:space="preserve"> </w:delText>
                                </w:r>
                                <w:r w:rsidDel="002A6292">
                                  <w:rPr>
                                    <w:i/>
                                    <w:w w:val="105"/>
                                    <w:sz w:val="18"/>
                                  </w:rPr>
                                  <w:delText>Society’s,</w:delText>
                                </w:r>
                                <w:r w:rsidDel="002A6292">
                                  <w:rPr>
                                    <w:i/>
                                    <w:spacing w:val="-6"/>
                                    <w:w w:val="105"/>
                                    <w:sz w:val="18"/>
                                  </w:rPr>
                                  <w:delText xml:space="preserve"> </w:delText>
                                </w:r>
                                <w:r w:rsidDel="002A6292">
                                  <w:rPr>
                                    <w:i/>
                                    <w:w w:val="105"/>
                                    <w:sz w:val="18"/>
                                  </w:rPr>
                                  <w:delText>R.</w:delText>
                                </w:r>
                                <w:r w:rsidDel="002A6292">
                                  <w:rPr>
                                    <w:i/>
                                    <w:spacing w:val="-8"/>
                                    <w:w w:val="105"/>
                                    <w:sz w:val="18"/>
                                  </w:rPr>
                                  <w:delText xml:space="preserve"> </w:delText>
                                </w:r>
                                <w:r w:rsidDel="002A6292">
                                  <w:rPr>
                                    <w:i/>
                                    <w:w w:val="105"/>
                                    <w:sz w:val="18"/>
                                  </w:rPr>
                                  <w:delText>H.</w:delText>
                                </w:r>
                                <w:r w:rsidDel="002A6292">
                                  <w:rPr>
                                    <w:i/>
                                    <w:spacing w:val="-8"/>
                                    <w:w w:val="105"/>
                                    <w:sz w:val="18"/>
                                  </w:rPr>
                                  <w:delText xml:space="preserve"> </w:delText>
                                </w:r>
                                <w:r w:rsidDel="002A6292">
                                  <w:rPr>
                                    <w:i/>
                                    <w:w w:val="105"/>
                                    <w:sz w:val="18"/>
                                  </w:rPr>
                                  <w:delText>Sapat</w:delText>
                                </w:r>
                                <w:r w:rsidDel="002A6292">
                                  <w:rPr>
                                    <w:i/>
                                    <w:spacing w:val="-7"/>
                                    <w:w w:val="105"/>
                                    <w:sz w:val="18"/>
                                  </w:rPr>
                                  <w:delText xml:space="preserve"> </w:delText>
                                </w:r>
                                <w:r w:rsidDel="002A6292">
                                  <w:rPr>
                                    <w:i/>
                                    <w:w w:val="105"/>
                                    <w:sz w:val="18"/>
                                  </w:rPr>
                                  <w:delText>College</w:delText>
                                </w:r>
                                <w:r w:rsidDel="002A6292">
                                  <w:rPr>
                                    <w:i/>
                                    <w:spacing w:val="-5"/>
                                    <w:w w:val="105"/>
                                    <w:sz w:val="18"/>
                                  </w:rPr>
                                  <w:delText xml:space="preserve"> </w:delText>
                                </w:r>
                                <w:r w:rsidDel="002A6292">
                                  <w:rPr>
                                    <w:i/>
                                    <w:w w:val="105"/>
                                    <w:sz w:val="18"/>
                                  </w:rPr>
                                  <w:delText>of Engineering, Management studies and Research</w:delText>
                                </w:r>
                              </w:del>
                              <w:r>
                                <w:rPr>
                                  <w:i/>
                                  <w:w w:val="105"/>
                                  <w:sz w:val="18"/>
                                </w:rPr>
                                <w:t>,</w:t>
                              </w:r>
                              <w:ins w:id="47" w:author="ACER" w:date="2025-11-13T12:04:00Z">
                                <w:r w:rsidR="002A6292">
                                  <w:rPr>
                                    <w:i/>
                                    <w:w w:val="105"/>
                                    <w:sz w:val="18"/>
                                  </w:rPr>
                                  <w:t xml:space="preserve"> Dr. D.Y. College of Engineering and Innovation Talegaon,</w:t>
                                </w:r>
                              </w:ins>
                              <w:del w:id="48" w:author="ACER" w:date="2025-11-13T12:04:00Z">
                                <w:r w:rsidDel="002A6292">
                                  <w:rPr>
                                    <w:i/>
                                    <w:w w:val="105"/>
                                    <w:sz w:val="18"/>
                                  </w:rPr>
                                  <w:delText xml:space="preserve"> </w:delText>
                                </w:r>
                              </w:del>
                              <w:ins w:id="49" w:author="ACER" w:date="2025-11-13T12:05:00Z">
                                <w:r w:rsidR="002A6292">
                                  <w:rPr>
                                    <w:i/>
                                    <w:w w:val="105"/>
                                    <w:sz w:val="18"/>
                                  </w:rPr>
                                  <w:t xml:space="preserve"> Pune</w:t>
                                </w:r>
                              </w:ins>
                              <w:del w:id="50" w:author="ACER" w:date="2025-11-13T12:05:00Z">
                                <w:r w:rsidDel="002A6292">
                                  <w:rPr>
                                    <w:i/>
                                    <w:w w:val="105"/>
                                    <w:sz w:val="18"/>
                                  </w:rPr>
                                  <w:delText>Nashik</w:delText>
                                </w:r>
                              </w:del>
                              <w:r>
                                <w:rPr>
                                  <w:i/>
                                  <w:w w:val="105"/>
                                  <w:sz w:val="18"/>
                                </w:rPr>
                                <w:t>,</w:t>
                              </w:r>
                              <w:ins w:id="51" w:author="ACER" w:date="2025-11-13T12:05:00Z">
                                <w:r w:rsidR="002A6292">
                                  <w:rPr>
                                    <w:i/>
                                    <w:w w:val="105"/>
                                    <w:sz w:val="18"/>
                                  </w:rPr>
                                  <w:t xml:space="preserve"> </w:t>
                                </w:r>
                              </w:ins>
                              <w:del w:id="52" w:author="ACER" w:date="2025-11-13T12:05:00Z">
                                <w:r w:rsidDel="002A6292">
                                  <w:rPr>
                                    <w:i/>
                                    <w:w w:val="105"/>
                                    <w:sz w:val="18"/>
                                  </w:rPr>
                                  <w:delText xml:space="preserve"> , </w:delText>
                                </w:r>
                              </w:del>
                              <w:r>
                                <w:rPr>
                                  <w:i/>
                                  <w:w w:val="105"/>
                                  <w:sz w:val="18"/>
                                </w:rPr>
                                <w:t>affiliated to Savitribai phule Pune University, Pune, Maharashtra, India</w:t>
                              </w:r>
                            </w:p>
                            <w:p w14:paraId="7E5362E1" w14:textId="18274CC6" w:rsidR="00D576F0" w:rsidRDefault="00D576F0" w:rsidP="00D576F0">
                              <w:pPr>
                                <w:spacing w:before="3" w:line="249" w:lineRule="auto"/>
                                <w:ind w:left="148"/>
                                <w:rPr>
                                  <w:i/>
                                  <w:sz w:val="18"/>
                                </w:rPr>
                              </w:pPr>
                              <w:r>
                                <w:rPr>
                                  <w:i/>
                                  <w:w w:val="105"/>
                                  <w:sz w:val="18"/>
                                </w:rPr>
                                <w:t>2,3,4,5</w:t>
                              </w:r>
                              <w:r>
                                <w:rPr>
                                  <w:i/>
                                  <w:spacing w:val="-11"/>
                                  <w:w w:val="105"/>
                                  <w:sz w:val="18"/>
                                </w:rPr>
                                <w:t xml:space="preserve"> </w:t>
                              </w:r>
                              <w:r>
                                <w:rPr>
                                  <w:i/>
                                  <w:w w:val="105"/>
                                  <w:sz w:val="18"/>
                                </w:rPr>
                                <w:t>U.G.</w:t>
                              </w:r>
                              <w:r>
                                <w:rPr>
                                  <w:i/>
                                  <w:spacing w:val="-6"/>
                                  <w:w w:val="105"/>
                                  <w:sz w:val="18"/>
                                </w:rPr>
                                <w:t xml:space="preserve"> </w:t>
                              </w:r>
                              <w:r>
                                <w:rPr>
                                  <w:i/>
                                  <w:w w:val="105"/>
                                  <w:sz w:val="18"/>
                                </w:rPr>
                                <w:t>Students,</w:t>
                              </w:r>
                              <w:r>
                                <w:rPr>
                                  <w:i/>
                                  <w:spacing w:val="-7"/>
                                  <w:w w:val="105"/>
                                  <w:sz w:val="18"/>
                                </w:rPr>
                                <w:t xml:space="preserve"> </w:t>
                              </w:r>
                              <w:ins w:id="53" w:author="ACER" w:date="2025-11-13T12:05:00Z">
                                <w:r w:rsidR="002A6292">
                                  <w:rPr>
                                    <w:i/>
                                    <w:w w:val="105"/>
                                    <w:sz w:val="18"/>
                                  </w:rPr>
                                  <w:t>Computer</w:t>
                                </w:r>
                              </w:ins>
                              <w:del w:id="54" w:author="ACER" w:date="2025-11-13T12:05:00Z">
                                <w:r w:rsidDel="002A6292">
                                  <w:rPr>
                                    <w:i/>
                                    <w:w w:val="105"/>
                                    <w:sz w:val="18"/>
                                  </w:rPr>
                                  <w:delText>Mechanical</w:delText>
                                </w:r>
                              </w:del>
                              <w:r>
                                <w:rPr>
                                  <w:i/>
                                  <w:spacing w:val="-7"/>
                                  <w:w w:val="105"/>
                                  <w:sz w:val="18"/>
                                </w:rPr>
                                <w:t xml:space="preserve"> </w:t>
                              </w:r>
                              <w:r>
                                <w:rPr>
                                  <w:i/>
                                  <w:w w:val="105"/>
                                  <w:sz w:val="18"/>
                                </w:rPr>
                                <w:t>Engineering</w:t>
                              </w:r>
                              <w:r>
                                <w:rPr>
                                  <w:i/>
                                  <w:spacing w:val="-9"/>
                                  <w:w w:val="105"/>
                                  <w:sz w:val="18"/>
                                </w:rPr>
                                <w:t xml:space="preserve"> </w:t>
                              </w:r>
                              <w:r>
                                <w:rPr>
                                  <w:i/>
                                  <w:w w:val="105"/>
                                  <w:sz w:val="18"/>
                                </w:rPr>
                                <w:t>Department,</w:t>
                              </w:r>
                              <w:r>
                                <w:rPr>
                                  <w:i/>
                                  <w:spacing w:val="-9"/>
                                  <w:w w:val="105"/>
                                  <w:sz w:val="18"/>
                                </w:rPr>
                                <w:t xml:space="preserve"> </w:t>
                              </w:r>
                              <w:ins w:id="55" w:author="ACER" w:date="2025-11-13T12:06:00Z">
                                <w:r w:rsidR="002A6292">
                                  <w:rPr>
                                    <w:i/>
                                    <w:w w:val="105"/>
                                    <w:sz w:val="18"/>
                                  </w:rPr>
                                  <w:t>Dr. D.Y. College of Engineering and Innovation Talegaon</w:t>
                                </w:r>
                              </w:ins>
                              <w:del w:id="56" w:author="ACER" w:date="2025-11-13T12:06:00Z">
                                <w:r w:rsidDel="002A6292">
                                  <w:rPr>
                                    <w:i/>
                                    <w:w w:val="105"/>
                                    <w:sz w:val="18"/>
                                  </w:rPr>
                                  <w:delText>Gokhale</w:delText>
                                </w:r>
                                <w:r w:rsidDel="002A6292">
                                  <w:rPr>
                                    <w:i/>
                                    <w:spacing w:val="-9"/>
                                    <w:w w:val="105"/>
                                    <w:sz w:val="18"/>
                                  </w:rPr>
                                  <w:delText xml:space="preserve"> </w:delText>
                                </w:r>
                                <w:r w:rsidDel="002A6292">
                                  <w:rPr>
                                    <w:i/>
                                    <w:w w:val="105"/>
                                    <w:sz w:val="18"/>
                                  </w:rPr>
                                  <w:delText>Education</w:delText>
                                </w:r>
                                <w:r w:rsidDel="002A6292">
                                  <w:rPr>
                                    <w:i/>
                                    <w:spacing w:val="-7"/>
                                    <w:w w:val="105"/>
                                    <w:sz w:val="18"/>
                                  </w:rPr>
                                  <w:delText xml:space="preserve"> </w:delText>
                                </w:r>
                                <w:r w:rsidDel="002A6292">
                                  <w:rPr>
                                    <w:i/>
                                    <w:w w:val="105"/>
                                    <w:sz w:val="18"/>
                                  </w:rPr>
                                  <w:delText>Society’s,</w:delText>
                                </w:r>
                                <w:r w:rsidDel="002A6292">
                                  <w:rPr>
                                    <w:i/>
                                    <w:spacing w:val="-7"/>
                                    <w:w w:val="105"/>
                                    <w:sz w:val="18"/>
                                  </w:rPr>
                                  <w:delText xml:space="preserve"> </w:delText>
                                </w:r>
                                <w:r w:rsidDel="002A6292">
                                  <w:rPr>
                                    <w:i/>
                                    <w:w w:val="105"/>
                                    <w:sz w:val="18"/>
                                  </w:rPr>
                                  <w:delText>R.H.</w:delText>
                                </w:r>
                                <w:r w:rsidDel="002A6292">
                                  <w:rPr>
                                    <w:i/>
                                    <w:spacing w:val="-9"/>
                                    <w:w w:val="105"/>
                                    <w:sz w:val="18"/>
                                  </w:rPr>
                                  <w:delText xml:space="preserve"> </w:delText>
                                </w:r>
                                <w:r w:rsidDel="002A6292">
                                  <w:rPr>
                                    <w:i/>
                                    <w:w w:val="105"/>
                                    <w:sz w:val="18"/>
                                  </w:rPr>
                                  <w:delText>Sapat</w:delText>
                                </w:r>
                                <w:r w:rsidDel="002A6292">
                                  <w:rPr>
                                    <w:i/>
                                    <w:spacing w:val="-4"/>
                                    <w:w w:val="105"/>
                                    <w:sz w:val="18"/>
                                  </w:rPr>
                                  <w:delText xml:space="preserve"> </w:delText>
                                </w:r>
                                <w:r w:rsidDel="002A6292">
                                  <w:rPr>
                                    <w:i/>
                                    <w:w w:val="105"/>
                                    <w:sz w:val="18"/>
                                  </w:rPr>
                                  <w:delText>College</w:delText>
                                </w:r>
                                <w:r w:rsidDel="002A6292">
                                  <w:rPr>
                                    <w:i/>
                                    <w:spacing w:val="-5"/>
                                    <w:w w:val="105"/>
                                    <w:sz w:val="18"/>
                                  </w:rPr>
                                  <w:delText xml:space="preserve"> </w:delText>
                                </w:r>
                                <w:r w:rsidDel="002A6292">
                                  <w:rPr>
                                    <w:i/>
                                    <w:w w:val="105"/>
                                    <w:sz w:val="18"/>
                                  </w:rPr>
                                  <w:delText>of Engineering, Management studies and Research</w:delText>
                                </w:r>
                              </w:del>
                              <w:r>
                                <w:rPr>
                                  <w:i/>
                                  <w:w w:val="105"/>
                                  <w:sz w:val="18"/>
                                </w:rPr>
                                <w:t xml:space="preserve">, </w:t>
                              </w:r>
                              <w:ins w:id="57" w:author="ACER" w:date="2025-11-13T12:06:00Z">
                                <w:r w:rsidR="002A6292">
                                  <w:rPr>
                                    <w:i/>
                                    <w:w w:val="105"/>
                                    <w:sz w:val="18"/>
                                  </w:rPr>
                                  <w:t>Pune</w:t>
                                </w:r>
                              </w:ins>
                              <w:del w:id="58" w:author="ACER" w:date="2025-11-13T12:06:00Z">
                                <w:r w:rsidDel="002A6292">
                                  <w:rPr>
                                    <w:i/>
                                    <w:w w:val="105"/>
                                    <w:sz w:val="18"/>
                                  </w:rPr>
                                  <w:delText xml:space="preserve">Nashik, </w:delText>
                                </w:r>
                              </w:del>
                              <w:r>
                                <w:rPr>
                                  <w:i/>
                                  <w:w w:val="105"/>
                                  <w:sz w:val="18"/>
                                </w:rPr>
                                <w:t>, affiliated to Savitribai phule Pune University, Pune, Maharashtra, India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4BAF11A" id="_x0000_t202" coordsize="21600,21600" o:spt="202" path="m,l,21600r21600,l21600,xe">
                  <v:stroke joinstyle="miter"/>
                  <v:path gradientshapeok="t" o:connecttype="rect"/>
                </v:shapetype>
                <v:shape id="Textbox 4" o:spid="_x0000_s1026" type="#_x0000_t202" style="position:absolute;margin-left:14.95pt;margin-top:19.2pt;width:468.55pt;height:6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" fillcolor="white [3212]" stroked="f">
                  <v:textbox inset="0,0,0,0">
                    <w:txbxContent>
                      <w:p w14:paraId="149ACC59" w14:textId="7D95A618" w:rsidR="00D576F0" w:rsidRDefault="00D576F0" w:rsidP="00D576F0">
                        <w:pPr>
                          <w:spacing w:before="84"/>
                          <w:ind w:left="148"/>
                          <w:rPr>
                            <w:b/>
                            <w:i/>
                            <w:sz w:val="18"/>
                          </w:rPr>
                        </w:pPr>
                        <w:r>
                          <w:rPr>
                            <w:b/>
                            <w:i/>
                            <w:w w:val="105"/>
                            <w:sz w:val="18"/>
                          </w:rPr>
                          <w:t>Dr.</w:t>
                        </w:r>
                        <w:r>
                          <w:rPr>
                            <w:b/>
                            <w:i/>
                            <w:spacing w:val="-7"/>
                            <w:w w:val="105"/>
                            <w:sz w:val="18"/>
                          </w:rPr>
                          <w:t xml:space="preserve"> </w:t>
                        </w:r>
                        <w:ins w:id="59" w:author="ACER" w:date="2025-11-13T12:00:00Z">
                          <w:r>
                            <w:rPr>
                              <w:b/>
                              <w:i/>
                              <w:w w:val="105"/>
                              <w:sz w:val="18"/>
                            </w:rPr>
                            <w:t>Suresh</w:t>
                          </w:r>
                        </w:ins>
                        <w:ins w:id="60" w:author="ACER" w:date="2025-11-13T12:02:00Z">
                          <w:r>
                            <w:rPr>
                              <w:b/>
                              <w:i/>
                              <w:w w:val="105"/>
                              <w:sz w:val="18"/>
                            </w:rPr>
                            <w:t xml:space="preserve"> Mali</w:t>
                          </w:r>
                        </w:ins>
                        <w:del w:id="61" w:author="ACER" w:date="2025-11-13T12:00:00Z">
                          <w:r w:rsidDel="00D576F0">
                            <w:rPr>
                              <w:b/>
                              <w:i/>
                              <w:w w:val="105"/>
                              <w:sz w:val="18"/>
                            </w:rPr>
                            <w:delText>P.</w:delText>
                          </w:r>
                          <w:r w:rsidDel="00D576F0">
                            <w:rPr>
                              <w:b/>
                              <w:i/>
                              <w:spacing w:val="-3"/>
                              <w:w w:val="105"/>
                              <w:sz w:val="18"/>
                            </w:rPr>
                            <w:delText xml:space="preserve"> </w:delText>
                          </w:r>
                          <w:r w:rsidDel="00D576F0">
                            <w:rPr>
                              <w:b/>
                              <w:i/>
                              <w:w w:val="105"/>
                              <w:sz w:val="18"/>
                            </w:rPr>
                            <w:delText>B.</w:delText>
                          </w:r>
                          <w:r w:rsidDel="00D576F0">
                            <w:rPr>
                              <w:b/>
                              <w:i/>
                              <w:spacing w:val="-3"/>
                              <w:w w:val="105"/>
                              <w:sz w:val="18"/>
                            </w:rPr>
                            <w:delText xml:space="preserve"> </w:delText>
                          </w:r>
                          <w:r w:rsidDel="00D576F0">
                            <w:rPr>
                              <w:b/>
                              <w:i/>
                              <w:w w:val="105"/>
                              <w:sz w:val="18"/>
                            </w:rPr>
                            <w:delText>Nehe</w:delText>
                          </w:r>
                        </w:del>
                        <w:r>
                          <w:rPr>
                            <w:b/>
                            <w:i/>
                            <w:spacing w:val="-3"/>
                            <w:w w:val="105"/>
                            <w:sz w:val="18"/>
                          </w:rPr>
                          <w:t xml:space="preserve"> </w:t>
                        </w:r>
                        <w:r>
                          <w:rPr>
                            <w:b/>
                            <w:i/>
                            <w:w w:val="105"/>
                            <w:sz w:val="18"/>
                            <w:vertAlign w:val="superscript"/>
                          </w:rPr>
                          <w:t>1</w:t>
                        </w:r>
                        <w:r>
                          <w:rPr>
                            <w:b/>
                            <w:i/>
                            <w:w w:val="105"/>
                            <w:sz w:val="18"/>
                          </w:rPr>
                          <w:t>,</w:t>
                        </w:r>
                        <w:r>
                          <w:rPr>
                            <w:b/>
                            <w:i/>
                            <w:spacing w:val="-4"/>
                            <w:w w:val="105"/>
                            <w:sz w:val="18"/>
                          </w:rPr>
                          <w:t xml:space="preserve"> </w:t>
                        </w:r>
                        <w:ins w:id="62" w:author="ACER" w:date="2025-11-13T12:02:00Z">
                          <w:r w:rsidR="002A6292">
                            <w:rPr>
                              <w:b/>
                              <w:i/>
                              <w:w w:val="105"/>
                              <w:sz w:val="18"/>
                            </w:rPr>
                            <w:t>O.P. Gonjari</w:t>
                          </w:r>
                        </w:ins>
                        <w:del w:id="63" w:author="ACER" w:date="2025-11-13T12:02:00Z">
                          <w:r w:rsidDel="00D576F0">
                            <w:rPr>
                              <w:b/>
                              <w:i/>
                              <w:w w:val="105"/>
                              <w:sz w:val="18"/>
                            </w:rPr>
                            <w:delText>G.</w:delText>
                          </w:r>
                          <w:r w:rsidDel="00D576F0">
                            <w:rPr>
                              <w:b/>
                              <w:i/>
                              <w:spacing w:val="-5"/>
                              <w:w w:val="105"/>
                              <w:sz w:val="18"/>
                            </w:rPr>
                            <w:delText xml:space="preserve"> </w:delText>
                          </w:r>
                          <w:r w:rsidDel="00D576F0">
                            <w:rPr>
                              <w:b/>
                              <w:i/>
                              <w:w w:val="105"/>
                              <w:sz w:val="18"/>
                            </w:rPr>
                            <w:delText>M.</w:delText>
                          </w:r>
                          <w:r w:rsidDel="00D576F0">
                            <w:rPr>
                              <w:b/>
                              <w:i/>
                              <w:spacing w:val="-4"/>
                              <w:w w:val="105"/>
                              <w:sz w:val="18"/>
                            </w:rPr>
                            <w:delText xml:space="preserve"> </w:delText>
                          </w:r>
                          <w:r w:rsidDel="00D576F0">
                            <w:rPr>
                              <w:b/>
                              <w:i/>
                              <w:w w:val="105"/>
                              <w:sz w:val="18"/>
                            </w:rPr>
                            <w:delText>Aherrao</w:delText>
                          </w:r>
                        </w:del>
                        <w:r>
                          <w:rPr>
                            <w:b/>
                            <w:i/>
                            <w:spacing w:val="-7"/>
                            <w:w w:val="105"/>
                            <w:sz w:val="18"/>
                          </w:rPr>
                          <w:t xml:space="preserve"> </w:t>
                        </w:r>
                        <w:r>
                          <w:rPr>
                            <w:b/>
                            <w:i/>
                            <w:w w:val="105"/>
                            <w:sz w:val="18"/>
                            <w:vertAlign w:val="superscript"/>
                          </w:rPr>
                          <w:t>2</w:t>
                        </w:r>
                        <w:ins w:id="64" w:author="ACER" w:date="2025-11-13T12:02:00Z">
                          <w:r w:rsidR="002A6292">
                            <w:rPr>
                              <w:b/>
                              <w:i/>
                              <w:spacing w:val="-1"/>
                              <w:w w:val="105"/>
                              <w:sz w:val="18"/>
                            </w:rPr>
                            <w:t xml:space="preserve">, </w:t>
                          </w:r>
                        </w:ins>
                        <w:del w:id="65" w:author="ACER" w:date="2025-11-13T12:02:00Z">
                          <w:r w:rsidDel="002A6292">
                            <w:rPr>
                              <w:b/>
                              <w:i/>
                              <w:spacing w:val="-1"/>
                              <w:w w:val="105"/>
                              <w:sz w:val="18"/>
                            </w:rPr>
                            <w:delText xml:space="preserve"> </w:delText>
                          </w:r>
                        </w:del>
                        <w:ins w:id="66" w:author="ACER" w:date="2025-11-13T12:02:00Z">
                          <w:r w:rsidR="002A6292">
                            <w:rPr>
                              <w:b/>
                              <w:i/>
                              <w:w w:val="105"/>
                              <w:sz w:val="18"/>
                            </w:rPr>
                            <w:t>K</w:t>
                          </w:r>
                        </w:ins>
                        <w:del w:id="67" w:author="ACER" w:date="2025-11-13T12:02:00Z">
                          <w:r w:rsidDel="002A6292">
                            <w:rPr>
                              <w:b/>
                              <w:i/>
                              <w:w w:val="105"/>
                              <w:sz w:val="18"/>
                            </w:rPr>
                            <w:delText>R</w:delText>
                          </w:r>
                        </w:del>
                        <w:r>
                          <w:rPr>
                            <w:b/>
                            <w:i/>
                            <w:w w:val="105"/>
                            <w:sz w:val="18"/>
                          </w:rPr>
                          <w:t>.</w:t>
                        </w:r>
                        <w:r>
                          <w:rPr>
                            <w:b/>
                            <w:i/>
                            <w:spacing w:val="-4"/>
                            <w:w w:val="105"/>
                            <w:sz w:val="18"/>
                          </w:rPr>
                          <w:t xml:space="preserve"> </w:t>
                        </w:r>
                        <w:ins w:id="68" w:author="ACER" w:date="2025-11-13T12:02:00Z">
                          <w:r w:rsidR="002A6292">
                            <w:rPr>
                              <w:b/>
                              <w:i/>
                              <w:w w:val="105"/>
                              <w:sz w:val="18"/>
                            </w:rPr>
                            <w:t>V</w:t>
                          </w:r>
                        </w:ins>
                        <w:del w:id="69" w:author="ACER" w:date="2025-11-13T12:02:00Z">
                          <w:r w:rsidDel="002A6292">
                            <w:rPr>
                              <w:b/>
                              <w:i/>
                              <w:w w:val="105"/>
                              <w:sz w:val="18"/>
                            </w:rPr>
                            <w:delText>R</w:delText>
                          </w:r>
                        </w:del>
                        <w:r>
                          <w:rPr>
                            <w:b/>
                            <w:i/>
                            <w:w w:val="105"/>
                            <w:sz w:val="18"/>
                          </w:rPr>
                          <w:t>.</w:t>
                        </w:r>
                        <w:r>
                          <w:rPr>
                            <w:b/>
                            <w:i/>
                            <w:spacing w:val="-5"/>
                            <w:w w:val="105"/>
                            <w:sz w:val="18"/>
                          </w:rPr>
                          <w:t xml:space="preserve"> </w:t>
                        </w:r>
                        <w:ins w:id="70" w:author="ACER" w:date="2025-11-13T12:03:00Z">
                          <w:r w:rsidR="002A6292">
                            <w:rPr>
                              <w:b/>
                              <w:i/>
                              <w:w w:val="105"/>
                              <w:sz w:val="18"/>
                            </w:rPr>
                            <w:t>Ghule</w:t>
                          </w:r>
                        </w:ins>
                        <w:del w:id="71" w:author="ACER" w:date="2025-11-13T12:03:00Z">
                          <w:r w:rsidDel="002A6292">
                            <w:rPr>
                              <w:b/>
                              <w:i/>
                              <w:w w:val="105"/>
                              <w:sz w:val="18"/>
                            </w:rPr>
                            <w:delText>Athawal</w:delText>
                          </w:r>
                        </w:del>
                        <w:del w:id="72" w:author="ACER" w:date="2025-11-13T12:02:00Z">
                          <w:r w:rsidDel="002A6292">
                            <w:rPr>
                              <w:b/>
                              <w:i/>
                              <w:w w:val="105"/>
                              <w:sz w:val="18"/>
                            </w:rPr>
                            <w:delText>e</w:delText>
                          </w:r>
                        </w:del>
                        <w:r>
                          <w:rPr>
                            <w:b/>
                            <w:i/>
                            <w:spacing w:val="-3"/>
                            <w:w w:val="105"/>
                            <w:sz w:val="18"/>
                          </w:rPr>
                          <w:t xml:space="preserve"> </w:t>
                        </w:r>
                        <w:r>
                          <w:rPr>
                            <w:b/>
                            <w:i/>
                            <w:w w:val="105"/>
                            <w:sz w:val="18"/>
                            <w:vertAlign w:val="superscript"/>
                          </w:rPr>
                          <w:t>3</w:t>
                        </w:r>
                        <w:r>
                          <w:rPr>
                            <w:b/>
                            <w:i/>
                            <w:w w:val="105"/>
                            <w:sz w:val="18"/>
                          </w:rPr>
                          <w:t>,</w:t>
                        </w:r>
                        <w:r>
                          <w:rPr>
                            <w:b/>
                            <w:i/>
                            <w:spacing w:val="-4"/>
                            <w:w w:val="105"/>
                            <w:sz w:val="18"/>
                          </w:rPr>
                          <w:t xml:space="preserve"> </w:t>
                        </w:r>
                        <w:ins w:id="73" w:author="ACER" w:date="2025-11-13T12:03:00Z">
                          <w:r w:rsidR="002A6292">
                            <w:rPr>
                              <w:b/>
                              <w:i/>
                              <w:w w:val="105"/>
                              <w:sz w:val="18"/>
                            </w:rPr>
                            <w:t>S</w:t>
                          </w:r>
                        </w:ins>
                        <w:del w:id="74" w:author="ACER" w:date="2025-11-13T12:03:00Z">
                          <w:r w:rsidDel="002A6292">
                            <w:rPr>
                              <w:b/>
                              <w:i/>
                              <w:w w:val="105"/>
                              <w:sz w:val="18"/>
                            </w:rPr>
                            <w:delText>V</w:delText>
                          </w:r>
                        </w:del>
                        <w:r>
                          <w:rPr>
                            <w:b/>
                            <w:i/>
                            <w:w w:val="105"/>
                            <w:sz w:val="18"/>
                          </w:rPr>
                          <w:t>.</w:t>
                        </w:r>
                        <w:r>
                          <w:rPr>
                            <w:b/>
                            <w:i/>
                            <w:spacing w:val="1"/>
                            <w:w w:val="105"/>
                            <w:sz w:val="18"/>
                          </w:rPr>
                          <w:t xml:space="preserve"> </w:t>
                        </w:r>
                        <w:ins w:id="75" w:author="ACER" w:date="2025-11-13T12:03:00Z">
                          <w:r w:rsidR="002A6292">
                            <w:rPr>
                              <w:b/>
                              <w:i/>
                              <w:w w:val="105"/>
                              <w:sz w:val="18"/>
                            </w:rPr>
                            <w:t>S</w:t>
                          </w:r>
                        </w:ins>
                        <w:del w:id="76" w:author="ACER" w:date="2025-11-13T12:03:00Z">
                          <w:r w:rsidDel="002A6292">
                            <w:rPr>
                              <w:b/>
                              <w:i/>
                              <w:w w:val="105"/>
                              <w:sz w:val="18"/>
                            </w:rPr>
                            <w:delText>M</w:delText>
                          </w:r>
                        </w:del>
                        <w:r>
                          <w:rPr>
                            <w:b/>
                            <w:i/>
                            <w:w w:val="105"/>
                            <w:sz w:val="18"/>
                          </w:rPr>
                          <w:t>.</w:t>
                        </w:r>
                        <w:r>
                          <w:rPr>
                            <w:b/>
                            <w:i/>
                            <w:spacing w:val="-3"/>
                            <w:w w:val="105"/>
                            <w:sz w:val="18"/>
                          </w:rPr>
                          <w:t xml:space="preserve"> </w:t>
                        </w:r>
                        <w:ins w:id="77" w:author="ACER" w:date="2025-11-13T12:03:00Z">
                          <w:r w:rsidR="002A6292">
                            <w:rPr>
                              <w:b/>
                              <w:i/>
                              <w:w w:val="105"/>
                              <w:sz w:val="18"/>
                            </w:rPr>
                            <w:t>Gawali</w:t>
                          </w:r>
                        </w:ins>
                        <w:del w:id="78" w:author="ACER" w:date="2025-11-13T12:03:00Z">
                          <w:r w:rsidDel="002A6292">
                            <w:rPr>
                              <w:b/>
                              <w:i/>
                              <w:w w:val="105"/>
                              <w:sz w:val="18"/>
                            </w:rPr>
                            <w:delText>Katwe</w:delText>
                          </w:r>
                        </w:del>
                        <w:r>
                          <w:rPr>
                            <w:b/>
                            <w:i/>
                            <w:spacing w:val="-16"/>
                            <w:w w:val="105"/>
                            <w:sz w:val="18"/>
                          </w:rPr>
                          <w:t xml:space="preserve"> </w:t>
                        </w:r>
                        <w:r>
                          <w:rPr>
                            <w:b/>
                            <w:i/>
                            <w:w w:val="105"/>
                            <w:sz w:val="18"/>
                            <w:vertAlign w:val="superscript"/>
                          </w:rPr>
                          <w:t>4</w:t>
                        </w:r>
                        <w:r>
                          <w:rPr>
                            <w:b/>
                            <w:i/>
                            <w:spacing w:val="-1"/>
                            <w:w w:val="105"/>
                            <w:sz w:val="18"/>
                          </w:rPr>
                          <w:t xml:space="preserve"> </w:t>
                        </w:r>
                        <w:ins w:id="79" w:author="ACER" w:date="2025-11-13T12:03:00Z">
                          <w:r w:rsidR="002A6292">
                            <w:rPr>
                              <w:b/>
                              <w:i/>
                              <w:w w:val="105"/>
                              <w:sz w:val="18"/>
                            </w:rPr>
                            <w:t>M</w:t>
                          </w:r>
                        </w:ins>
                        <w:del w:id="80" w:author="ACER" w:date="2025-11-13T12:03:00Z">
                          <w:r w:rsidDel="002A6292">
                            <w:rPr>
                              <w:b/>
                              <w:i/>
                              <w:w w:val="105"/>
                              <w:sz w:val="18"/>
                            </w:rPr>
                            <w:delText>D</w:delText>
                          </w:r>
                        </w:del>
                        <w:r>
                          <w:rPr>
                            <w:b/>
                            <w:i/>
                            <w:w w:val="105"/>
                            <w:sz w:val="18"/>
                          </w:rPr>
                          <w:t>.</w:t>
                        </w:r>
                        <w:r>
                          <w:rPr>
                            <w:b/>
                            <w:i/>
                            <w:spacing w:val="-5"/>
                            <w:w w:val="105"/>
                            <w:sz w:val="18"/>
                          </w:rPr>
                          <w:t xml:space="preserve"> </w:t>
                        </w:r>
                        <w:ins w:id="81" w:author="ACER" w:date="2025-11-13T12:03:00Z">
                          <w:r w:rsidR="002A6292">
                            <w:rPr>
                              <w:b/>
                              <w:i/>
                              <w:w w:val="105"/>
                              <w:sz w:val="18"/>
                            </w:rPr>
                            <w:t>S</w:t>
                          </w:r>
                        </w:ins>
                        <w:del w:id="82" w:author="ACER" w:date="2025-11-13T12:03:00Z">
                          <w:r w:rsidDel="002A6292">
                            <w:rPr>
                              <w:b/>
                              <w:i/>
                              <w:w w:val="105"/>
                              <w:sz w:val="18"/>
                            </w:rPr>
                            <w:delText>P</w:delText>
                          </w:r>
                        </w:del>
                        <w:r>
                          <w:rPr>
                            <w:b/>
                            <w:i/>
                            <w:w w:val="105"/>
                            <w:sz w:val="18"/>
                          </w:rPr>
                          <w:t>.</w:t>
                        </w:r>
                        <w:r>
                          <w:rPr>
                            <w:b/>
                            <w:i/>
                            <w:spacing w:val="-4"/>
                            <w:w w:val="105"/>
                            <w:sz w:val="18"/>
                          </w:rPr>
                          <w:t xml:space="preserve"> </w:t>
                        </w:r>
                        <w:ins w:id="83" w:author="ACER" w:date="2025-11-13T12:03:00Z">
                          <w:r w:rsidR="002A6292">
                            <w:rPr>
                              <w:b/>
                              <w:i/>
                              <w:w w:val="105"/>
                              <w:sz w:val="18"/>
                            </w:rPr>
                            <w:t>Pawar</w:t>
                          </w:r>
                        </w:ins>
                        <w:del w:id="84" w:author="ACER" w:date="2025-11-13T12:03:00Z">
                          <w:r w:rsidDel="002A6292">
                            <w:rPr>
                              <w:b/>
                              <w:i/>
                              <w:w w:val="105"/>
                              <w:sz w:val="18"/>
                            </w:rPr>
                            <w:delText>Lonare</w:delText>
                          </w:r>
                        </w:del>
                        <w:r>
                          <w:rPr>
                            <w:b/>
                            <w:i/>
                            <w:spacing w:val="-5"/>
                            <w:w w:val="105"/>
                            <w:sz w:val="18"/>
                          </w:rPr>
                          <w:t xml:space="preserve"> </w:t>
                        </w:r>
                        <w:r>
                          <w:rPr>
                            <w:b/>
                            <w:i/>
                            <w:spacing w:val="-10"/>
                            <w:w w:val="105"/>
                            <w:sz w:val="18"/>
                            <w:vertAlign w:val="superscript"/>
                          </w:rPr>
                          <w:t>5</w:t>
                        </w:r>
                      </w:p>
                      <w:p w14:paraId="119E3B3E" w14:textId="0B0CC500" w:rsidR="00D576F0" w:rsidRDefault="00D576F0" w:rsidP="00D576F0">
                        <w:pPr>
                          <w:spacing w:before="6" w:line="249" w:lineRule="auto"/>
                          <w:ind w:left="148"/>
                          <w:rPr>
                            <w:i/>
                            <w:sz w:val="18"/>
                          </w:rPr>
                        </w:pPr>
                        <w:r>
                          <w:rPr>
                            <w:i/>
                            <w:w w:val="105"/>
                            <w:sz w:val="18"/>
                          </w:rPr>
                          <w:t>1</w:t>
                        </w:r>
                        <w:r>
                          <w:rPr>
                            <w:i/>
                            <w:spacing w:val="-9"/>
                            <w:w w:val="105"/>
                            <w:sz w:val="18"/>
                          </w:rPr>
                          <w:t xml:space="preserve"> </w:t>
                        </w:r>
                        <w:ins w:id="85" w:author="ACER" w:date="2025-11-13T12:03:00Z">
                          <w:r w:rsidR="002A6292">
                            <w:rPr>
                              <w:i/>
                              <w:w w:val="105"/>
                              <w:sz w:val="18"/>
                            </w:rPr>
                            <w:t>Principal</w:t>
                          </w:r>
                        </w:ins>
                        <w:del w:id="86" w:author="ACER" w:date="2025-11-13T12:03:00Z">
                          <w:r w:rsidDel="002A6292">
                            <w:rPr>
                              <w:i/>
                              <w:w w:val="105"/>
                              <w:sz w:val="18"/>
                            </w:rPr>
                            <w:delText>Associate.</w:delText>
                          </w:r>
                          <w:r w:rsidDel="002A6292">
                            <w:rPr>
                              <w:i/>
                              <w:spacing w:val="-6"/>
                              <w:w w:val="105"/>
                              <w:sz w:val="18"/>
                            </w:rPr>
                            <w:delText xml:space="preserve"> </w:delText>
                          </w:r>
                          <w:r w:rsidDel="002A6292">
                            <w:rPr>
                              <w:i/>
                              <w:w w:val="105"/>
                              <w:sz w:val="18"/>
                            </w:rPr>
                            <w:delText>Professor</w:delText>
                          </w:r>
                        </w:del>
                        <w:r>
                          <w:rPr>
                            <w:i/>
                            <w:w w:val="105"/>
                            <w:sz w:val="18"/>
                          </w:rPr>
                          <w:t>,</w:t>
                        </w:r>
                        <w:r>
                          <w:rPr>
                            <w:i/>
                            <w:spacing w:val="-6"/>
                            <w:w w:val="105"/>
                            <w:sz w:val="18"/>
                          </w:rPr>
                          <w:t xml:space="preserve"> </w:t>
                        </w:r>
                        <w:del w:id="87" w:author="ACER" w:date="2025-11-13T12:03:00Z">
                          <w:r w:rsidDel="002A6292">
                            <w:rPr>
                              <w:i/>
                              <w:w w:val="105"/>
                              <w:sz w:val="18"/>
                            </w:rPr>
                            <w:delText>Mechanical</w:delText>
                          </w:r>
                          <w:r w:rsidDel="002A6292">
                            <w:rPr>
                              <w:i/>
                              <w:spacing w:val="-7"/>
                              <w:w w:val="105"/>
                              <w:sz w:val="18"/>
                            </w:rPr>
                            <w:delText xml:space="preserve"> </w:delText>
                          </w:r>
                        </w:del>
                        <w:r>
                          <w:rPr>
                            <w:i/>
                            <w:w w:val="105"/>
                            <w:sz w:val="18"/>
                          </w:rPr>
                          <w:t>Engineering</w:t>
                        </w:r>
                        <w:r>
                          <w:rPr>
                            <w:i/>
                            <w:spacing w:val="-9"/>
                            <w:w w:val="105"/>
                            <w:sz w:val="18"/>
                          </w:rPr>
                          <w:t xml:space="preserve"> </w:t>
                        </w:r>
                        <w:r>
                          <w:rPr>
                            <w:i/>
                            <w:w w:val="105"/>
                            <w:sz w:val="18"/>
                          </w:rPr>
                          <w:t>Department</w:t>
                        </w:r>
                        <w:del w:id="88" w:author="ACER" w:date="2025-11-13T12:04:00Z">
                          <w:r w:rsidDel="002A6292">
                            <w:rPr>
                              <w:i/>
                              <w:w w:val="105"/>
                              <w:sz w:val="18"/>
                            </w:rPr>
                            <w:delText>,</w:delText>
                          </w:r>
                          <w:r w:rsidDel="002A6292">
                            <w:rPr>
                              <w:i/>
                              <w:spacing w:val="-8"/>
                              <w:w w:val="105"/>
                              <w:sz w:val="18"/>
                            </w:rPr>
                            <w:delText xml:space="preserve"> </w:delText>
                          </w:r>
                          <w:r w:rsidDel="002A6292">
                            <w:rPr>
                              <w:i/>
                              <w:w w:val="105"/>
                              <w:sz w:val="18"/>
                            </w:rPr>
                            <w:delText>Gokhale</w:delText>
                          </w:r>
                          <w:r w:rsidDel="002A6292">
                            <w:rPr>
                              <w:i/>
                              <w:spacing w:val="-8"/>
                              <w:w w:val="105"/>
                              <w:sz w:val="18"/>
                            </w:rPr>
                            <w:delText xml:space="preserve"> </w:delText>
                          </w:r>
                          <w:r w:rsidDel="002A6292">
                            <w:rPr>
                              <w:i/>
                              <w:w w:val="105"/>
                              <w:sz w:val="18"/>
                            </w:rPr>
                            <w:delText>Education</w:delText>
                          </w:r>
                          <w:r w:rsidDel="002A6292">
                            <w:rPr>
                              <w:i/>
                              <w:spacing w:val="-8"/>
                              <w:w w:val="105"/>
                              <w:sz w:val="18"/>
                            </w:rPr>
                            <w:delText xml:space="preserve"> </w:delText>
                          </w:r>
                          <w:r w:rsidDel="002A6292">
                            <w:rPr>
                              <w:i/>
                              <w:w w:val="105"/>
                              <w:sz w:val="18"/>
                            </w:rPr>
                            <w:delText>Society’s,</w:delText>
                          </w:r>
                          <w:r w:rsidDel="002A6292">
                            <w:rPr>
                              <w:i/>
                              <w:spacing w:val="-6"/>
                              <w:w w:val="105"/>
                              <w:sz w:val="18"/>
                            </w:rPr>
                            <w:delText xml:space="preserve"> </w:delText>
                          </w:r>
                          <w:r w:rsidDel="002A6292">
                            <w:rPr>
                              <w:i/>
                              <w:w w:val="105"/>
                              <w:sz w:val="18"/>
                            </w:rPr>
                            <w:delText>R.</w:delText>
                          </w:r>
                          <w:r w:rsidDel="002A6292">
                            <w:rPr>
                              <w:i/>
                              <w:spacing w:val="-8"/>
                              <w:w w:val="105"/>
                              <w:sz w:val="18"/>
                            </w:rPr>
                            <w:delText xml:space="preserve"> </w:delText>
                          </w:r>
                          <w:r w:rsidDel="002A6292">
                            <w:rPr>
                              <w:i/>
                              <w:w w:val="105"/>
                              <w:sz w:val="18"/>
                            </w:rPr>
                            <w:delText>H.</w:delText>
                          </w:r>
                          <w:r w:rsidDel="002A6292">
                            <w:rPr>
                              <w:i/>
                              <w:spacing w:val="-8"/>
                              <w:w w:val="105"/>
                              <w:sz w:val="18"/>
                            </w:rPr>
                            <w:delText xml:space="preserve"> </w:delText>
                          </w:r>
                          <w:r w:rsidDel="002A6292">
                            <w:rPr>
                              <w:i/>
                              <w:w w:val="105"/>
                              <w:sz w:val="18"/>
                            </w:rPr>
                            <w:delText>Sapat</w:delText>
                          </w:r>
                          <w:r w:rsidDel="002A6292">
                            <w:rPr>
                              <w:i/>
                              <w:spacing w:val="-7"/>
                              <w:w w:val="105"/>
                              <w:sz w:val="18"/>
                            </w:rPr>
                            <w:delText xml:space="preserve"> </w:delText>
                          </w:r>
                          <w:r w:rsidDel="002A6292">
                            <w:rPr>
                              <w:i/>
                              <w:w w:val="105"/>
                              <w:sz w:val="18"/>
                            </w:rPr>
                            <w:delText>College</w:delText>
                          </w:r>
                          <w:r w:rsidDel="002A6292">
                            <w:rPr>
                              <w:i/>
                              <w:spacing w:val="-5"/>
                              <w:w w:val="105"/>
                              <w:sz w:val="18"/>
                            </w:rPr>
                            <w:delText xml:space="preserve"> </w:delText>
                          </w:r>
                          <w:r w:rsidDel="002A6292">
                            <w:rPr>
                              <w:i/>
                              <w:w w:val="105"/>
                              <w:sz w:val="18"/>
                            </w:rPr>
                            <w:delText>of Engineering, Management studies and Research</w:delText>
                          </w:r>
                        </w:del>
                        <w:r>
                          <w:rPr>
                            <w:i/>
                            <w:w w:val="105"/>
                            <w:sz w:val="18"/>
                          </w:rPr>
                          <w:t>,</w:t>
                        </w:r>
                        <w:ins w:id="89" w:author="ACER" w:date="2025-11-13T12:04:00Z">
                          <w:r w:rsidR="002A6292">
                            <w:rPr>
                              <w:i/>
                              <w:w w:val="105"/>
                              <w:sz w:val="18"/>
                            </w:rPr>
                            <w:t xml:space="preserve"> Dr. D.Y. College of Engineering and Innovation Talegaon,</w:t>
                          </w:r>
                        </w:ins>
                        <w:del w:id="90" w:author="ACER" w:date="2025-11-13T12:04:00Z">
                          <w:r w:rsidDel="002A6292">
                            <w:rPr>
                              <w:i/>
                              <w:w w:val="105"/>
                              <w:sz w:val="18"/>
                            </w:rPr>
                            <w:delText xml:space="preserve"> </w:delText>
                          </w:r>
                        </w:del>
                        <w:ins w:id="91" w:author="ACER" w:date="2025-11-13T12:05:00Z">
                          <w:r w:rsidR="002A6292">
                            <w:rPr>
                              <w:i/>
                              <w:w w:val="105"/>
                              <w:sz w:val="18"/>
                            </w:rPr>
                            <w:t xml:space="preserve"> Pune</w:t>
                          </w:r>
                        </w:ins>
                        <w:del w:id="92" w:author="ACER" w:date="2025-11-13T12:05:00Z">
                          <w:r w:rsidDel="002A6292">
                            <w:rPr>
                              <w:i/>
                              <w:w w:val="105"/>
                              <w:sz w:val="18"/>
                            </w:rPr>
                            <w:delText>Nashik</w:delText>
                          </w:r>
                        </w:del>
                        <w:r>
                          <w:rPr>
                            <w:i/>
                            <w:w w:val="105"/>
                            <w:sz w:val="18"/>
                          </w:rPr>
                          <w:t>,</w:t>
                        </w:r>
                        <w:ins w:id="93" w:author="ACER" w:date="2025-11-13T12:05:00Z">
                          <w:r w:rsidR="002A6292">
                            <w:rPr>
                              <w:i/>
                              <w:w w:val="105"/>
                              <w:sz w:val="18"/>
                            </w:rPr>
                            <w:t xml:space="preserve"> </w:t>
                          </w:r>
                        </w:ins>
                        <w:del w:id="94" w:author="ACER" w:date="2025-11-13T12:05:00Z">
                          <w:r w:rsidDel="002A6292">
                            <w:rPr>
                              <w:i/>
                              <w:w w:val="105"/>
                              <w:sz w:val="18"/>
                            </w:rPr>
                            <w:delText xml:space="preserve"> , </w:delText>
                          </w:r>
                        </w:del>
                        <w:r>
                          <w:rPr>
                            <w:i/>
                            <w:w w:val="105"/>
                            <w:sz w:val="18"/>
                          </w:rPr>
                          <w:t>affiliated to Savitribai phule Pune University, Pune, Maharashtra, India</w:t>
                        </w:r>
                      </w:p>
                      <w:p w14:paraId="7E5362E1" w14:textId="18274CC6" w:rsidR="00D576F0" w:rsidRDefault="00D576F0" w:rsidP="00D576F0">
                        <w:pPr>
                          <w:spacing w:before="3" w:line="249" w:lineRule="auto"/>
                          <w:ind w:left="148"/>
                          <w:rPr>
                            <w:i/>
                            <w:sz w:val="18"/>
                          </w:rPr>
                        </w:pPr>
                        <w:r>
                          <w:rPr>
                            <w:i/>
                            <w:w w:val="105"/>
                            <w:sz w:val="18"/>
                          </w:rPr>
                          <w:t>2,3,4,5</w:t>
                        </w:r>
                        <w:r>
                          <w:rPr>
                            <w:i/>
                            <w:spacing w:val="-11"/>
                            <w:w w:val="105"/>
                            <w:sz w:val="18"/>
                          </w:rPr>
                          <w:t xml:space="preserve"> </w:t>
                        </w:r>
                        <w:r>
                          <w:rPr>
                            <w:i/>
                            <w:w w:val="105"/>
                            <w:sz w:val="18"/>
                          </w:rPr>
                          <w:t>U.G.</w:t>
                        </w:r>
                        <w:r>
                          <w:rPr>
                            <w:i/>
                            <w:spacing w:val="-6"/>
                            <w:w w:val="105"/>
                            <w:sz w:val="18"/>
                          </w:rPr>
                          <w:t xml:space="preserve"> </w:t>
                        </w:r>
                        <w:r>
                          <w:rPr>
                            <w:i/>
                            <w:w w:val="105"/>
                            <w:sz w:val="18"/>
                          </w:rPr>
                          <w:t>Students,</w:t>
                        </w:r>
                        <w:r>
                          <w:rPr>
                            <w:i/>
                            <w:spacing w:val="-7"/>
                            <w:w w:val="105"/>
                            <w:sz w:val="18"/>
                          </w:rPr>
                          <w:t xml:space="preserve"> </w:t>
                        </w:r>
                        <w:ins w:id="95" w:author="ACER" w:date="2025-11-13T12:05:00Z">
                          <w:r w:rsidR="002A6292">
                            <w:rPr>
                              <w:i/>
                              <w:w w:val="105"/>
                              <w:sz w:val="18"/>
                            </w:rPr>
                            <w:t>Computer</w:t>
                          </w:r>
                        </w:ins>
                        <w:del w:id="96" w:author="ACER" w:date="2025-11-13T12:05:00Z">
                          <w:r w:rsidDel="002A6292">
                            <w:rPr>
                              <w:i/>
                              <w:w w:val="105"/>
                              <w:sz w:val="18"/>
                            </w:rPr>
                            <w:delText>Mechanical</w:delText>
                          </w:r>
                        </w:del>
                        <w:r>
                          <w:rPr>
                            <w:i/>
                            <w:spacing w:val="-7"/>
                            <w:w w:val="105"/>
                            <w:sz w:val="18"/>
                          </w:rPr>
                          <w:t xml:space="preserve"> </w:t>
                        </w:r>
                        <w:r>
                          <w:rPr>
                            <w:i/>
                            <w:w w:val="105"/>
                            <w:sz w:val="18"/>
                          </w:rPr>
                          <w:t>Engineering</w:t>
                        </w:r>
                        <w:r>
                          <w:rPr>
                            <w:i/>
                            <w:spacing w:val="-9"/>
                            <w:w w:val="105"/>
                            <w:sz w:val="18"/>
                          </w:rPr>
                          <w:t xml:space="preserve"> </w:t>
                        </w:r>
                        <w:r>
                          <w:rPr>
                            <w:i/>
                            <w:w w:val="105"/>
                            <w:sz w:val="18"/>
                          </w:rPr>
                          <w:t>Department,</w:t>
                        </w:r>
                        <w:r>
                          <w:rPr>
                            <w:i/>
                            <w:spacing w:val="-9"/>
                            <w:w w:val="105"/>
                            <w:sz w:val="18"/>
                          </w:rPr>
                          <w:t xml:space="preserve"> </w:t>
                        </w:r>
                        <w:ins w:id="97" w:author="ACER" w:date="2025-11-13T12:06:00Z">
                          <w:r w:rsidR="002A6292">
                            <w:rPr>
                              <w:i/>
                              <w:w w:val="105"/>
                              <w:sz w:val="18"/>
                            </w:rPr>
                            <w:t>Dr. D.Y. College of Engineering and Innovation Talegaon</w:t>
                          </w:r>
                        </w:ins>
                        <w:del w:id="98" w:author="ACER" w:date="2025-11-13T12:06:00Z">
                          <w:r w:rsidDel="002A6292">
                            <w:rPr>
                              <w:i/>
                              <w:w w:val="105"/>
                              <w:sz w:val="18"/>
                            </w:rPr>
                            <w:delText>Gokhale</w:delText>
                          </w:r>
                          <w:r w:rsidDel="002A6292">
                            <w:rPr>
                              <w:i/>
                              <w:spacing w:val="-9"/>
                              <w:w w:val="105"/>
                              <w:sz w:val="18"/>
                            </w:rPr>
                            <w:delText xml:space="preserve"> </w:delText>
                          </w:r>
                          <w:r w:rsidDel="002A6292">
                            <w:rPr>
                              <w:i/>
                              <w:w w:val="105"/>
                              <w:sz w:val="18"/>
                            </w:rPr>
                            <w:delText>Education</w:delText>
                          </w:r>
                          <w:r w:rsidDel="002A6292">
                            <w:rPr>
                              <w:i/>
                              <w:spacing w:val="-7"/>
                              <w:w w:val="105"/>
                              <w:sz w:val="18"/>
                            </w:rPr>
                            <w:delText xml:space="preserve"> </w:delText>
                          </w:r>
                          <w:r w:rsidDel="002A6292">
                            <w:rPr>
                              <w:i/>
                              <w:w w:val="105"/>
                              <w:sz w:val="18"/>
                            </w:rPr>
                            <w:delText>Society’s,</w:delText>
                          </w:r>
                          <w:r w:rsidDel="002A6292">
                            <w:rPr>
                              <w:i/>
                              <w:spacing w:val="-7"/>
                              <w:w w:val="105"/>
                              <w:sz w:val="18"/>
                            </w:rPr>
                            <w:delText xml:space="preserve"> </w:delText>
                          </w:r>
                          <w:r w:rsidDel="002A6292">
                            <w:rPr>
                              <w:i/>
                              <w:w w:val="105"/>
                              <w:sz w:val="18"/>
                            </w:rPr>
                            <w:delText>R.H.</w:delText>
                          </w:r>
                          <w:r w:rsidDel="002A6292">
                            <w:rPr>
                              <w:i/>
                              <w:spacing w:val="-9"/>
                              <w:w w:val="105"/>
                              <w:sz w:val="18"/>
                            </w:rPr>
                            <w:delText xml:space="preserve"> </w:delText>
                          </w:r>
                          <w:r w:rsidDel="002A6292">
                            <w:rPr>
                              <w:i/>
                              <w:w w:val="105"/>
                              <w:sz w:val="18"/>
                            </w:rPr>
                            <w:delText>Sapat</w:delText>
                          </w:r>
                          <w:r w:rsidDel="002A6292">
                            <w:rPr>
                              <w:i/>
                              <w:spacing w:val="-4"/>
                              <w:w w:val="105"/>
                              <w:sz w:val="18"/>
                            </w:rPr>
                            <w:delText xml:space="preserve"> </w:delText>
                          </w:r>
                          <w:r w:rsidDel="002A6292">
                            <w:rPr>
                              <w:i/>
                              <w:w w:val="105"/>
                              <w:sz w:val="18"/>
                            </w:rPr>
                            <w:delText>College</w:delText>
                          </w:r>
                          <w:r w:rsidDel="002A6292">
                            <w:rPr>
                              <w:i/>
                              <w:spacing w:val="-5"/>
                              <w:w w:val="105"/>
                              <w:sz w:val="18"/>
                            </w:rPr>
                            <w:delText xml:space="preserve"> </w:delText>
                          </w:r>
                          <w:r w:rsidDel="002A6292">
                            <w:rPr>
                              <w:i/>
                              <w:w w:val="105"/>
                              <w:sz w:val="18"/>
                            </w:rPr>
                            <w:delText>of Engineering, Management studies and Research</w:delText>
                          </w:r>
                        </w:del>
                        <w:r>
                          <w:rPr>
                            <w:i/>
                            <w:w w:val="105"/>
                            <w:sz w:val="18"/>
                          </w:rPr>
                          <w:t xml:space="preserve">, </w:t>
                        </w:r>
                        <w:ins w:id="99" w:author="ACER" w:date="2025-11-13T12:06:00Z">
                          <w:r w:rsidR="002A6292">
                            <w:rPr>
                              <w:i/>
                              <w:w w:val="105"/>
                              <w:sz w:val="18"/>
                            </w:rPr>
                            <w:t>Pune</w:t>
                          </w:r>
                        </w:ins>
                        <w:del w:id="100" w:author="ACER" w:date="2025-11-13T12:06:00Z">
                          <w:r w:rsidDel="002A6292">
                            <w:rPr>
                              <w:i/>
                              <w:w w:val="105"/>
                              <w:sz w:val="18"/>
                            </w:rPr>
                            <w:delText xml:space="preserve">Nashik, </w:delText>
                          </w:r>
                        </w:del>
                        <w:r>
                          <w:rPr>
                            <w:i/>
                            <w:w w:val="105"/>
                            <w:sz w:val="18"/>
                          </w:rPr>
                          <w:t>, affiliated to Savitribai phule Pune University, Pune, Maharashtra, India</w:t>
                        </w:r>
                      </w:p>
                    </w:txbxContent>
                  </v:textbox>
                </v:shape>
              </w:pict>
            </mc:Fallback>
          </mc:AlternateContent>
        </w:r>
      </w:ins>
      <w:ins w:id="101" w:author="ACER" w:date="2025-11-13T12:10:00Z">
        <w:r w:rsidR="002A6292">
          <w:rPr>
            <w:noProof/>
            <w:lang w:val="en-IN" w:eastAsia="en-IN"/>
          </w:rPr>
          <mc:AlternateContent>
            <mc:Choice Requires="wps">
              <w:drawing>
                <wp:anchor distT="0" distB="0" distL="114300" distR="114300" simplePos="0" relativeHeight="251664384" behindDoc="1" locked="0" layoutInCell="1" allowOverlap="1" wp14:anchorId="29D215F8" wp14:editId="2EE3D939">
                  <wp:simplePos x="0" y="0"/>
                  <wp:positionH relativeFrom="column">
                    <wp:posOffset>122289</wp:posOffset>
                  </wp:positionH>
                  <wp:positionV relativeFrom="paragraph">
                    <wp:posOffset>189154</wp:posOffset>
                  </wp:positionV>
                  <wp:extent cx="6080078" cy="921224"/>
                  <wp:effectExtent l="0" t="0" r="16510" b="12700"/>
                  <wp:wrapNone/>
                  <wp:docPr id="5" name="Rectangle 5"/>
                  <wp:cNvGraphicFramePr/>
                  <a:graphic xmlns:a="http://schemas.openxmlformats.org/drawingml/2006/main">
                    <a:graphicData uri="http://schemas.microsoft.com/office/word/2010/wordprocessingShape">
                      <wps:wsp>
                        <wps:cNvSpPr/>
                        <wps:spPr>
                          <a:xfrm>
                            <a:off x="0" y="0"/>
                            <a:ext cx="6080078" cy="92122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E3381E" id="Rectangle 5" o:spid="_x0000_s1026" style="position:absolute;margin-left:9.65pt;margin-top:14.9pt;width:478.75pt;height:72.5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" fillcolor="white [3212]" strokecolor="black [3213]" strokeweight="1pt"/>
              </w:pict>
            </mc:Fallback>
          </mc:AlternateContent>
        </w:r>
      </w:ins>
      <w:del w:id="102" w:author="ACER" w:date="2025-11-13T11:11:00Z">
        <w:r w:rsidR="00002FAF" w:rsidDel="005461AD">
          <w:delText>(</w:delText>
        </w:r>
        <w:r w:rsidR="009B7E50" w:rsidDel="005461AD">
          <w:delText>2025</w:delText>
        </w:r>
        <w:r w:rsidR="00002FAF" w:rsidDel="005461AD">
          <w:delText>)</w:delText>
        </w:r>
      </w:del>
    </w:p>
    <w:p w14:paraId="47CA69F1" w14:textId="4FD14472" w:rsidR="00732E46" w:rsidRDefault="00732E46">
      <w:pPr>
        <w:widowControl w:val="0"/>
        <w:pBdr>
          <w:top w:val="nil"/>
          <w:left w:val="nil"/>
          <w:bottom w:val="nil"/>
          <w:right w:val="nil"/>
          <w:between w:val="nil"/>
        </w:pBdr>
        <w:spacing w:line="252" w:lineRule="auto"/>
        <w:jc w:val="both"/>
        <w:rPr>
          <w:color w:val="000000"/>
          <w:sz w:val="18"/>
          <w:szCs w:val="18"/>
        </w:rPr>
      </w:pPr>
    </w:p>
    <w:p w14:paraId="0E16FE6D" w14:textId="23EBDB02" w:rsidR="007939AC" w:rsidRPr="007939AC" w:rsidRDefault="00363335" w:rsidP="00D050EC">
      <w:pPr>
        <w:pBdr>
          <w:top w:val="nil"/>
          <w:left w:val="nil"/>
          <w:bottom w:val="nil"/>
          <w:right w:val="nil"/>
          <w:between w:val="nil"/>
        </w:pBdr>
        <w:jc w:val="center"/>
        <w:rPr>
          <w:b/>
          <w:i/>
          <w:color w:val="000000"/>
          <w:sz w:val="22"/>
          <w:szCs w:val="22"/>
          <w:vertAlign w:val="superscript"/>
          <w:rPrChange w:id="103" w:author="ACER" w:date="2025-11-13T11:34:00Z">
            <w:rPr>
              <w:i/>
              <w:color w:val="000000"/>
              <w:sz w:val="22"/>
              <w:szCs w:val="22"/>
            </w:rPr>
          </w:rPrChange>
        </w:rPr>
      </w:pPr>
      <w:bookmarkStart w:id="104" w:name="_heading=h.gjdgxs" w:colFirst="0" w:colLast="0"/>
      <w:bookmarkEnd w:id="104"/>
      <w:del w:id="105" w:author="ACER" w:date="2025-11-13T11:59:00Z">
        <w:r w:rsidRPr="00621F16" w:rsidDel="00D576F0">
          <w:rPr>
            <w:b/>
            <w:i/>
            <w:color w:val="000000"/>
            <w:sz w:val="18"/>
            <w:szCs w:val="22"/>
            <w:rPrChange w:id="106" w:author="ACER" w:date="2025-11-13T11:50:00Z">
              <w:rPr>
                <w:i/>
                <w:color w:val="000000"/>
                <w:sz w:val="22"/>
                <w:szCs w:val="22"/>
              </w:rPr>
            </w:rPrChange>
          </w:rPr>
          <w:delText>Om Gonjar</w:delText>
        </w:r>
      </w:del>
      <w:del w:id="107" w:author="ACER" w:date="2025-11-13T11:34:00Z">
        <w:r w:rsidRPr="00621F16" w:rsidDel="007939AC">
          <w:rPr>
            <w:b/>
            <w:i/>
            <w:color w:val="000000"/>
            <w:sz w:val="18"/>
            <w:szCs w:val="22"/>
            <w:rPrChange w:id="108" w:author="ACER" w:date="2025-11-13T11:50:00Z">
              <w:rPr>
                <w:i/>
                <w:color w:val="000000"/>
                <w:sz w:val="22"/>
                <w:szCs w:val="22"/>
              </w:rPr>
            </w:rPrChange>
          </w:rPr>
          <w:delText>i</w:delText>
        </w:r>
      </w:del>
      <w:del w:id="109" w:author="ACER" w:date="2025-11-13T11:35:00Z">
        <w:r w:rsidRPr="00621F16" w:rsidDel="007939AC">
          <w:rPr>
            <w:b/>
            <w:i/>
            <w:color w:val="000000"/>
            <w:sz w:val="18"/>
            <w:szCs w:val="22"/>
            <w:rPrChange w:id="110" w:author="ACER" w:date="2025-11-13T11:50:00Z">
              <w:rPr>
                <w:i/>
                <w:color w:val="000000"/>
                <w:sz w:val="22"/>
                <w:szCs w:val="22"/>
              </w:rPr>
            </w:rPrChange>
          </w:rPr>
          <w:delText xml:space="preserve"> B</w:delText>
        </w:r>
      </w:del>
      <w:del w:id="111" w:author="ACER" w:date="2025-11-13T11:34:00Z">
        <w:r w:rsidRPr="00621F16" w:rsidDel="007939AC">
          <w:rPr>
            <w:b/>
            <w:i/>
            <w:color w:val="000000"/>
            <w:sz w:val="18"/>
            <w:szCs w:val="22"/>
            <w:rPrChange w:id="112" w:author="ACER" w:date="2025-11-13T11:50:00Z">
              <w:rPr>
                <w:i/>
                <w:color w:val="000000"/>
                <w:sz w:val="22"/>
                <w:szCs w:val="22"/>
              </w:rPr>
            </w:rPrChange>
          </w:rPr>
          <w:delText>E</w:delText>
        </w:r>
      </w:del>
      <w:del w:id="113" w:author="ACER" w:date="2025-11-13T11:59:00Z">
        <w:r w:rsidR="000F2C11" w:rsidRPr="00621F16" w:rsidDel="00D576F0">
          <w:rPr>
            <w:b/>
            <w:i/>
            <w:color w:val="000000"/>
            <w:sz w:val="18"/>
            <w:szCs w:val="22"/>
            <w:rPrChange w:id="114" w:author="ACER" w:date="2025-11-13T11:50:00Z">
              <w:rPr>
                <w:i/>
                <w:color w:val="000000"/>
                <w:sz w:val="22"/>
                <w:szCs w:val="22"/>
              </w:rPr>
            </w:rPrChange>
          </w:rPr>
          <w:delText xml:space="preserve">, </w:delText>
        </w:r>
        <w:r w:rsidRPr="00621F16" w:rsidDel="00D576F0">
          <w:rPr>
            <w:b/>
            <w:i/>
            <w:color w:val="000000"/>
            <w:sz w:val="18"/>
            <w:szCs w:val="22"/>
            <w:rPrChange w:id="115" w:author="ACER" w:date="2025-11-13T11:50:00Z">
              <w:rPr>
                <w:i/>
                <w:color w:val="000000"/>
                <w:sz w:val="22"/>
                <w:szCs w:val="22"/>
              </w:rPr>
            </w:rPrChange>
          </w:rPr>
          <w:delText>Kartik Ghule</w:delText>
        </w:r>
      </w:del>
      <w:del w:id="116" w:author="ACER" w:date="2025-11-13T11:35:00Z">
        <w:r w:rsidRPr="00621F16" w:rsidDel="007939AC">
          <w:rPr>
            <w:b/>
            <w:i/>
            <w:color w:val="000000"/>
            <w:sz w:val="18"/>
            <w:szCs w:val="22"/>
            <w:rPrChange w:id="117" w:author="ACER" w:date="2025-11-13T11:50:00Z">
              <w:rPr>
                <w:i/>
                <w:color w:val="000000"/>
                <w:sz w:val="22"/>
                <w:szCs w:val="22"/>
              </w:rPr>
            </w:rPrChange>
          </w:rPr>
          <w:delText xml:space="preserve"> BE</w:delText>
        </w:r>
      </w:del>
      <w:del w:id="118" w:author="ACER" w:date="2025-11-13T11:59:00Z">
        <w:r w:rsidRPr="00621F16" w:rsidDel="00D576F0">
          <w:rPr>
            <w:b/>
            <w:i/>
            <w:color w:val="000000"/>
            <w:sz w:val="18"/>
            <w:szCs w:val="22"/>
            <w:rPrChange w:id="119" w:author="ACER" w:date="2025-11-13T11:50:00Z">
              <w:rPr>
                <w:i/>
                <w:color w:val="000000"/>
                <w:sz w:val="22"/>
                <w:szCs w:val="22"/>
              </w:rPr>
            </w:rPrChange>
          </w:rPr>
          <w:delText>, Shanka</w:delText>
        </w:r>
      </w:del>
      <w:del w:id="120" w:author="ACER" w:date="2025-11-12T13:10:00Z">
        <w:r w:rsidRPr="00621F16" w:rsidDel="00B723E0">
          <w:rPr>
            <w:b/>
            <w:i/>
            <w:color w:val="000000"/>
            <w:sz w:val="18"/>
            <w:szCs w:val="22"/>
            <w:rPrChange w:id="121" w:author="ACER" w:date="2025-11-13T11:50:00Z">
              <w:rPr>
                <w:i/>
                <w:color w:val="000000"/>
                <w:sz w:val="22"/>
                <w:szCs w:val="22"/>
              </w:rPr>
            </w:rPrChange>
          </w:rPr>
          <w:delText>r</w:delText>
        </w:r>
      </w:del>
      <w:del w:id="122" w:author="ACER" w:date="2025-11-13T11:59:00Z">
        <w:r w:rsidRPr="00621F16" w:rsidDel="00D576F0">
          <w:rPr>
            <w:b/>
            <w:i/>
            <w:color w:val="000000"/>
            <w:sz w:val="18"/>
            <w:szCs w:val="22"/>
            <w:rPrChange w:id="123" w:author="ACER" w:date="2025-11-13T11:50:00Z">
              <w:rPr>
                <w:i/>
                <w:color w:val="000000"/>
                <w:sz w:val="22"/>
                <w:szCs w:val="22"/>
              </w:rPr>
            </w:rPrChange>
          </w:rPr>
          <w:delText xml:space="preserve"> Gawali</w:delText>
        </w:r>
      </w:del>
      <w:del w:id="124" w:author="ACER" w:date="2025-11-13T11:35:00Z">
        <w:r w:rsidRPr="00621F16" w:rsidDel="007939AC">
          <w:rPr>
            <w:b/>
            <w:i/>
            <w:color w:val="000000"/>
            <w:sz w:val="18"/>
            <w:szCs w:val="22"/>
            <w:rPrChange w:id="125" w:author="ACER" w:date="2025-11-13T11:50:00Z">
              <w:rPr>
                <w:i/>
                <w:color w:val="000000"/>
                <w:sz w:val="22"/>
                <w:szCs w:val="22"/>
              </w:rPr>
            </w:rPrChange>
          </w:rPr>
          <w:delText xml:space="preserve"> BE</w:delText>
        </w:r>
      </w:del>
      <w:del w:id="126" w:author="ACER" w:date="2025-11-13T11:59:00Z">
        <w:r w:rsidRPr="00621F16" w:rsidDel="00D576F0">
          <w:rPr>
            <w:b/>
            <w:i/>
            <w:color w:val="000000"/>
            <w:sz w:val="18"/>
            <w:szCs w:val="22"/>
            <w:rPrChange w:id="127" w:author="ACER" w:date="2025-11-13T11:50:00Z">
              <w:rPr>
                <w:i/>
                <w:color w:val="000000"/>
                <w:sz w:val="22"/>
                <w:szCs w:val="22"/>
              </w:rPr>
            </w:rPrChange>
          </w:rPr>
          <w:delText>, Mahesh Pawar</w:delText>
        </w:r>
      </w:del>
      <w:del w:id="128" w:author="ACER" w:date="2025-11-13T11:35:00Z">
        <w:r w:rsidRPr="00621F16" w:rsidDel="007939AC">
          <w:rPr>
            <w:b/>
            <w:i/>
            <w:color w:val="000000"/>
            <w:sz w:val="18"/>
            <w:szCs w:val="22"/>
            <w:rPrChange w:id="129" w:author="ACER" w:date="2025-11-13T11:50:00Z">
              <w:rPr>
                <w:i/>
                <w:color w:val="000000"/>
                <w:sz w:val="22"/>
                <w:szCs w:val="22"/>
              </w:rPr>
            </w:rPrChange>
          </w:rPr>
          <w:delText xml:space="preserve"> BE</w:delText>
        </w:r>
      </w:del>
    </w:p>
    <w:p w14:paraId="66416825" w14:textId="787B6E8C"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36A7CFA4" w:rsidR="007E713A" w:rsidRDefault="007E713A" w:rsidP="00D050EC">
      <w:pPr>
        <w:pBdr>
          <w:top w:val="nil"/>
          <w:left w:val="nil"/>
          <w:bottom w:val="nil"/>
          <w:right w:val="nil"/>
          <w:between w:val="nil"/>
        </w:pBdr>
        <w:spacing w:before="20" w:after="320"/>
        <w:ind w:firstLine="202"/>
        <w:jc w:val="both"/>
        <w:rPr>
          <w:ins w:id="130" w:author="ACER" w:date="2025-11-13T11:59:00Z"/>
          <w:b/>
          <w:i/>
          <w:color w:val="000000"/>
          <w:sz w:val="18"/>
          <w:szCs w:val="18"/>
        </w:rPr>
      </w:pPr>
    </w:p>
    <w:p w14:paraId="65332596" w14:textId="627E9B0A" w:rsidR="002A6292" w:rsidRDefault="002A6292" w:rsidP="002A6292">
      <w:pPr>
        <w:pBdr>
          <w:top w:val="nil"/>
          <w:left w:val="nil"/>
          <w:bottom w:val="nil"/>
          <w:right w:val="nil"/>
          <w:between w:val="nil"/>
        </w:pBdr>
        <w:spacing w:before="20" w:after="320"/>
        <w:jc w:val="both"/>
        <w:rPr>
          <w:b/>
          <w:i/>
          <w:color w:val="000000"/>
          <w:sz w:val="18"/>
          <w:szCs w:val="18"/>
        </w:rPr>
        <w:sectPr w:rsidR="002A6292" w:rsidSect="00002FAF">
          <w:headerReference w:type="default" r:id="rId9"/>
          <w:type w:val="continuous"/>
          <w:pgSz w:w="12240" w:h="15840"/>
          <w:pgMar w:top="1008" w:right="936" w:bottom="1008" w:left="936" w:header="432" w:footer="432" w:gutter="0"/>
          <w:pgNumType w:start="1"/>
          <w:cols w:space="288"/>
        </w:sectPr>
        <w:pPrChange w:id="131" w:author="ACER" w:date="2025-11-13T12:09:00Z">
          <w:pPr>
            <w:pBdr>
              <w:top w:val="nil"/>
              <w:left w:val="nil"/>
              <w:bottom w:val="nil"/>
              <w:right w:val="nil"/>
              <w:between w:val="nil"/>
            </w:pBdr>
            <w:spacing w:before="20" w:after="320"/>
            <w:ind w:firstLine="202"/>
            <w:jc w:val="both"/>
          </w:pPr>
        </w:pPrChange>
      </w:pPr>
    </w:p>
    <w:p w14:paraId="3F302522" w14:textId="4C4D15D9" w:rsidR="00BE4774" w:rsidRPr="006E071F" w:rsidRDefault="00BE4774" w:rsidP="00BE4774">
      <w:pPr>
        <w:pStyle w:val="Text"/>
        <w:ind w:firstLine="0"/>
        <w:rPr>
          <w:rFonts w:ascii="Times" w:hAnsi="Times"/>
          <w:sz w:val="18"/>
          <w:szCs w:val="18"/>
        </w:rPr>
      </w:pPr>
      <w:del w:id="132" w:author="ACER" w:date="2025-11-13T11:55:00Z">
        <w:r w:rsidRPr="006E071F" w:rsidDel="00D576F0">
          <w:rPr>
            <w:rFonts w:ascii="Times" w:hAnsi="Times"/>
            <w:sz w:val="18"/>
            <w:szCs w:val="18"/>
          </w:rPr>
          <w:lastRenderedPageBreak/>
          <w:footnoteReference w:customMarkFollows="1" w:id="1"/>
          <w:sym w:font="Symbol" w:char="F020"/>
        </w:r>
      </w:del>
    </w:p>
    <w:p w14:paraId="35B04E6E" w14:textId="589A3C38" w:rsidR="00F71B5C" w:rsidRDefault="000F2C11" w:rsidP="00F71B5C">
      <w:pPr>
        <w:jc w:val="both"/>
        <w:rPr>
          <w:b/>
          <w:i/>
          <w:sz w:val="18"/>
          <w:szCs w:val="18"/>
        </w:rPr>
      </w:pPr>
      <w:r>
        <w:rPr>
          <w:b/>
          <w:i/>
          <w:color w:val="000000"/>
          <w:sz w:val="18"/>
          <w:szCs w:val="18"/>
        </w:rPr>
        <w:t>Abstract</w:t>
      </w:r>
      <w:bookmarkStart w:id="142" w:name="bookmark=id.30j0zll" w:colFirst="0" w:colLast="0"/>
      <w:bookmarkEnd w:id="142"/>
      <w:r w:rsidR="00F71B5C">
        <w:rPr>
          <w:b/>
          <w:i/>
          <w:color w:val="000000"/>
          <w:sz w:val="18"/>
          <w:szCs w:val="18"/>
        </w:rPr>
        <w:t>:</w:t>
      </w:r>
      <w:r w:rsidR="00F71B5C" w:rsidRPr="00F71B5C">
        <w:t xml:space="preserve"> </w:t>
      </w:r>
      <w:r w:rsidR="00F71B5C" w:rsidRPr="00F71B5C">
        <w:rPr>
          <w:b/>
          <w:i/>
          <w:color w:val="000000"/>
          <w:sz w:val="18"/>
          <w:szCs w:val="18"/>
        </w:rPr>
        <w:t>This document discusses unusual data points distinct from typical ones; employing machine learning and deep learning techniques, these anomalies are identified. Its applications include areas such as healthcare surveillance and transportation systems, along with elaborating on recent studies and envisioning upcoming developments in technology. This document examines how machine learning and deep learning techniques apply to detecting anomalies in hyperspectral imagery by comparing results against actual data samples. It also explores potential enhancements for these methods. This study evaluates various Had methodologies across four actual hyperspectral imaging datasets via experimental analysis; subsequently, it concludes regarding H</w:t>
      </w:r>
      <w:ins w:id="143" w:author="ACER" w:date="2025-11-12T12:58:00Z">
        <w:r w:rsidR="00BC0AB7">
          <w:rPr>
            <w:b/>
            <w:i/>
            <w:color w:val="000000"/>
            <w:sz w:val="18"/>
            <w:szCs w:val="18"/>
          </w:rPr>
          <w:t>AD</w:t>
        </w:r>
      </w:ins>
      <w:del w:id="144" w:author="ACER" w:date="2025-11-12T12:58:00Z">
        <w:r w:rsidR="00F71B5C" w:rsidRPr="00F71B5C" w:rsidDel="00BC0AB7">
          <w:rPr>
            <w:b/>
            <w:i/>
            <w:color w:val="000000"/>
            <w:sz w:val="18"/>
            <w:szCs w:val="18"/>
          </w:rPr>
          <w:delText>ad</w:delText>
        </w:r>
      </w:del>
      <w:r w:rsidR="00F71B5C" w:rsidRPr="00F71B5C">
        <w:rPr>
          <w:b/>
          <w:i/>
          <w:color w:val="000000"/>
          <w:sz w:val="18"/>
          <w:szCs w:val="18"/>
        </w:rPr>
        <w:t>'s efficacy while also exploring potential avenues for further development within its domain. The program HAD is capable of detecting individual pixel elements within an image.</w:t>
      </w:r>
      <w:ins w:id="145" w:author="ACER" w:date="2025-11-12T13:10:00Z">
        <w:r w:rsidR="00B723E0">
          <w:rPr>
            <w:b/>
            <w:i/>
            <w:color w:val="000000"/>
            <w:sz w:val="18"/>
            <w:szCs w:val="18"/>
          </w:rPr>
          <w:t xml:space="preserve"> W</w:t>
        </w:r>
      </w:ins>
      <w:del w:id="146" w:author="ACER" w:date="2025-11-12T13:10:00Z">
        <w:r w:rsidR="00F71B5C" w:rsidRPr="00F71B5C" w:rsidDel="00B723E0">
          <w:rPr>
            <w:b/>
            <w:i/>
            <w:color w:val="000000"/>
            <w:sz w:val="18"/>
            <w:szCs w:val="18"/>
          </w:rPr>
          <w:delText>w</w:delText>
        </w:r>
      </w:del>
      <w:r w:rsidR="00F71B5C" w:rsidRPr="00F71B5C">
        <w:rPr>
          <w:b/>
          <w:i/>
          <w:color w:val="000000"/>
          <w:sz w:val="18"/>
          <w:szCs w:val="18"/>
        </w:rPr>
        <w:t>ith anomalous spectral signatures compared with their neighbor Lacking all pre-existing knowledge. Mostly all of them. existed researches are related to statistic-based and distance-based techniques, by summarizing the background samples with certain Identifying models followed closely by pinpointing the rare exceptions through different measurements.</w:t>
      </w:r>
      <w:r w:rsidR="00F71B5C">
        <w:rPr>
          <w:b/>
          <w:i/>
          <w:color w:val="000000"/>
          <w:sz w:val="18"/>
          <w:szCs w:val="18"/>
        </w:rPr>
        <w:t xml:space="preserve"> </w:t>
      </w:r>
      <w:r w:rsidR="00F71B5C" w:rsidRPr="00F71B5C">
        <w:rPr>
          <w:b/>
          <w:i/>
          <w:color w:val="000000"/>
          <w:sz w:val="18"/>
          <w:szCs w:val="18"/>
        </w:rPr>
        <w:t>This critique centers around metrics derived using machine learning techniques specifically for handling annotated data sets. Strategies, having experienced significant advancements recently. Decades. This document evaluates these research projects through an examination of methodologies, datasets, preprocessing techniques, outcomes, constraints, discusses contemporary issues, proposes</w:t>
      </w:r>
      <w:r w:rsidR="00F71B5C" w:rsidRPr="00F71B5C">
        <w:rPr>
          <w:b/>
          <w:i/>
        </w:rPr>
        <w:t xml:space="preserve"> </w:t>
      </w:r>
      <w:r w:rsidR="00F71B5C" w:rsidRPr="00363335">
        <w:rPr>
          <w:b/>
          <w:i/>
          <w:sz w:val="18"/>
          <w:szCs w:val="18"/>
        </w:rPr>
        <w:t>enhancements aimed at optimizing anomalies detection within hyper-spectral imagery employing deep neural networks.</w:t>
      </w:r>
    </w:p>
    <w:p w14:paraId="462351E6" w14:textId="77777777" w:rsidR="00363335" w:rsidRPr="00363335" w:rsidRDefault="00363335" w:rsidP="00F71B5C">
      <w:pPr>
        <w:jc w:val="both"/>
        <w:rPr>
          <w:sz w:val="18"/>
          <w:szCs w:val="18"/>
        </w:rPr>
      </w:pPr>
    </w:p>
    <w:p w14:paraId="4B5FE2A0" w14:textId="0AA3A87C" w:rsidR="005C18AE" w:rsidRPr="00F71B5C" w:rsidRDefault="00F71B5C" w:rsidP="00F71B5C">
      <w:pPr>
        <w:jc w:val="both"/>
        <w:rPr>
          <w:sz w:val="18"/>
          <w:szCs w:val="18"/>
        </w:rPr>
      </w:pPr>
      <w:r w:rsidRPr="00363335">
        <w:rPr>
          <w:b/>
          <w:i/>
          <w:sz w:val="18"/>
          <w:szCs w:val="18"/>
        </w:rPr>
        <w:t>Keywords - Anomaly Detection, Hyperspectral Imagery, Machine Learning, Deep Learning, HAD (Hyperspectral Anomaly Detection), Pixel-level Analysis, Spectral Signatures, Remote Sensing, Image Processing, Statistical Methods, Distance-based Techniques, Neural Networks, Data Preprocessing</w:t>
      </w:r>
      <w:r w:rsidRPr="00F71B5C">
        <w:rPr>
          <w:sz w:val="18"/>
          <w:szCs w:val="18"/>
        </w:rPr>
        <w:t>.</w:t>
      </w:r>
      <w:r w:rsidR="002947C5" w:rsidRPr="00F71B5C">
        <w:rPr>
          <w:rStyle w:val="Emphasis"/>
          <w:b/>
          <w:color w:val="000000"/>
          <w:sz w:val="18"/>
          <w:szCs w:val="18"/>
          <w:shd w:val="clear" w:color="auto" w:fill="FFFFFF"/>
        </w:rPr>
        <w:t xml:space="preserve">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6FC42F45" w:rsidR="004063A4" w:rsidRPr="00363335"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6"/>
        </w:rPr>
      </w:pPr>
      <w:r w:rsidRPr="004063A4">
        <w:rPr>
          <w:smallCaps/>
          <w:color w:val="000000"/>
          <w:position w:val="-9"/>
          <w:sz w:val="97"/>
        </w:rPr>
        <w:t>T</w:t>
      </w:r>
    </w:p>
    <w:p w14:paraId="22AED50F" w14:textId="77777777" w:rsidR="00061EC2" w:rsidRDefault="00363335" w:rsidP="0061747F">
      <w:pPr>
        <w:jc w:val="both"/>
        <w:rPr>
          <w:ins w:id="147" w:author="ACER" w:date="2025-11-13T10:33:00Z"/>
          <w:sz w:val="18"/>
        </w:rPr>
      </w:pPr>
      <w:r w:rsidRPr="00363335">
        <w:rPr>
          <w:sz w:val="18"/>
        </w:rPr>
        <w:t xml:space="preserve">His paper aims Identifying unusual occurrences within datasets plays an indispensable role in analyzing information effectively, focusing on spotting deviations from typical behaviors. Such deviations frequently known colloquially as outliers or anomalies may disclose crucial information within sectors like cyber defense, medicine, space observation, and manufacturing surveillance. As datasets become increasingly multidimensional, conventional methods relying on classical statistics and distances struggle due to their inability to effectively manage intricate and non-linear patterns within these vast arrays of information. Emerging technologies like artificial intelligence's recent developments in machine learning and deep learning significantly enhance anomaly </w:t>
      </w:r>
    </w:p>
    <w:p w14:paraId="0171726D" w14:textId="26B4EFFB" w:rsidR="005461AD" w:rsidRDefault="005461AD" w:rsidP="0061747F">
      <w:pPr>
        <w:jc w:val="both"/>
        <w:rPr>
          <w:ins w:id="148" w:author="ACER" w:date="2025-11-13T11:13:00Z"/>
          <w:sz w:val="18"/>
        </w:rPr>
      </w:pPr>
    </w:p>
    <w:p w14:paraId="3513CD98" w14:textId="783F6BA7" w:rsidR="00363335" w:rsidDel="005461AD" w:rsidRDefault="00363335" w:rsidP="005461AD">
      <w:pPr>
        <w:jc w:val="both"/>
        <w:rPr>
          <w:del w:id="149" w:author="ACER" w:date="2025-11-13T11:13:00Z"/>
        </w:rPr>
        <w:pPrChange w:id="150" w:author="ACER" w:date="2025-11-13T11:13:00Z">
          <w:pPr>
            <w:pStyle w:val="Heading1"/>
            <w:spacing w:before="250"/>
            <w:jc w:val="left"/>
          </w:pPr>
        </w:pPrChange>
      </w:pPr>
      <w:r w:rsidRPr="00363335">
        <w:rPr>
          <w:sz w:val="18"/>
        </w:rPr>
        <w:t>identification capabilities through automatic data features' analysis and dynamic patterns' discernment across extensive information repositories. Specifically, HAD stands out; it identifies unique pixel spectra accurately even when target specifics aren't known beforehand. Advanced machine-learning algorithms like deep learning frameworks have shown remarkable effectiveness at recovering underlying scenes and detecting minute variations within high-dimensional spectral data sets through techniques such as autoencoders, CNNs, and GANs. This evaluation thoroughly analyzes various methods used in machine learning and deep learning for detecting anomalies, focusing on their use cases within hyperspectral imaging technology. It highlights comparisons among these techniques regarding effectiveness and efficiency, as well as presents current issues and future directions aimed at improving both precision and reliability in anomaly identification processes</w:t>
      </w:r>
      <w:r>
        <w:t>.</w:t>
      </w:r>
    </w:p>
    <w:p w14:paraId="3411DE61" w14:textId="77777777" w:rsidR="005461AD" w:rsidRDefault="005461AD" w:rsidP="0061747F">
      <w:pPr>
        <w:jc w:val="both"/>
        <w:rPr>
          <w:ins w:id="151" w:author="ACER" w:date="2025-11-13T11:13:00Z"/>
        </w:rPr>
      </w:pPr>
    </w:p>
    <w:p w14:paraId="62B9E44F" w14:textId="79B87B7E" w:rsidR="009B7E50" w:rsidDel="005461AD" w:rsidRDefault="009B7E50" w:rsidP="00363335">
      <w:pPr>
        <w:rPr>
          <w:del w:id="152" w:author="ACER" w:date="2025-11-13T11:13:00Z"/>
        </w:rPr>
      </w:pPr>
    </w:p>
    <w:p w14:paraId="21A52981" w14:textId="77777777" w:rsidR="009B7E50" w:rsidRPr="009B7E50" w:rsidRDefault="009B7E50" w:rsidP="005461AD">
      <w:pPr>
        <w:jc w:val="both"/>
        <w:pPrChange w:id="153" w:author="ACER" w:date="2025-11-13T11:13:00Z">
          <w:pPr>
            <w:pStyle w:val="Heading1"/>
            <w:spacing w:before="250"/>
            <w:jc w:val="left"/>
          </w:pPr>
        </w:pPrChange>
      </w:pPr>
    </w:p>
    <w:p w14:paraId="7B97602F" w14:textId="6EE8C446" w:rsidR="00732E46" w:rsidRDefault="00DB3364" w:rsidP="00C7592D">
      <w:pPr>
        <w:pStyle w:val="Heading1"/>
        <w:spacing w:before="250"/>
      </w:pPr>
      <w:r>
        <w:t xml:space="preserve">II. </w:t>
      </w:r>
      <w:r w:rsidR="009B7E50">
        <w:t>Background</w:t>
      </w:r>
    </w:p>
    <w:p w14:paraId="74794BD3" w14:textId="2E57E633" w:rsidR="009B7E50" w:rsidRDefault="009B7E50" w:rsidP="009B7E50">
      <w:pPr>
        <w:rPr>
          <w:sz w:val="18"/>
        </w:rPr>
      </w:pPr>
      <w:r w:rsidRPr="00E6741A">
        <w:rPr>
          <w:sz w:val="18"/>
        </w:rPr>
        <w:t xml:space="preserve">      Anomaly detection, known as outlier detection, is defined as the process of identifying data instances that deviate </w:t>
      </w:r>
    </w:p>
    <w:p w14:paraId="7D26EF4A" w14:textId="59B6F5FF" w:rsidR="0061747F" w:rsidRDefault="0061747F" w:rsidP="009B7E50">
      <w:pPr>
        <w:rPr>
          <w:sz w:val="18"/>
        </w:rPr>
      </w:pPr>
    </w:p>
    <w:p w14:paraId="5B082B40" w14:textId="77777777" w:rsidR="0061747F" w:rsidRPr="00E6741A" w:rsidRDefault="0061747F" w:rsidP="009B7E50">
      <w:pPr>
        <w:rPr>
          <w:sz w:val="18"/>
        </w:rPr>
      </w:pPr>
    </w:p>
    <w:p w14:paraId="1A5C58E8" w14:textId="05C5164E" w:rsidR="009B7E50" w:rsidRPr="00E6741A" w:rsidRDefault="009B7E50" w:rsidP="009B7E50">
      <w:pPr>
        <w:widowControl w:val="0"/>
        <w:pBdr>
          <w:top w:val="nil"/>
          <w:left w:val="nil"/>
          <w:bottom w:val="nil"/>
          <w:right w:val="nil"/>
          <w:between w:val="nil"/>
        </w:pBdr>
        <w:spacing w:line="252" w:lineRule="auto"/>
        <w:jc w:val="both"/>
        <w:rPr>
          <w:sz w:val="18"/>
        </w:rPr>
      </w:pPr>
      <w:r w:rsidRPr="00E6741A">
        <w:rPr>
          <w:noProof/>
          <w:sz w:val="18"/>
          <w:lang w:val="en-IN" w:eastAsia="en-IN"/>
        </w:rPr>
        <w:drawing>
          <wp:inline distT="0" distB="0" distL="0" distR="0" wp14:anchorId="1F69FF33" wp14:editId="49B08983">
            <wp:extent cx="3063240" cy="2211213"/>
            <wp:effectExtent l="0" t="0" r="3810" b="0"/>
            <wp:docPr id="2" name="Picture 2" descr="C:\Users\ACER\AppData\Local\Packages\5319275A.WhatsAppDesktop_cv1g1gvanyjgm\TempState\841062598995B44B071FB4D5F73A5566\WhatsApp Image 2025-11-03 at 13.22.01_dcf01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CER\AppData\Local\Packages\5319275A.WhatsAppDesktop_cv1g1gvanyjgm\TempState\841062598995B44B071FB4D5F73A5566\WhatsApp Image 2025-11-03 at 13.22.01_dcf01e39.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3240" cy="2211213"/>
                    </a:xfrm>
                    <a:prstGeom prst="rect">
                      <a:avLst/>
                    </a:prstGeom>
                    <a:noFill/>
                    <a:ln>
                      <a:noFill/>
                    </a:ln>
                  </pic:spPr>
                </pic:pic>
              </a:graphicData>
            </a:graphic>
          </wp:inline>
        </w:drawing>
      </w:r>
    </w:p>
    <w:p w14:paraId="47CE4E1D" w14:textId="0E38AED0" w:rsidR="00A853F3" w:rsidRDefault="009B7E50" w:rsidP="0061747F">
      <w:pPr>
        <w:widowControl w:val="0"/>
        <w:pBdr>
          <w:top w:val="nil"/>
          <w:left w:val="nil"/>
          <w:bottom w:val="nil"/>
          <w:right w:val="nil"/>
          <w:between w:val="nil"/>
        </w:pBdr>
        <w:spacing w:line="252" w:lineRule="auto"/>
        <w:ind w:firstLine="202"/>
        <w:jc w:val="both"/>
        <w:rPr>
          <w:sz w:val="18"/>
        </w:rPr>
      </w:pPr>
      <w:r w:rsidRPr="00E6741A">
        <w:rPr>
          <w:sz w:val="18"/>
        </w:rPr>
        <w:t>Fig. 1. Illustration of Anomalies in Two-Dimensional Dataset</w:t>
      </w:r>
    </w:p>
    <w:p w14:paraId="2F970FA5" w14:textId="513FFB9E" w:rsidR="0061747F" w:rsidRDefault="0061747F" w:rsidP="009B7E50">
      <w:pPr>
        <w:widowControl w:val="0"/>
        <w:pBdr>
          <w:top w:val="nil"/>
          <w:left w:val="nil"/>
          <w:bottom w:val="nil"/>
          <w:right w:val="nil"/>
          <w:between w:val="nil"/>
        </w:pBdr>
        <w:spacing w:line="252" w:lineRule="auto"/>
        <w:ind w:firstLine="202"/>
        <w:jc w:val="center"/>
        <w:rPr>
          <w:sz w:val="18"/>
        </w:rPr>
      </w:pPr>
    </w:p>
    <w:p w14:paraId="1EA4AB9A" w14:textId="77777777" w:rsidR="0061747F" w:rsidRPr="00E6741A" w:rsidRDefault="0061747F" w:rsidP="009B7E50">
      <w:pPr>
        <w:widowControl w:val="0"/>
        <w:pBdr>
          <w:top w:val="nil"/>
          <w:left w:val="nil"/>
          <w:bottom w:val="nil"/>
          <w:right w:val="nil"/>
          <w:between w:val="nil"/>
        </w:pBdr>
        <w:spacing w:line="252" w:lineRule="auto"/>
        <w:ind w:firstLine="202"/>
        <w:jc w:val="center"/>
        <w:rPr>
          <w:color w:val="000000"/>
          <w:sz w:val="18"/>
        </w:rPr>
      </w:pPr>
    </w:p>
    <w:p w14:paraId="451C243C" w14:textId="56A24DD4" w:rsidR="003230A7" w:rsidRPr="00E6741A" w:rsidRDefault="000F2C11" w:rsidP="0061747F">
      <w:pPr>
        <w:jc w:val="both"/>
        <w:rPr>
          <w:sz w:val="18"/>
        </w:rPr>
      </w:pPr>
      <w:r w:rsidRPr="00E6741A">
        <w:rPr>
          <w:color w:val="000000"/>
          <w:spacing w:val="-2"/>
          <w:sz w:val="18"/>
        </w:rPr>
        <w:t xml:space="preserve">alternate ways to access the </w:t>
      </w:r>
      <w:r w:rsidR="003230A7" w:rsidRPr="00E6741A">
        <w:rPr>
          <w:color w:val="000000"/>
          <w:spacing w:val="-2"/>
          <w:sz w:val="18"/>
        </w:rPr>
        <w:t>same functionalities noted here</w:t>
      </w:r>
      <w:r w:rsidRPr="00E6741A">
        <w:rPr>
          <w:color w:val="000000"/>
          <w:spacing w:val="-2"/>
          <w:sz w:val="18"/>
        </w:rPr>
        <w:t xml:space="preserve">. </w:t>
      </w:r>
      <w:r w:rsidR="003230A7" w:rsidRPr="00E6741A">
        <w:rPr>
          <w:sz w:val="18"/>
        </w:rPr>
        <w:t>Outlier identification, also referred to as anomaly detection, involves pinpointing specific pieces of information significantly different from typical patterns in datasets [4]. Shown by Figure as follows: N1" and "N2," which encompass most elements withi</w:t>
      </w:r>
      <w:r w:rsidR="00E6741A">
        <w:rPr>
          <w:sz w:val="18"/>
        </w:rPr>
        <w:t xml:space="preserve">n them, constitute these areas. </w:t>
      </w:r>
      <w:r w:rsidR="003230A7" w:rsidRPr="00E6741A">
        <w:rPr>
          <w:sz w:val="18"/>
        </w:rPr>
        <w:t>Observations are regarded as typical i</w:t>
      </w:r>
      <w:r w:rsidR="00E6741A">
        <w:rPr>
          <w:sz w:val="18"/>
        </w:rPr>
        <w:t xml:space="preserve">nformation due to their nature. </w:t>
      </w:r>
      <w:r w:rsidR="003230A7" w:rsidRPr="00E6741A">
        <w:rPr>
          <w:sz w:val="18"/>
        </w:rPr>
        <w:t>Instances encompass areas such as "O3,</w:t>
      </w:r>
      <w:r w:rsidR="00E6741A">
        <w:rPr>
          <w:sz w:val="18"/>
        </w:rPr>
        <w:t xml:space="preserve">" along with both "O1" </w:t>
      </w:r>
      <w:r w:rsidR="00E6741A">
        <w:rPr>
          <w:sz w:val="18"/>
        </w:rPr>
        <w:lastRenderedPageBreak/>
        <w:t xml:space="preserve">and "O2. </w:t>
      </w:r>
      <w:r w:rsidR="003230A7" w:rsidRPr="00E6741A">
        <w:rPr>
          <w:sz w:val="18"/>
        </w:rPr>
        <w:t>Observations scattered at significant distances away from most other measurements constitute sparse information units.</w:t>
      </w:r>
    </w:p>
    <w:p w14:paraId="0325BE8F" w14:textId="5F167228" w:rsidR="003230A7" w:rsidRPr="00E6741A" w:rsidDel="00BC0AB7" w:rsidRDefault="003230A7" w:rsidP="0061747F">
      <w:pPr>
        <w:jc w:val="both"/>
        <w:rPr>
          <w:del w:id="154" w:author="ACER" w:date="2025-11-12T13:00:00Z"/>
          <w:sz w:val="18"/>
        </w:rPr>
      </w:pPr>
      <w:r w:rsidRPr="00E6741A">
        <w:rPr>
          <w:sz w:val="18"/>
        </w:rPr>
        <w:t>The statistical markers. Since "O3", "O</w:t>
      </w:r>
      <w:r w:rsidR="00E6741A">
        <w:rPr>
          <w:sz w:val="18"/>
        </w:rPr>
        <w:t xml:space="preserve">1", and "O2" signify something. </w:t>
      </w:r>
      <w:r w:rsidRPr="00E6741A">
        <w:rPr>
          <w:sz w:val="18"/>
        </w:rPr>
        <w:t>Recognized as exceptional cases. These events arise because of mistakes i</w:t>
      </w:r>
      <w:r w:rsidR="00E6741A">
        <w:rPr>
          <w:sz w:val="18"/>
        </w:rPr>
        <w:t xml:space="preserve">n data transmission or storage. </w:t>
      </w:r>
      <w:r w:rsidRPr="00E6741A">
        <w:rPr>
          <w:sz w:val="18"/>
        </w:rPr>
        <w:t>At times, this signifies an emerging fundamental procedure whic</w:t>
      </w:r>
      <w:r w:rsidR="00E6741A">
        <w:rPr>
          <w:sz w:val="18"/>
        </w:rPr>
        <w:t xml:space="preserve">h had not been utilized before </w:t>
      </w:r>
      <w:r w:rsidRPr="00E6741A">
        <w:rPr>
          <w:sz w:val="18"/>
        </w:rPr>
        <w:t xml:space="preserve">known [5]. Anomaly detection </w:t>
      </w:r>
      <w:r w:rsidR="00E6741A">
        <w:rPr>
          <w:sz w:val="18"/>
        </w:rPr>
        <w:t xml:space="preserve">plays an increasingly important </w:t>
      </w:r>
      <w:r w:rsidRPr="00E6741A">
        <w:rPr>
          <w:sz w:val="18"/>
        </w:rPr>
        <w:t>role and is highlighted in different communities, including</w:t>
      </w:r>
      <w:ins w:id="155" w:author="ACER" w:date="2025-11-12T13:00:00Z">
        <w:r w:rsidR="00BC0AB7">
          <w:rPr>
            <w:sz w:val="18"/>
          </w:rPr>
          <w:t xml:space="preserve"> </w:t>
        </w:r>
      </w:ins>
    </w:p>
    <w:p w14:paraId="5A0C2B52" w14:textId="079053E2" w:rsidR="003230A7" w:rsidDel="00BC0AB7" w:rsidRDefault="003230A7">
      <w:pPr>
        <w:jc w:val="both"/>
        <w:rPr>
          <w:del w:id="156" w:author="ACER" w:date="2025-11-12T13:00:00Z"/>
          <w:color w:val="000000"/>
        </w:rPr>
        <w:pPrChange w:id="157" w:author="ACER" w:date="2025-11-12T13:00:00Z">
          <w:pPr>
            <w:widowControl w:val="0"/>
            <w:pBdr>
              <w:top w:val="nil"/>
              <w:left w:val="nil"/>
              <w:bottom w:val="nil"/>
              <w:right w:val="nil"/>
              <w:between w:val="nil"/>
            </w:pBdr>
            <w:spacing w:line="252" w:lineRule="auto"/>
            <w:jc w:val="both"/>
          </w:pPr>
        </w:pPrChange>
      </w:pPr>
      <w:r w:rsidRPr="00E6741A">
        <w:rPr>
          <w:sz w:val="18"/>
        </w:rPr>
        <w:t>machine learning, computer vision, and data mining</w:t>
      </w:r>
      <w:ins w:id="158" w:author="ACER" w:date="2025-11-12T13:00:00Z">
        <w:r w:rsidR="00BC0AB7">
          <w:rPr>
            <w:color w:val="000000"/>
          </w:rPr>
          <w:t>.</w:t>
        </w:r>
      </w:ins>
    </w:p>
    <w:p w14:paraId="46EEBD5F" w14:textId="4FE3CF29" w:rsidR="00BC0AB7" w:rsidRDefault="00BC0AB7" w:rsidP="0061747F">
      <w:pPr>
        <w:jc w:val="both"/>
        <w:rPr>
          <w:ins w:id="159" w:author="ACER" w:date="2025-11-12T13:00:00Z"/>
          <w:color w:val="000000"/>
        </w:rPr>
      </w:pPr>
    </w:p>
    <w:p w14:paraId="718F3614" w14:textId="1E1A8378" w:rsidR="00BC0AB7" w:rsidRDefault="00BC0AB7" w:rsidP="0061747F">
      <w:pPr>
        <w:jc w:val="both"/>
        <w:rPr>
          <w:ins w:id="160" w:author="ACER" w:date="2025-11-12T13:00:00Z"/>
          <w:color w:val="000000"/>
        </w:rPr>
      </w:pPr>
    </w:p>
    <w:p w14:paraId="3EB8FD4C" w14:textId="3934DADA" w:rsidR="00732E46" w:rsidRDefault="0096199E">
      <w:pPr>
        <w:jc w:val="both"/>
        <w:rPr>
          <w:color w:val="000000"/>
        </w:rPr>
        <w:pPrChange w:id="161" w:author="ACER" w:date="2025-11-12T13:00:00Z">
          <w:pPr>
            <w:widowControl w:val="0"/>
            <w:pBdr>
              <w:top w:val="nil"/>
              <w:left w:val="nil"/>
              <w:bottom w:val="nil"/>
              <w:right w:val="nil"/>
              <w:between w:val="nil"/>
            </w:pBdr>
            <w:spacing w:line="252" w:lineRule="auto"/>
            <w:jc w:val="both"/>
          </w:pPr>
        </w:pPrChange>
      </w:pPr>
      <w:del w:id="162" w:author="ACER" w:date="2025-11-12T13:00:00Z">
        <w:r w:rsidDel="00BC0AB7">
          <w:rPr>
            <w:color w:val="000000"/>
          </w:rPr>
          <w:delText>.</w:delText>
        </w:r>
      </w:del>
    </w:p>
    <w:p w14:paraId="59DA313D" w14:textId="7DDA3C8A" w:rsidR="00732E46" w:rsidRDefault="00DB3364" w:rsidP="00827FB8">
      <w:pPr>
        <w:pStyle w:val="Heading1"/>
      </w:pPr>
      <w:r>
        <w:t xml:space="preserve">III. </w:t>
      </w:r>
      <w:r w:rsidR="008B2B86">
        <w:t>Terminology</w:t>
      </w:r>
    </w:p>
    <w:p w14:paraId="38516CA0" w14:textId="26C0FE95" w:rsidR="008B2B86" w:rsidRDefault="008B2B86" w:rsidP="008B2B86"/>
    <w:p w14:paraId="54F36668" w14:textId="77777777" w:rsidR="008B2B86" w:rsidRPr="008B2B86" w:rsidRDefault="008B2B86" w:rsidP="008B2B86"/>
    <w:p w14:paraId="13B47BE5" w14:textId="6C5E2A7A" w:rsidR="008B2B86" w:rsidRDefault="008B2B86" w:rsidP="008B2B86">
      <w:pPr>
        <w:widowControl w:val="0"/>
        <w:pBdr>
          <w:top w:val="nil"/>
          <w:left w:val="nil"/>
          <w:bottom w:val="nil"/>
          <w:right w:val="nil"/>
          <w:between w:val="nil"/>
        </w:pBdr>
        <w:spacing w:line="252" w:lineRule="auto"/>
        <w:ind w:firstLine="202"/>
        <w:jc w:val="center"/>
      </w:pPr>
      <w:r w:rsidRPr="008B2B86">
        <w:rPr>
          <w:noProof/>
          <w:lang w:val="en-IN" w:eastAsia="en-IN"/>
        </w:rPr>
        <w:drawing>
          <wp:inline distT="0" distB="0" distL="0" distR="0" wp14:anchorId="767867E4" wp14:editId="4ED9352F">
            <wp:extent cx="3063240" cy="1502279"/>
            <wp:effectExtent l="0" t="0" r="3810" b="3175"/>
            <wp:docPr id="3" name="Picture 3" descr="C:\Users\ACER\AppData\Local\Packages\5319275A.WhatsAppDesktop_cv1g1gvanyjgm\TempState\CDA6EEA50E92E0D0B6D22B6B54364FF0\WhatsApp Image 2025-11-03 at 13.21.52_de73b9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CER\AppData\Local\Packages\5319275A.WhatsAppDesktop_cv1g1gvanyjgm\TempState\CDA6EEA50E92E0D0B6D22B6B54364FF0\WhatsApp Image 2025-11-03 at 13.21.52_de73b9d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3240" cy="1502279"/>
                    </a:xfrm>
                    <a:prstGeom prst="rect">
                      <a:avLst/>
                    </a:prstGeom>
                    <a:noFill/>
                    <a:ln>
                      <a:noFill/>
                    </a:ln>
                  </pic:spPr>
                </pic:pic>
              </a:graphicData>
            </a:graphic>
          </wp:inline>
        </w:drawing>
      </w:r>
    </w:p>
    <w:p w14:paraId="73450E0E" w14:textId="3B393210" w:rsidR="008B2B86" w:rsidRDefault="008B2B86" w:rsidP="0096199E">
      <w:pPr>
        <w:widowControl w:val="0"/>
        <w:pBdr>
          <w:top w:val="nil"/>
          <w:left w:val="nil"/>
          <w:bottom w:val="nil"/>
          <w:right w:val="nil"/>
          <w:between w:val="nil"/>
        </w:pBdr>
        <w:spacing w:line="252" w:lineRule="auto"/>
        <w:ind w:firstLine="202"/>
        <w:jc w:val="center"/>
      </w:pPr>
    </w:p>
    <w:p w14:paraId="1C4256C6" w14:textId="7BFC8EF7" w:rsidR="008B2B86" w:rsidRPr="008B2B86" w:rsidRDefault="008B2B86" w:rsidP="0096199E">
      <w:pPr>
        <w:widowControl w:val="0"/>
        <w:pBdr>
          <w:top w:val="nil"/>
          <w:left w:val="nil"/>
          <w:bottom w:val="nil"/>
          <w:right w:val="nil"/>
          <w:between w:val="nil"/>
        </w:pBdr>
        <w:spacing w:line="252" w:lineRule="auto"/>
        <w:ind w:firstLine="202"/>
        <w:jc w:val="center"/>
        <w:rPr>
          <w:sz w:val="18"/>
          <w:szCs w:val="18"/>
        </w:rPr>
      </w:pPr>
      <w:r w:rsidRPr="008B2B86">
        <w:rPr>
          <w:sz w:val="18"/>
          <w:szCs w:val="18"/>
        </w:rPr>
        <w:t>Fig. 2. Comparing the Performance of Deep Learning-based Algorithms Versus Traditional Algorithms</w:t>
      </w:r>
    </w:p>
    <w:p w14:paraId="7554103B" w14:textId="6157E9B9" w:rsidR="0061747F" w:rsidRDefault="0061747F" w:rsidP="0061747F">
      <w:pPr>
        <w:widowControl w:val="0"/>
        <w:pBdr>
          <w:top w:val="nil"/>
          <w:left w:val="nil"/>
          <w:bottom w:val="nil"/>
          <w:right w:val="nil"/>
          <w:between w:val="nil"/>
        </w:pBdr>
        <w:spacing w:line="252" w:lineRule="auto"/>
        <w:ind w:firstLine="202"/>
      </w:pPr>
    </w:p>
    <w:p w14:paraId="04AE36B4" w14:textId="2A75385C" w:rsidR="0061747F" w:rsidRDefault="0061747F" w:rsidP="0061747F">
      <w:pPr>
        <w:widowControl w:val="0"/>
        <w:pBdr>
          <w:top w:val="nil"/>
          <w:left w:val="nil"/>
          <w:bottom w:val="nil"/>
          <w:right w:val="nil"/>
          <w:between w:val="nil"/>
        </w:pBdr>
        <w:spacing w:line="252" w:lineRule="auto"/>
        <w:ind w:firstLine="202"/>
      </w:pPr>
    </w:p>
    <w:p w14:paraId="4C77C6BD" w14:textId="77777777" w:rsidR="0061747F" w:rsidRPr="000976B3" w:rsidRDefault="0061747F" w:rsidP="000976B3">
      <w:pPr>
        <w:widowControl w:val="0"/>
        <w:pBdr>
          <w:top w:val="nil"/>
          <w:left w:val="nil"/>
          <w:bottom w:val="nil"/>
          <w:right w:val="nil"/>
          <w:between w:val="nil"/>
        </w:pBdr>
        <w:spacing w:line="252" w:lineRule="auto"/>
        <w:jc w:val="both"/>
        <w:rPr>
          <w:sz w:val="18"/>
        </w:rPr>
      </w:pPr>
      <w:r w:rsidRPr="000976B3">
        <w:rPr>
          <w:sz w:val="18"/>
        </w:rPr>
        <w:t>A. Deep Learning</w:t>
      </w:r>
    </w:p>
    <w:p w14:paraId="27F3F8DE" w14:textId="186BF872" w:rsidR="0061747F" w:rsidRPr="000976B3" w:rsidDel="00BC0AB7" w:rsidRDefault="0061747F" w:rsidP="000976B3">
      <w:pPr>
        <w:widowControl w:val="0"/>
        <w:pBdr>
          <w:top w:val="nil"/>
          <w:left w:val="nil"/>
          <w:bottom w:val="nil"/>
          <w:right w:val="nil"/>
          <w:between w:val="nil"/>
        </w:pBdr>
        <w:spacing w:line="252" w:lineRule="auto"/>
        <w:ind w:firstLine="202"/>
        <w:jc w:val="both"/>
        <w:rPr>
          <w:del w:id="163" w:author="ACER" w:date="2025-11-12T13:01:00Z"/>
          <w:sz w:val="18"/>
        </w:rPr>
      </w:pPr>
      <w:r w:rsidRPr="000976B3">
        <w:rPr>
          <w:sz w:val="18"/>
        </w:rPr>
        <w:t>In recent years there has been exponential development</w:t>
      </w:r>
      <w:ins w:id="164" w:author="ACER" w:date="2025-11-12T13:01:00Z">
        <w:r w:rsidR="00BC0AB7">
          <w:rPr>
            <w:sz w:val="18"/>
          </w:rPr>
          <w:t xml:space="preserve"> </w:t>
        </w:r>
      </w:ins>
    </w:p>
    <w:p w14:paraId="3CD7A40A" w14:textId="0675AFEE" w:rsidR="0061747F" w:rsidRPr="000976B3" w:rsidRDefault="0061747F">
      <w:pPr>
        <w:widowControl w:val="0"/>
        <w:pBdr>
          <w:top w:val="nil"/>
          <w:left w:val="nil"/>
          <w:bottom w:val="nil"/>
          <w:right w:val="nil"/>
          <w:between w:val="nil"/>
        </w:pBdr>
        <w:spacing w:line="252" w:lineRule="auto"/>
        <w:ind w:firstLine="202"/>
        <w:jc w:val="both"/>
        <w:rPr>
          <w:sz w:val="18"/>
        </w:rPr>
        <w:pPrChange w:id="165" w:author="ACER" w:date="2025-11-12T13:01:00Z">
          <w:pPr>
            <w:widowControl w:val="0"/>
            <w:pBdr>
              <w:top w:val="nil"/>
              <w:left w:val="nil"/>
              <w:bottom w:val="nil"/>
              <w:right w:val="nil"/>
              <w:between w:val="nil"/>
            </w:pBdr>
            <w:spacing w:line="252" w:lineRule="auto"/>
            <w:jc w:val="both"/>
          </w:pPr>
        </w:pPrChange>
      </w:pPr>
      <w:r w:rsidRPr="000976B3">
        <w:rPr>
          <w:sz w:val="18"/>
        </w:rPr>
        <w:t>of deep learning and has been shown through several various application areas. Deep learning is considered a sub-domain</w:t>
      </w:r>
      <w:r w:rsidR="000976B3">
        <w:rPr>
          <w:sz w:val="18"/>
        </w:rPr>
        <w:t xml:space="preserve"> </w:t>
      </w:r>
      <w:r w:rsidRPr="000976B3">
        <w:rPr>
          <w:sz w:val="18"/>
        </w:rPr>
        <w:t>of the machine learning field that aims to achieve good performance and flexibility [4]. As R. Chalapathy et al. stated</w:t>
      </w:r>
      <w:r w:rsidR="000976B3">
        <w:rPr>
          <w:sz w:val="18"/>
        </w:rPr>
        <w:t xml:space="preserve"> </w:t>
      </w:r>
      <w:r w:rsidRPr="000976B3">
        <w:rPr>
          <w:sz w:val="18"/>
        </w:rPr>
        <w:t>in, deep learning achieves outstanding performance and flexibility than machine learning through learning to represent</w:t>
      </w:r>
      <w:r w:rsidR="000976B3">
        <w:rPr>
          <w:sz w:val="18"/>
        </w:rPr>
        <w:t xml:space="preserve"> </w:t>
      </w:r>
      <w:r w:rsidRPr="000976B3">
        <w:rPr>
          <w:sz w:val="18"/>
        </w:rPr>
        <w:t>data as a nested hierarchy of concepts within the layers of a neural</w:t>
      </w:r>
      <w:r w:rsidR="000976B3">
        <w:rPr>
          <w:sz w:val="18"/>
        </w:rPr>
        <w:t xml:space="preserve"> network. As Fig. 2 shows, deep learning outperforms </w:t>
      </w:r>
      <w:r w:rsidRPr="000976B3">
        <w:rPr>
          <w:sz w:val="18"/>
        </w:rPr>
        <w:t>the conventional approaches of machine learning considering</w:t>
      </w:r>
      <w:r w:rsidR="000976B3">
        <w:rPr>
          <w:sz w:val="18"/>
        </w:rPr>
        <w:t xml:space="preserve"> </w:t>
      </w:r>
      <w:r w:rsidRPr="000976B3">
        <w:rPr>
          <w:sz w:val="18"/>
        </w:rPr>
        <w:t>the increased data scale.</w:t>
      </w:r>
    </w:p>
    <w:p w14:paraId="639C4118" w14:textId="457EE4BE" w:rsidR="0061747F" w:rsidDel="00BC0AB7" w:rsidRDefault="0061747F" w:rsidP="000976B3">
      <w:pPr>
        <w:widowControl w:val="0"/>
        <w:pBdr>
          <w:top w:val="nil"/>
          <w:left w:val="nil"/>
          <w:bottom w:val="nil"/>
          <w:right w:val="nil"/>
          <w:between w:val="nil"/>
        </w:pBdr>
        <w:spacing w:line="252" w:lineRule="auto"/>
        <w:jc w:val="both"/>
        <w:rPr>
          <w:del w:id="166" w:author="ACER" w:date="2025-11-12T12:54:00Z"/>
          <w:sz w:val="18"/>
        </w:rPr>
      </w:pPr>
    </w:p>
    <w:p w14:paraId="301A2B5C" w14:textId="77777777" w:rsidR="00BC0AB7" w:rsidRPr="000976B3" w:rsidRDefault="00BC0AB7" w:rsidP="000976B3">
      <w:pPr>
        <w:widowControl w:val="0"/>
        <w:pBdr>
          <w:top w:val="nil"/>
          <w:left w:val="nil"/>
          <w:bottom w:val="nil"/>
          <w:right w:val="nil"/>
          <w:between w:val="nil"/>
        </w:pBdr>
        <w:spacing w:line="252" w:lineRule="auto"/>
        <w:jc w:val="both"/>
        <w:rPr>
          <w:ins w:id="167" w:author="ACER" w:date="2025-11-12T12:55:00Z"/>
          <w:sz w:val="18"/>
        </w:rPr>
      </w:pPr>
    </w:p>
    <w:p w14:paraId="37BCECA6" w14:textId="1B9FFC3C" w:rsidR="0061747F" w:rsidRPr="000976B3" w:rsidRDefault="0061747F" w:rsidP="000976B3">
      <w:pPr>
        <w:widowControl w:val="0"/>
        <w:pBdr>
          <w:top w:val="nil"/>
          <w:left w:val="nil"/>
          <w:bottom w:val="nil"/>
          <w:right w:val="nil"/>
          <w:between w:val="nil"/>
        </w:pBdr>
        <w:spacing w:line="252" w:lineRule="auto"/>
        <w:jc w:val="both"/>
        <w:rPr>
          <w:sz w:val="18"/>
        </w:rPr>
      </w:pPr>
      <w:r w:rsidRPr="000976B3">
        <w:rPr>
          <w:sz w:val="18"/>
        </w:rPr>
        <w:t>B. Anomaly Detection</w:t>
      </w:r>
    </w:p>
    <w:p w14:paraId="61BDC914" w14:textId="4C6E3F2E" w:rsidR="0061747F" w:rsidRPr="000976B3" w:rsidRDefault="0061747F" w:rsidP="000976B3">
      <w:pPr>
        <w:widowControl w:val="0"/>
        <w:pBdr>
          <w:top w:val="nil"/>
          <w:left w:val="nil"/>
          <w:bottom w:val="nil"/>
          <w:right w:val="nil"/>
          <w:between w:val="nil"/>
        </w:pBdr>
        <w:spacing w:line="252" w:lineRule="auto"/>
        <w:ind w:firstLine="202"/>
        <w:jc w:val="both"/>
        <w:rPr>
          <w:sz w:val="18"/>
        </w:rPr>
      </w:pPr>
      <w:r w:rsidRPr="000976B3">
        <w:rPr>
          <w:sz w:val="18"/>
        </w:rPr>
        <w:t>Anomaly detection is the</w:t>
      </w:r>
      <w:r w:rsidR="000976B3">
        <w:rPr>
          <w:sz w:val="18"/>
        </w:rPr>
        <w:t xml:space="preserve"> process of identifying data in</w:t>
      </w:r>
      <w:r w:rsidRPr="000976B3">
        <w:rPr>
          <w:sz w:val="18"/>
        </w:rPr>
        <w:t>stances that deviate from what is normal or expected data.</w:t>
      </w:r>
    </w:p>
    <w:p w14:paraId="60B74C3C" w14:textId="77777777" w:rsidR="0061747F" w:rsidRPr="000976B3" w:rsidRDefault="0061747F" w:rsidP="000976B3">
      <w:pPr>
        <w:widowControl w:val="0"/>
        <w:pBdr>
          <w:top w:val="nil"/>
          <w:left w:val="nil"/>
          <w:bottom w:val="nil"/>
          <w:right w:val="nil"/>
          <w:between w:val="nil"/>
        </w:pBdr>
        <w:spacing w:line="252" w:lineRule="auto"/>
        <w:ind w:firstLine="202"/>
        <w:jc w:val="both"/>
        <w:rPr>
          <w:sz w:val="18"/>
        </w:rPr>
      </w:pPr>
    </w:p>
    <w:p w14:paraId="2031475D" w14:textId="089272A6" w:rsidR="0061747F" w:rsidRPr="000976B3" w:rsidRDefault="0061747F" w:rsidP="000976B3">
      <w:pPr>
        <w:widowControl w:val="0"/>
        <w:pBdr>
          <w:top w:val="nil"/>
          <w:left w:val="nil"/>
          <w:bottom w:val="nil"/>
          <w:right w:val="nil"/>
          <w:between w:val="nil"/>
        </w:pBdr>
        <w:spacing w:line="252" w:lineRule="auto"/>
        <w:jc w:val="both"/>
        <w:rPr>
          <w:sz w:val="18"/>
        </w:rPr>
      </w:pPr>
      <w:r w:rsidRPr="000976B3">
        <w:rPr>
          <w:sz w:val="18"/>
        </w:rPr>
        <w:t>C.</w:t>
      </w:r>
      <w:ins w:id="168" w:author="ACER" w:date="2025-11-13T11:19:00Z">
        <w:r w:rsidR="005461AD">
          <w:rPr>
            <w:sz w:val="18"/>
          </w:rPr>
          <w:t xml:space="preserve"> </w:t>
        </w:r>
      </w:ins>
      <w:del w:id="169" w:author="ACER" w:date="2025-11-13T11:19:00Z">
        <w:r w:rsidRPr="000976B3" w:rsidDel="005461AD">
          <w:rPr>
            <w:sz w:val="18"/>
          </w:rPr>
          <w:delText xml:space="preserve"> </w:delText>
        </w:r>
      </w:del>
      <w:r w:rsidRPr="000976B3">
        <w:rPr>
          <w:sz w:val="18"/>
        </w:rPr>
        <w:t>Semi-Supervised or (one-class classification) Deep Anomaly Detection Defined as “a technique assumes that all training instances have only one class label” [</w:t>
      </w:r>
      <w:ins w:id="170" w:author="ACER" w:date="2025-11-13T11:23:00Z">
        <w:r w:rsidR="00BA66F6">
          <w:rPr>
            <w:sz w:val="18"/>
          </w:rPr>
          <w:t>3</w:t>
        </w:r>
      </w:ins>
      <w:del w:id="171" w:author="ACER" w:date="2025-11-13T11:23:00Z">
        <w:r w:rsidRPr="000976B3" w:rsidDel="00BA66F6">
          <w:rPr>
            <w:sz w:val="18"/>
          </w:rPr>
          <w:delText>5</w:delText>
        </w:r>
      </w:del>
      <w:r w:rsidRPr="000976B3">
        <w:rPr>
          <w:sz w:val="18"/>
        </w:rPr>
        <w:t>].</w:t>
      </w:r>
    </w:p>
    <w:p w14:paraId="28AB92E1" w14:textId="77777777" w:rsidR="0061747F" w:rsidRPr="000976B3" w:rsidRDefault="0061747F" w:rsidP="000976B3">
      <w:pPr>
        <w:widowControl w:val="0"/>
        <w:pBdr>
          <w:top w:val="nil"/>
          <w:left w:val="nil"/>
          <w:bottom w:val="nil"/>
          <w:right w:val="nil"/>
          <w:between w:val="nil"/>
        </w:pBdr>
        <w:spacing w:line="252" w:lineRule="auto"/>
        <w:jc w:val="both"/>
        <w:rPr>
          <w:sz w:val="18"/>
        </w:rPr>
      </w:pPr>
    </w:p>
    <w:p w14:paraId="1D8B912E" w14:textId="665E23F7" w:rsidR="0061747F" w:rsidRPr="000976B3" w:rsidRDefault="0061747F" w:rsidP="000976B3">
      <w:pPr>
        <w:widowControl w:val="0"/>
        <w:pBdr>
          <w:top w:val="nil"/>
          <w:left w:val="nil"/>
          <w:bottom w:val="nil"/>
          <w:right w:val="nil"/>
          <w:between w:val="nil"/>
        </w:pBdr>
        <w:spacing w:line="252" w:lineRule="auto"/>
        <w:jc w:val="both"/>
        <w:rPr>
          <w:sz w:val="18"/>
        </w:rPr>
      </w:pPr>
      <w:r w:rsidRPr="000976B3">
        <w:rPr>
          <w:sz w:val="18"/>
        </w:rPr>
        <w:t>D. Unsupervised Deep Anomaly Detection</w:t>
      </w:r>
    </w:p>
    <w:p w14:paraId="6DFFF843" w14:textId="1C3F3EB0" w:rsidR="0061747F" w:rsidRPr="000976B3" w:rsidRDefault="0061747F" w:rsidP="000976B3">
      <w:pPr>
        <w:widowControl w:val="0"/>
        <w:pBdr>
          <w:top w:val="nil"/>
          <w:left w:val="nil"/>
          <w:bottom w:val="nil"/>
          <w:right w:val="nil"/>
          <w:between w:val="nil"/>
        </w:pBdr>
        <w:spacing w:line="252" w:lineRule="auto"/>
        <w:ind w:firstLine="202"/>
        <w:jc w:val="both"/>
        <w:rPr>
          <w:sz w:val="18"/>
        </w:rPr>
      </w:pPr>
      <w:r w:rsidRPr="000976B3">
        <w:rPr>
          <w:sz w:val="18"/>
        </w:rPr>
        <w:t>Unsupervised is “a techniq</w:t>
      </w:r>
      <w:r w:rsidR="000976B3">
        <w:rPr>
          <w:sz w:val="18"/>
        </w:rPr>
        <w:t xml:space="preserve">ue that used automatic labeling </w:t>
      </w:r>
      <w:r w:rsidRPr="000976B3">
        <w:rPr>
          <w:sz w:val="18"/>
        </w:rPr>
        <w:t>of unlabeled data samples”</w:t>
      </w:r>
    </w:p>
    <w:p w14:paraId="7C7CC4E3" w14:textId="77DE74DE" w:rsidR="004B280C" w:rsidRDefault="004B280C" w:rsidP="0061747F">
      <w:pPr>
        <w:widowControl w:val="0"/>
        <w:pBdr>
          <w:top w:val="nil"/>
          <w:left w:val="nil"/>
          <w:bottom w:val="nil"/>
          <w:right w:val="nil"/>
          <w:between w:val="nil"/>
        </w:pBdr>
        <w:spacing w:line="252" w:lineRule="auto"/>
        <w:ind w:firstLine="202"/>
        <w:jc w:val="both"/>
        <w:rPr>
          <w:ins w:id="172" w:author="ACER" w:date="2025-11-04T11:29:00Z"/>
        </w:rPr>
      </w:pPr>
    </w:p>
    <w:p w14:paraId="2A690803" w14:textId="37FD220A" w:rsidR="005461AD" w:rsidRPr="00BA66F6" w:rsidRDefault="005461AD" w:rsidP="005461AD">
      <w:pPr>
        <w:widowControl w:val="0"/>
        <w:pBdr>
          <w:top w:val="nil"/>
          <w:left w:val="nil"/>
          <w:bottom w:val="nil"/>
          <w:right w:val="nil"/>
          <w:between w:val="nil"/>
        </w:pBdr>
        <w:spacing w:line="252" w:lineRule="auto"/>
        <w:jc w:val="both"/>
        <w:rPr>
          <w:ins w:id="173" w:author="ACER" w:date="2025-11-13T11:18:00Z"/>
          <w:sz w:val="18"/>
          <w:rPrChange w:id="174" w:author="ACER" w:date="2025-11-13T11:29:00Z">
            <w:rPr>
              <w:ins w:id="175" w:author="ACER" w:date="2025-11-13T11:18:00Z"/>
            </w:rPr>
          </w:rPrChange>
        </w:rPr>
        <w:pPrChange w:id="176" w:author="ACER" w:date="2025-11-13T11:18:00Z">
          <w:pPr>
            <w:widowControl w:val="0"/>
            <w:pBdr>
              <w:top w:val="nil"/>
              <w:left w:val="nil"/>
              <w:bottom w:val="nil"/>
              <w:right w:val="nil"/>
              <w:between w:val="nil"/>
            </w:pBdr>
            <w:spacing w:line="252" w:lineRule="auto"/>
            <w:ind w:firstLine="202"/>
            <w:jc w:val="both"/>
          </w:pPr>
        </w:pPrChange>
      </w:pPr>
      <w:ins w:id="177" w:author="ACER" w:date="2025-11-13T11:18:00Z">
        <w:r w:rsidRPr="00BA66F6">
          <w:rPr>
            <w:sz w:val="18"/>
            <w:rPrChange w:id="178" w:author="ACER" w:date="2025-11-13T11:29:00Z">
              <w:rPr/>
            </w:rPrChange>
          </w:rPr>
          <w:t xml:space="preserve">E. </w:t>
        </w:r>
        <w:r w:rsidRPr="00BA66F6">
          <w:rPr>
            <w:bCs/>
            <w:sz w:val="18"/>
            <w:rPrChange w:id="179" w:author="ACER" w:date="2025-11-13T11:29:00Z">
              <w:rPr>
                <w:b/>
                <w:bCs/>
              </w:rPr>
            </w:rPrChange>
          </w:rPr>
          <w:t>Supervised Deep Anomaly Detection</w:t>
        </w:r>
        <w:r w:rsidRPr="00BA66F6">
          <w:rPr>
            <w:sz w:val="18"/>
            <w:rPrChange w:id="180" w:author="ACER" w:date="2025-11-13T11:29:00Z">
              <w:rPr/>
            </w:rPrChange>
          </w:rPr>
          <w:t xml:space="preserve"> </w:t>
        </w:r>
      </w:ins>
    </w:p>
    <w:p w14:paraId="2C364F3A" w14:textId="78A401EC" w:rsidR="00BB204A" w:rsidRPr="00BA66F6" w:rsidRDefault="005461AD" w:rsidP="005461AD">
      <w:pPr>
        <w:widowControl w:val="0"/>
        <w:pBdr>
          <w:top w:val="nil"/>
          <w:left w:val="nil"/>
          <w:bottom w:val="nil"/>
          <w:right w:val="nil"/>
          <w:between w:val="nil"/>
        </w:pBdr>
        <w:spacing w:line="252" w:lineRule="auto"/>
        <w:jc w:val="both"/>
        <w:rPr>
          <w:ins w:id="181" w:author="ACER" w:date="2025-11-04T11:29:00Z"/>
          <w:sz w:val="18"/>
          <w:rPrChange w:id="182" w:author="ACER" w:date="2025-11-13T11:29:00Z">
            <w:rPr>
              <w:ins w:id="183" w:author="ACER" w:date="2025-11-04T11:29:00Z"/>
            </w:rPr>
          </w:rPrChange>
        </w:rPr>
        <w:pPrChange w:id="184" w:author="ACER" w:date="2025-11-13T11:18:00Z">
          <w:pPr>
            <w:widowControl w:val="0"/>
            <w:pBdr>
              <w:top w:val="nil"/>
              <w:left w:val="nil"/>
              <w:bottom w:val="nil"/>
              <w:right w:val="nil"/>
              <w:between w:val="nil"/>
            </w:pBdr>
            <w:spacing w:line="252" w:lineRule="auto"/>
            <w:ind w:firstLine="202"/>
            <w:jc w:val="both"/>
          </w:pPr>
        </w:pPrChange>
      </w:pPr>
      <w:ins w:id="185" w:author="ACER" w:date="2025-11-13T11:18:00Z">
        <w:r w:rsidRPr="00BA66F6">
          <w:rPr>
            <w:sz w:val="18"/>
            <w:rPrChange w:id="186" w:author="ACER" w:date="2025-11-13T11:29:00Z">
              <w:rPr/>
            </w:rPrChange>
          </w:rPr>
          <w:t xml:space="preserve">    Defined as "a technique that utilizes a fully labeled dataset containing both normal and anomalous instances to train a binary or multi-class classifier." Unlike unsupervised methods, this approach requires expert-labeled examples of anomalies, making it highly accurate but dependent on the availability of rare anomaly data.</w:t>
        </w:r>
      </w:ins>
    </w:p>
    <w:p w14:paraId="1C956D98" w14:textId="16176A49" w:rsidR="005461AD" w:rsidDel="00BA66F6" w:rsidRDefault="005461AD" w:rsidP="005461AD">
      <w:pPr>
        <w:widowControl w:val="0"/>
        <w:pBdr>
          <w:top w:val="nil"/>
          <w:left w:val="nil"/>
          <w:bottom w:val="nil"/>
          <w:right w:val="nil"/>
          <w:between w:val="nil"/>
        </w:pBdr>
        <w:spacing w:line="252" w:lineRule="auto"/>
        <w:jc w:val="both"/>
        <w:rPr>
          <w:del w:id="187" w:author="ACER" w:date="2025-11-13T11:19:00Z"/>
        </w:rPr>
        <w:pPrChange w:id="188" w:author="ACER" w:date="2025-11-13T11:19:00Z">
          <w:pPr>
            <w:widowControl w:val="0"/>
            <w:pBdr>
              <w:top w:val="nil"/>
              <w:left w:val="nil"/>
              <w:bottom w:val="nil"/>
              <w:right w:val="nil"/>
              <w:between w:val="nil"/>
            </w:pBdr>
            <w:spacing w:line="252" w:lineRule="auto"/>
            <w:ind w:firstLine="202"/>
            <w:jc w:val="both"/>
          </w:pPr>
        </w:pPrChange>
      </w:pPr>
    </w:p>
    <w:p w14:paraId="0E48B52E" w14:textId="0AE1070A" w:rsidR="004B280C" w:rsidDel="00061EC2" w:rsidRDefault="004B280C" w:rsidP="005461AD">
      <w:pPr>
        <w:widowControl w:val="0"/>
        <w:pBdr>
          <w:top w:val="nil"/>
          <w:left w:val="nil"/>
          <w:bottom w:val="nil"/>
          <w:right w:val="nil"/>
          <w:between w:val="nil"/>
        </w:pBdr>
        <w:spacing w:line="252" w:lineRule="auto"/>
        <w:jc w:val="both"/>
        <w:rPr>
          <w:del w:id="189" w:author="ACER" w:date="2025-11-13T10:33:00Z"/>
        </w:rPr>
        <w:pPrChange w:id="190" w:author="ACER" w:date="2025-11-13T11:19:00Z">
          <w:pPr>
            <w:widowControl w:val="0"/>
            <w:pBdr>
              <w:top w:val="nil"/>
              <w:left w:val="nil"/>
              <w:bottom w:val="nil"/>
              <w:right w:val="nil"/>
              <w:between w:val="nil"/>
            </w:pBdr>
            <w:spacing w:line="252" w:lineRule="auto"/>
            <w:ind w:firstLine="202"/>
            <w:jc w:val="both"/>
          </w:pPr>
        </w:pPrChange>
      </w:pPr>
    </w:p>
    <w:p w14:paraId="495F7946" w14:textId="6EBC4A8B" w:rsidR="004B280C" w:rsidDel="00BC0AB7" w:rsidRDefault="004B280C" w:rsidP="005461AD">
      <w:pPr>
        <w:widowControl w:val="0"/>
        <w:pBdr>
          <w:top w:val="nil"/>
          <w:left w:val="nil"/>
          <w:bottom w:val="nil"/>
          <w:right w:val="nil"/>
          <w:between w:val="nil"/>
        </w:pBdr>
        <w:spacing w:line="252" w:lineRule="auto"/>
        <w:jc w:val="both"/>
        <w:rPr>
          <w:del w:id="191" w:author="ACER" w:date="2025-11-12T13:00:00Z"/>
        </w:rPr>
        <w:pPrChange w:id="192" w:author="ACER" w:date="2025-11-13T11:19:00Z">
          <w:pPr>
            <w:widowControl w:val="0"/>
            <w:pBdr>
              <w:top w:val="nil"/>
              <w:left w:val="nil"/>
              <w:bottom w:val="nil"/>
              <w:right w:val="nil"/>
              <w:between w:val="nil"/>
            </w:pBdr>
            <w:spacing w:line="252" w:lineRule="auto"/>
            <w:ind w:firstLine="202"/>
            <w:jc w:val="both"/>
          </w:pPr>
        </w:pPrChange>
      </w:pPr>
    </w:p>
    <w:p w14:paraId="4884A7B6" w14:textId="77777777" w:rsidR="004B280C" w:rsidRDefault="004B280C" w:rsidP="005461AD">
      <w:pPr>
        <w:widowControl w:val="0"/>
        <w:pBdr>
          <w:top w:val="nil"/>
          <w:left w:val="nil"/>
          <w:bottom w:val="nil"/>
          <w:right w:val="nil"/>
          <w:between w:val="nil"/>
        </w:pBdr>
        <w:spacing w:line="252" w:lineRule="auto"/>
        <w:jc w:val="both"/>
        <w:pPrChange w:id="193" w:author="ACER" w:date="2025-11-13T11:19:00Z">
          <w:pPr>
            <w:widowControl w:val="0"/>
            <w:pBdr>
              <w:top w:val="nil"/>
              <w:left w:val="nil"/>
              <w:bottom w:val="nil"/>
              <w:right w:val="nil"/>
              <w:between w:val="nil"/>
            </w:pBdr>
            <w:spacing w:line="252" w:lineRule="auto"/>
            <w:ind w:firstLine="202"/>
            <w:jc w:val="both"/>
          </w:pPr>
        </w:pPrChange>
      </w:pPr>
    </w:p>
    <w:p w14:paraId="28D744EB" w14:textId="6943E5A4" w:rsidR="0096199E" w:rsidRDefault="00A01D5E" w:rsidP="0096199E">
      <w:pPr>
        <w:widowControl w:val="0"/>
        <w:pBdr>
          <w:top w:val="nil"/>
          <w:left w:val="nil"/>
          <w:bottom w:val="nil"/>
          <w:right w:val="nil"/>
          <w:between w:val="nil"/>
        </w:pBdr>
        <w:spacing w:line="252" w:lineRule="auto"/>
        <w:ind w:firstLine="202"/>
        <w:jc w:val="center"/>
      </w:pPr>
      <w:del w:id="194" w:author="ACER" w:date="2025-11-04T10:57:00Z">
        <w:r w:rsidDel="00CD72B8">
          <w:rPr>
            <w:smallCaps/>
          </w:rPr>
          <w:lastRenderedPageBreak/>
          <w:delText>i</w:delText>
        </w:r>
      </w:del>
      <w:ins w:id="195" w:author="ACER" w:date="2025-11-04T10:57:00Z">
        <w:r w:rsidR="00CD72B8" w:rsidRPr="007B1649">
          <w:rPr>
            <w:smallCaps/>
          </w:rPr>
          <w:t>V</w:t>
        </w:r>
        <w:r w:rsidR="00CD72B8" w:rsidRPr="008856C3">
          <w:t>I</w:t>
        </w:r>
        <w:r w:rsidR="00CD72B8" w:rsidRPr="007B1649">
          <w:rPr>
            <w:smallCaps/>
          </w:rPr>
          <w:t xml:space="preserve"> </w:t>
        </w:r>
        <w:r w:rsidR="00CD72B8" w:rsidRPr="007B1649">
          <w:rPr>
            <w:smallCaps/>
          </w:rPr>
          <w:softHyphen/>
        </w:r>
        <w:r w:rsidR="00CD72B8" w:rsidRPr="007B1649">
          <w:rPr>
            <w:smallCaps/>
          </w:rPr>
          <w:softHyphen/>
        </w:r>
        <w:r w:rsidR="00CD72B8" w:rsidRPr="007B1649">
          <w:rPr>
            <w:smallCaps/>
          </w:rPr>
          <w:softHyphen/>
        </w:r>
        <w:r w:rsidR="00CD72B8" w:rsidRPr="007B1649">
          <w:rPr>
            <w:smallCaps/>
          </w:rPr>
          <w:softHyphen/>
        </w:r>
        <w:r w:rsidR="00CD72B8" w:rsidRPr="007B1649">
          <w:rPr>
            <w:smallCaps/>
          </w:rPr>
          <w:softHyphen/>
        </w:r>
      </w:ins>
      <w:del w:id="196" w:author="ACER" w:date="2025-11-04T10:57:00Z">
        <w:r w:rsidDel="00CD72B8">
          <w:rPr>
            <w:smallCaps/>
          </w:rPr>
          <w:delText>v</w:delText>
        </w:r>
      </w:del>
      <w:r>
        <w:rPr>
          <w:smallCaps/>
        </w:rPr>
        <w:t>. Methodologies</w:t>
      </w:r>
    </w:p>
    <w:p w14:paraId="657BA8A9" w14:textId="17B3AAC8" w:rsidR="0096199E" w:rsidRDefault="00A01D5E" w:rsidP="00A01D5E">
      <w:pPr>
        <w:widowControl w:val="0"/>
        <w:pBdr>
          <w:top w:val="nil"/>
          <w:left w:val="nil"/>
          <w:bottom w:val="nil"/>
          <w:right w:val="nil"/>
          <w:between w:val="nil"/>
        </w:pBdr>
        <w:spacing w:line="252" w:lineRule="auto"/>
        <w:ind w:firstLine="202"/>
      </w:pPr>
      <w:r>
        <w:rPr>
          <w:noProof/>
          <w:lang w:val="en-IN" w:eastAsia="en-IN"/>
        </w:rPr>
        <mc:AlternateContent>
          <mc:Choice Requires="wps">
            <w:drawing>
              <wp:inline distT="0" distB="0" distL="0" distR="0" wp14:anchorId="00CE3FB8" wp14:editId="654FD1D9">
                <wp:extent cx="304800" cy="304800"/>
                <wp:effectExtent l="0" t="0" r="0" b="0"/>
                <wp:docPr id="7" name="Rectangle 7" descr="https://lh3.googleusercontent.com/gg-dl/ABS2GSkw32vJG9I13B4hzShK53vfp51U7auJCDBSzT7BdyOrM6drv6PIpOGWKgpbp4UB5qTRWVR1W5b-LoDw08FFdldvp7dlSD4JZShkDMRQL8BmEnAuBLSvVR4om9GkVNQCnVk9a_uWXa6LvsoVj8uMfwGfFJC4BUjizjWGchiS0pW09SjyLg=s1024-r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4271E" id="Rectangle 7" o:spid="_x0000_s1026" alt="https://lh3.googleusercontent.com/gg-dl/ABS2GSkw32vJG9I13B4hzShK53vfp51U7auJCDBSzT7BdyOrM6drv6PIpOGWKgpbp4UB5qTRWVR1W5b-LoDw08FFdldvp7dlSD4JZShkDMRQL8BmEnAuBLSvVR4om9GkVNQCnVk9a_uWXa6LvsoVj8uMfwGfFJC4BUjizjWGchiS0pW09SjyLg=s1024-r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" filled="f" stroked="f">
                <o:lock v:ext="edit" aspectratio="t"/>
                <w10:anchorlock/>
              </v:rect>
            </w:pict>
          </mc:Fallback>
        </mc:AlternateContent>
      </w:r>
      <w:r w:rsidRPr="00A01D5E">
        <w:rPr>
          <w:snapToGrid w:val="0"/>
          <w:color w:val="000000"/>
          <w:w w:val="0"/>
          <w:sz w:val="0"/>
          <w:szCs w:val="0"/>
          <w:u w:color="000000"/>
          <w:bdr w:val="none" w:sz="0" w:space="0" w:color="000000"/>
          <w:shd w:val="clear" w:color="000000" w:fill="000000"/>
          <w:lang w:val="x-none" w:eastAsia="x-none" w:bidi="x-none"/>
        </w:rPr>
        <w:t xml:space="preserve"> </w:t>
      </w:r>
      <w:r w:rsidRPr="00A01D5E">
        <w:rPr>
          <w:noProof/>
          <w:lang w:val="en-IN" w:eastAsia="en-IN"/>
        </w:rPr>
        <w:drawing>
          <wp:inline distT="0" distB="0" distL="0" distR="0" wp14:anchorId="2083882E" wp14:editId="1B4DAB1E">
            <wp:extent cx="3061970" cy="1859069"/>
            <wp:effectExtent l="0" t="0" r="5080" b="8255"/>
            <wp:docPr id="8" name="Picture 8" descr="C:\Users\ACER\AppData\Local\Packages\5319275A.WhatsAppDesktop_cv1g1gvanyjgm\TempState\7735E310A8F8A4DE2430338DFAE18359\WhatsApp Image 2025-11-03 at 15.05.21_92ebc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CER\AppData\Local\Packages\5319275A.WhatsAppDesktop_cv1g1gvanyjgm\TempState\7735E310A8F8A4DE2430338DFAE18359\WhatsApp Image 2025-11-03 at 15.05.21_92ebc42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7518" cy="1886723"/>
                    </a:xfrm>
                    <a:prstGeom prst="rect">
                      <a:avLst/>
                    </a:prstGeom>
                    <a:noFill/>
                    <a:ln>
                      <a:noFill/>
                    </a:ln>
                  </pic:spPr>
                </pic:pic>
              </a:graphicData>
            </a:graphic>
          </wp:inline>
        </w:drawing>
      </w:r>
    </w:p>
    <w:p w14:paraId="7719A9ED" w14:textId="0DAA50C7" w:rsidR="0096199E" w:rsidRDefault="0096199E" w:rsidP="00A01D5E">
      <w:pPr>
        <w:widowControl w:val="0"/>
        <w:pBdr>
          <w:top w:val="nil"/>
          <w:left w:val="nil"/>
          <w:bottom w:val="nil"/>
          <w:right w:val="nil"/>
          <w:between w:val="nil"/>
        </w:pBdr>
        <w:spacing w:before="20" w:line="252" w:lineRule="auto"/>
        <w:jc w:val="both"/>
        <w:rPr>
          <w:color w:val="000000"/>
        </w:rPr>
      </w:pPr>
    </w:p>
    <w:p w14:paraId="3A35D8E2" w14:textId="15C3285E" w:rsidR="00A01D5E" w:rsidRDefault="00A01D5E" w:rsidP="00A01D5E">
      <w:pPr>
        <w:widowControl w:val="0"/>
        <w:pBdr>
          <w:top w:val="nil"/>
          <w:left w:val="nil"/>
          <w:bottom w:val="nil"/>
          <w:right w:val="nil"/>
          <w:between w:val="nil"/>
        </w:pBdr>
        <w:spacing w:before="20" w:line="252" w:lineRule="auto"/>
        <w:ind w:firstLine="202"/>
        <w:jc w:val="center"/>
        <w:rPr>
          <w:sz w:val="18"/>
          <w:szCs w:val="18"/>
        </w:rPr>
      </w:pPr>
      <w:r w:rsidRPr="00A01D5E">
        <w:rPr>
          <w:sz w:val="18"/>
          <w:szCs w:val="18"/>
        </w:rPr>
        <w:t>Fig.2: Machi</w:t>
      </w:r>
      <w:r w:rsidR="000976B3">
        <w:rPr>
          <w:sz w:val="18"/>
          <w:szCs w:val="18"/>
        </w:rPr>
        <w:t>ne Learning Techniques Observed</w:t>
      </w:r>
    </w:p>
    <w:p w14:paraId="39886066" w14:textId="5D2A367C" w:rsidR="00A01D5E" w:rsidRDefault="00A01D5E" w:rsidP="00A01D5E">
      <w:pPr>
        <w:widowControl w:val="0"/>
        <w:pBdr>
          <w:top w:val="nil"/>
          <w:left w:val="nil"/>
          <w:bottom w:val="nil"/>
          <w:right w:val="nil"/>
          <w:between w:val="nil"/>
        </w:pBdr>
        <w:spacing w:before="20" w:line="252" w:lineRule="auto"/>
        <w:rPr>
          <w:sz w:val="18"/>
          <w:szCs w:val="18"/>
        </w:rPr>
      </w:pPr>
    </w:p>
    <w:p w14:paraId="1E1049BA" w14:textId="71E91B7D" w:rsidR="00A01D5E" w:rsidRDefault="00A01D5E" w:rsidP="00A01D5E">
      <w:pPr>
        <w:widowControl w:val="0"/>
        <w:pBdr>
          <w:top w:val="nil"/>
          <w:left w:val="nil"/>
          <w:bottom w:val="nil"/>
          <w:right w:val="nil"/>
          <w:between w:val="nil"/>
        </w:pBdr>
        <w:spacing w:before="20" w:line="252" w:lineRule="auto"/>
        <w:rPr>
          <w:sz w:val="18"/>
          <w:szCs w:val="18"/>
        </w:rPr>
      </w:pPr>
    </w:p>
    <w:p w14:paraId="16D09016" w14:textId="619B8DAD" w:rsidR="00A01D5E" w:rsidRPr="00A01D5E" w:rsidRDefault="00A01D5E" w:rsidP="00A01D5E">
      <w:pPr>
        <w:widowControl w:val="0"/>
        <w:pBdr>
          <w:top w:val="nil"/>
          <w:left w:val="nil"/>
          <w:bottom w:val="nil"/>
          <w:right w:val="nil"/>
          <w:between w:val="nil"/>
        </w:pBdr>
        <w:spacing w:before="20" w:line="252" w:lineRule="auto"/>
        <w:rPr>
          <w:color w:val="000000"/>
          <w:sz w:val="18"/>
          <w:szCs w:val="18"/>
        </w:rPr>
      </w:pPr>
      <w:r w:rsidRPr="00A01D5E">
        <w:rPr>
          <w:noProof/>
          <w:color w:val="000000"/>
          <w:sz w:val="18"/>
          <w:szCs w:val="18"/>
          <w:lang w:val="en-IN" w:eastAsia="en-IN"/>
        </w:rPr>
        <w:drawing>
          <wp:inline distT="0" distB="0" distL="0" distR="0" wp14:anchorId="66580DCF" wp14:editId="2D3E3A3A">
            <wp:extent cx="3063240" cy="2622601"/>
            <wp:effectExtent l="0" t="0" r="3810" b="6350"/>
            <wp:docPr id="12" name="Picture 12" descr="C:\Users\ACER\AppData\Local\Packages\5319275A.WhatsAppDesktop_cv1g1gvanyjgm\TempState\309D36BFE0E77374DEEB836355F8DB23\WhatsApp Image 2025-11-03 at 15.06.42_c73bdd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CER\AppData\Local\Packages\5319275A.WhatsAppDesktop_cv1g1gvanyjgm\TempState\309D36BFE0E77374DEEB836355F8DB23\WhatsApp Image 2025-11-03 at 15.06.42_c73bdda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3240" cy="2622601"/>
                    </a:xfrm>
                    <a:prstGeom prst="rect">
                      <a:avLst/>
                    </a:prstGeom>
                    <a:noFill/>
                    <a:ln>
                      <a:noFill/>
                    </a:ln>
                  </pic:spPr>
                </pic:pic>
              </a:graphicData>
            </a:graphic>
          </wp:inline>
        </w:drawing>
      </w:r>
    </w:p>
    <w:p w14:paraId="3BE17BC4" w14:textId="6620E295" w:rsidR="00A01D5E" w:rsidRPr="00A01D5E" w:rsidRDefault="00A01D5E" w:rsidP="00A01D5E">
      <w:pPr>
        <w:pStyle w:val="Heading2"/>
        <w:numPr>
          <w:ilvl w:val="0"/>
          <w:numId w:val="0"/>
        </w:numPr>
        <w:jc w:val="center"/>
        <w:rPr>
          <w:i w:val="0"/>
          <w:sz w:val="18"/>
        </w:rPr>
      </w:pPr>
      <w:r w:rsidRPr="00A01D5E">
        <w:rPr>
          <w:i w:val="0"/>
          <w:sz w:val="18"/>
        </w:rPr>
        <w:t>Fig.3. Feature Selection/Extraction Techni</w:t>
      </w:r>
      <w:r w:rsidR="000976B3">
        <w:rPr>
          <w:i w:val="0"/>
          <w:sz w:val="18"/>
        </w:rPr>
        <w:t>ques Observed in the Literature</w:t>
      </w:r>
    </w:p>
    <w:p w14:paraId="66E8346C" w14:textId="3B487D50" w:rsidR="00732E46" w:rsidRDefault="00732E46" w:rsidP="00DB3364">
      <w:pPr>
        <w:pStyle w:val="Heading2"/>
        <w:numPr>
          <w:ilvl w:val="0"/>
          <w:numId w:val="0"/>
        </w:numPr>
      </w:pPr>
    </w:p>
    <w:p w14:paraId="66FC466B" w14:textId="77266756" w:rsidR="00035DFE" w:rsidRDefault="00035DFE" w:rsidP="00035DFE"/>
    <w:p w14:paraId="175740BC" w14:textId="0A2DD5C3" w:rsidR="00035DFE" w:rsidRPr="00C45266" w:rsidRDefault="00035DFE" w:rsidP="00035DFE">
      <w:pPr>
        <w:jc w:val="center"/>
        <w:rPr>
          <w:smallCaps/>
        </w:rPr>
      </w:pPr>
      <w:r w:rsidRPr="00C45266">
        <w:rPr>
          <w:smallCaps/>
        </w:rPr>
        <w:t>V</w:t>
      </w:r>
      <w:ins w:id="197" w:author="ACER" w:date="2025-11-04T10:50:00Z">
        <w:r w:rsidR="00446A81" w:rsidRPr="00C45266">
          <w:rPr>
            <w:smallCaps/>
          </w:rPr>
          <w:softHyphen/>
        </w:r>
        <w:r w:rsidR="00446A81" w:rsidRPr="00C45266">
          <w:rPr>
            <w:smallCaps/>
          </w:rPr>
          <w:softHyphen/>
        </w:r>
        <w:r w:rsidR="00446A81" w:rsidRPr="00C45266">
          <w:rPr>
            <w:smallCaps/>
          </w:rPr>
          <w:softHyphen/>
        </w:r>
        <w:r w:rsidR="00446A81" w:rsidRPr="00C45266">
          <w:rPr>
            <w:smallCaps/>
          </w:rPr>
          <w:softHyphen/>
        </w:r>
        <w:r w:rsidR="00446A81" w:rsidRPr="00C45266">
          <w:rPr>
            <w:smallCaps/>
          </w:rPr>
          <w:softHyphen/>
        </w:r>
      </w:ins>
      <w:r w:rsidRPr="00C45266">
        <w:rPr>
          <w:smallCaps/>
        </w:rPr>
        <w:t>. Literature  Review</w:t>
      </w:r>
    </w:p>
    <w:p w14:paraId="4E71432B" w14:textId="026D861C" w:rsidR="00035DFE" w:rsidRDefault="00035DFE" w:rsidP="00035DFE">
      <w:pPr>
        <w:rPr>
          <w:smallCaps/>
        </w:rPr>
      </w:pPr>
    </w:p>
    <w:p w14:paraId="44DEA14B" w14:textId="3CEF5894" w:rsidR="003A6789" w:rsidRPr="000976B3" w:rsidRDefault="003A6789" w:rsidP="000976B3">
      <w:pPr>
        <w:jc w:val="both"/>
        <w:rPr>
          <w:sz w:val="18"/>
        </w:rPr>
      </w:pPr>
      <w:r w:rsidRPr="000976B3">
        <w:rPr>
          <w:sz w:val="18"/>
        </w:rPr>
        <w:t>1. Deep getting to know methods to HSI</w:t>
      </w:r>
    </w:p>
    <w:p w14:paraId="0AFC55D1" w14:textId="7AF06B79" w:rsidR="003A6789" w:rsidRDefault="003A6789" w:rsidP="000976B3">
      <w:pPr>
        <w:jc w:val="both"/>
        <w:rPr>
          <w:sz w:val="18"/>
        </w:rPr>
      </w:pPr>
      <w:r w:rsidRPr="000976B3">
        <w:rPr>
          <w:sz w:val="18"/>
        </w:rPr>
        <w:t xml:space="preserve">        In recent years, an expansion of DL techniques and architectures had been proposed to deal with the HSI analysis venture described inside the previous segment. we can mainly cognizance on Convolutional Neural Networks (CNN) in distinct configurations (spectral, spatial, spectral–spatial) that have generally been hired with the aim of feature extraction and classification. In doing so, we will introduce numerous strategies, from classical networks to the mixing with multiscale and fusion strategies, as in [</w:t>
      </w:r>
      <w:del w:id="198" w:author="ACER" w:date="2025-11-13T11:14:00Z">
        <w:r w:rsidRPr="000976B3" w:rsidDel="005461AD">
          <w:rPr>
            <w:sz w:val="18"/>
          </w:rPr>
          <w:delText>1</w:delText>
        </w:r>
      </w:del>
      <w:r w:rsidRPr="000976B3">
        <w:rPr>
          <w:sz w:val="18"/>
        </w:rPr>
        <w:t>3</w:t>
      </w:r>
      <w:del w:id="199" w:author="ACER" w:date="2025-11-13T11:14:00Z">
        <w:r w:rsidRPr="000976B3" w:rsidDel="005461AD">
          <w:rPr>
            <w:sz w:val="18"/>
          </w:rPr>
          <w:delText>1</w:delText>
        </w:r>
      </w:del>
      <w:r w:rsidRPr="000976B3">
        <w:rPr>
          <w:sz w:val="18"/>
        </w:rPr>
        <w:t>]. other good sized architectures we consider are Autoencoders, Deep perception Networks, Generative adverse Networks and Recurrent Neural networks (all concisely revised in Appendix A). those architectures are flexible and adaptable to distinct records evaluation obligations and suit HSI evaluation as well. Dataset augmentation, post-processing solutions and a top level view about new instructions in HSI statistics</w:t>
      </w:r>
      <w:r w:rsidR="000976B3" w:rsidRPr="000976B3">
        <w:rPr>
          <w:sz w:val="18"/>
        </w:rPr>
        <w:t xml:space="preserve"> managing conclude this phase.</w:t>
      </w:r>
    </w:p>
    <w:p w14:paraId="7457EC2D" w14:textId="6C0C77DA" w:rsidR="000976B3" w:rsidDel="00BB204A" w:rsidRDefault="000976B3" w:rsidP="000976B3">
      <w:pPr>
        <w:jc w:val="both"/>
        <w:rPr>
          <w:del w:id="200" w:author="ACER" w:date="2025-11-04T11:29:00Z"/>
          <w:sz w:val="18"/>
        </w:rPr>
      </w:pPr>
    </w:p>
    <w:p w14:paraId="355EC9A0" w14:textId="77777777" w:rsidR="000976B3" w:rsidDel="00BB204A" w:rsidRDefault="000976B3" w:rsidP="000976B3">
      <w:pPr>
        <w:jc w:val="both"/>
        <w:rPr>
          <w:del w:id="201" w:author="ACER" w:date="2025-11-04T11:29:00Z"/>
        </w:rPr>
      </w:pPr>
    </w:p>
    <w:p w14:paraId="2402C510" w14:textId="77777777" w:rsidR="008D2941" w:rsidDel="00BB204A" w:rsidRDefault="008D2941" w:rsidP="003A6789">
      <w:pPr>
        <w:rPr>
          <w:del w:id="202" w:author="ACER" w:date="2025-11-04T11:29:00Z"/>
        </w:rPr>
      </w:pPr>
    </w:p>
    <w:p w14:paraId="722B853D" w14:textId="77777777" w:rsidR="000976B3" w:rsidRPr="000976B3" w:rsidRDefault="008D2941" w:rsidP="003A6789">
      <w:pPr>
        <w:rPr>
          <w:sz w:val="18"/>
        </w:rPr>
      </w:pPr>
      <w:r w:rsidRPr="000976B3">
        <w:rPr>
          <w:sz w:val="18"/>
        </w:rPr>
        <w:t>2.</w:t>
      </w:r>
      <w:r w:rsidR="000976B3" w:rsidRPr="000976B3">
        <w:rPr>
          <w:sz w:val="18"/>
        </w:rPr>
        <w:t xml:space="preserve"> Facts managing</w:t>
      </w:r>
    </w:p>
    <w:p w14:paraId="6E3E4E01" w14:textId="4D86ABD0" w:rsidR="003A6789" w:rsidRPr="000976B3" w:rsidRDefault="000976B3" w:rsidP="000976B3">
      <w:pPr>
        <w:jc w:val="both"/>
        <w:rPr>
          <w:sz w:val="18"/>
        </w:rPr>
      </w:pPr>
      <w:r w:rsidRPr="000976B3">
        <w:rPr>
          <w:sz w:val="18"/>
        </w:rPr>
        <w:t xml:space="preserve">      </w:t>
      </w:r>
      <w:r w:rsidR="008D2941" w:rsidRPr="000976B3">
        <w:rPr>
          <w:sz w:val="18"/>
        </w:rPr>
        <w:t xml:space="preserve"> </w:t>
      </w:r>
      <w:r w:rsidR="003A6789" w:rsidRPr="000976B3">
        <w:rPr>
          <w:sz w:val="18"/>
        </w:rPr>
        <w:t>Hyperspectral statistics may be handled according to special spatial–spectral viewpoints. most of the early DL techniques handiest exploit facts pixel-clever (1-dimensional techniques), running in the spectral path. this could be completed by way of extracting spectral signatures from single pixels or from organizations of them either surrounding a significant pixel or belonging to an item location. The latter approach usually desires some a-priori information and a pre-processing segment to detect the item of interest (by using segmentation). In [</w:t>
      </w:r>
      <w:del w:id="203" w:author="ACER" w:date="2025-11-13T11:23:00Z">
        <w:r w:rsidR="003A6789" w:rsidRPr="000976B3" w:rsidDel="00BA66F6">
          <w:rPr>
            <w:sz w:val="18"/>
          </w:rPr>
          <w:delText>10</w:delText>
        </w:r>
      </w:del>
      <w:r w:rsidR="003A6789" w:rsidRPr="000976B3">
        <w:rPr>
          <w:sz w:val="18"/>
        </w:rPr>
        <w:t>7] a spectral cosine distance rework is exploited to discover and weight pixels belonging to objects of interest in a biomedical software. Dimensionality discount is used to tackle the spectral information redundancy. Of the one-of-a-kind dimensionality discount techniques, PCA remains a traditional way to proceed. depending on the context, different procedures can be used as nicely, which include ICA [</w:t>
      </w:r>
      <w:del w:id="204" w:author="ACER" w:date="2025-11-13T11:23:00Z">
        <w:r w:rsidR="003A6789" w:rsidRPr="000976B3" w:rsidDel="00BA66F6">
          <w:rPr>
            <w:sz w:val="18"/>
          </w:rPr>
          <w:delText>13</w:delText>
        </w:r>
      </w:del>
      <w:r w:rsidR="003A6789" w:rsidRPr="000976B3">
        <w:rPr>
          <w:sz w:val="18"/>
        </w:rPr>
        <w:t>2] and stacked autoencoders [6</w:t>
      </w:r>
      <w:del w:id="205" w:author="ACER" w:date="2025-11-13T11:23:00Z">
        <w:r w:rsidR="003A6789" w:rsidRPr="000976B3" w:rsidDel="00BA66F6">
          <w:rPr>
            <w:sz w:val="18"/>
          </w:rPr>
          <w:delText>6</w:delText>
        </w:r>
      </w:del>
      <w:r w:rsidR="003A6789" w:rsidRPr="000976B3">
        <w:rPr>
          <w:sz w:val="18"/>
        </w:rPr>
        <w:t>]. in any other case, a 2-dimensional procedure may be applied. In this situati</w:t>
      </w:r>
      <w:r w:rsidR="008D2941" w:rsidRPr="000976B3">
        <w:rPr>
          <w:sz w:val="18"/>
        </w:rPr>
        <w:t xml:space="preserve">on a preliminary dimensionality </w:t>
      </w:r>
      <w:r w:rsidR="003A6789" w:rsidRPr="000976B3">
        <w:rPr>
          <w:sz w:val="18"/>
        </w:rPr>
        <w:t>discount is typically executed as nicely. Spatial processing is exploited to</w:t>
      </w:r>
      <w:r w:rsidR="008D2941" w:rsidRPr="000976B3">
        <w:rPr>
          <w:sz w:val="18"/>
        </w:rPr>
        <w:t xml:space="preserve"> extract spatial functions from </w:t>
      </w:r>
      <w:r w:rsidR="003A6789" w:rsidRPr="000976B3">
        <w:rPr>
          <w:sz w:val="18"/>
        </w:rPr>
        <w:t>the co</w:t>
      </w:r>
      <w:r w:rsidR="008D2941" w:rsidRPr="000976B3">
        <w:rPr>
          <w:sz w:val="18"/>
        </w:rPr>
        <w:t xml:space="preserve">mplete bands or on 2nd patches. </w:t>
      </w:r>
      <w:r w:rsidR="003A6789" w:rsidRPr="000976B3">
        <w:rPr>
          <w:sz w:val="18"/>
        </w:rPr>
        <w:t>finally, HSI information can be handled as a whole with the purpose of extra</w:t>
      </w:r>
      <w:r w:rsidR="008D2941" w:rsidRPr="000976B3">
        <w:rPr>
          <w:sz w:val="18"/>
        </w:rPr>
        <w:t xml:space="preserve">cting both spatial and spectral </w:t>
      </w:r>
      <w:r w:rsidR="003A6789" w:rsidRPr="000976B3">
        <w:rPr>
          <w:sz w:val="18"/>
        </w:rPr>
        <w:t>functions (three-dimensional). a number of those approaches nonetheless use a pre-p</w:t>
      </w:r>
      <w:r w:rsidR="008D2941" w:rsidRPr="000976B3">
        <w:rPr>
          <w:sz w:val="18"/>
        </w:rPr>
        <w:t xml:space="preserve">rocessing stage to circumstance </w:t>
      </w:r>
      <w:r w:rsidR="003A6789" w:rsidRPr="000976B3">
        <w:rPr>
          <w:sz w:val="18"/>
        </w:rPr>
        <w:t xml:space="preserve">the statistics, however frequently the very last </w:t>
      </w:r>
      <w:r w:rsidR="008D2941" w:rsidRPr="000976B3">
        <w:rPr>
          <w:sz w:val="18"/>
        </w:rPr>
        <w:t xml:space="preserve">goal is to work directly on the </w:t>
      </w:r>
      <w:r w:rsidR="003A6789" w:rsidRPr="000976B3">
        <w:rPr>
          <w:sz w:val="18"/>
        </w:rPr>
        <w:t xml:space="preserve">"uncooked" </w:t>
      </w:r>
      <w:r w:rsidR="008D2941" w:rsidRPr="000976B3">
        <w:rPr>
          <w:sz w:val="18"/>
        </w:rPr>
        <w:t xml:space="preserve"> </w:t>
      </w:r>
      <w:r w:rsidR="003A6789" w:rsidRPr="000976B3">
        <w:rPr>
          <w:sz w:val="18"/>
        </w:rPr>
        <w:t>hyper</w:t>
      </w:r>
      <w:r w:rsidR="008D2941" w:rsidRPr="000976B3">
        <w:rPr>
          <w:sz w:val="18"/>
        </w:rPr>
        <w:t xml:space="preserve"> cubes. because this may be a </w:t>
      </w:r>
      <w:r w:rsidR="003A6789" w:rsidRPr="000976B3">
        <w:rPr>
          <w:sz w:val="18"/>
        </w:rPr>
        <w:t>computationally high priced and complex way to proceed, operating on</w:t>
      </w:r>
      <w:r w:rsidR="008D2941" w:rsidRPr="000976B3">
        <w:rPr>
          <w:sz w:val="18"/>
        </w:rPr>
        <w:t xml:space="preserve"> 3D patches (i.e., sub-volumes) </w:t>
      </w:r>
      <w:r w:rsidR="003A6789" w:rsidRPr="000976B3">
        <w:rPr>
          <w:sz w:val="18"/>
        </w:rPr>
        <w:t>is mostly a desired approach.</w:t>
      </w:r>
    </w:p>
    <w:p w14:paraId="745969A8" w14:textId="77777777" w:rsidR="008D2941" w:rsidRPr="000976B3" w:rsidRDefault="008D2941" w:rsidP="000976B3">
      <w:pPr>
        <w:jc w:val="both"/>
        <w:rPr>
          <w:sz w:val="18"/>
        </w:rPr>
      </w:pPr>
    </w:p>
    <w:p w14:paraId="6743676F" w14:textId="33D05F0A" w:rsidR="003A6789" w:rsidRPr="000976B3" w:rsidRDefault="008D2941" w:rsidP="000976B3">
      <w:pPr>
        <w:jc w:val="both"/>
        <w:rPr>
          <w:sz w:val="18"/>
        </w:rPr>
      </w:pPr>
      <w:r w:rsidRPr="000976B3">
        <w:rPr>
          <w:sz w:val="18"/>
        </w:rPr>
        <w:t>3</w:t>
      </w:r>
      <w:r w:rsidR="003A6789" w:rsidRPr="000976B3">
        <w:rPr>
          <w:sz w:val="18"/>
        </w:rPr>
        <w:t>. Convolutional Neural Networks</w:t>
      </w:r>
    </w:p>
    <w:p w14:paraId="73985BB7" w14:textId="3C1CD347" w:rsidR="008D2941" w:rsidRPr="000976B3" w:rsidRDefault="004C2F6C" w:rsidP="000976B3">
      <w:pPr>
        <w:jc w:val="both"/>
        <w:rPr>
          <w:sz w:val="18"/>
        </w:rPr>
      </w:pPr>
      <w:ins w:id="206" w:author="ACER" w:date="2025-11-03T18:52:00Z">
        <w:r>
          <w:rPr>
            <w:sz w:val="18"/>
          </w:rPr>
          <w:t xml:space="preserve">       </w:t>
        </w:r>
      </w:ins>
      <w:r w:rsidR="00282C1F">
        <w:rPr>
          <w:sz w:val="18"/>
        </w:rPr>
        <w:t>N</w:t>
      </w:r>
      <w:r w:rsidR="003A6789" w:rsidRPr="000976B3">
        <w:rPr>
          <w:sz w:val="18"/>
        </w:rPr>
        <w:t>owadays CNNs</w:t>
      </w:r>
      <w:r w:rsidR="008D2941" w:rsidRPr="000976B3">
        <w:rPr>
          <w:sz w:val="18"/>
        </w:rPr>
        <w:t xml:space="preserve"> </w:t>
      </w:r>
      <w:r w:rsidR="003A6789" w:rsidRPr="000976B3">
        <w:rPr>
          <w:sz w:val="18"/>
        </w:rPr>
        <w:t>are the maximum famous DL technique in computer v</w:t>
      </w:r>
      <w:r w:rsidR="008D2941" w:rsidRPr="000976B3">
        <w:rPr>
          <w:sz w:val="18"/>
        </w:rPr>
        <w:t xml:space="preserve">ision, way to their capacity to </w:t>
      </w:r>
      <w:r w:rsidR="003A6789" w:rsidRPr="000976B3">
        <w:rPr>
          <w:sz w:val="18"/>
        </w:rPr>
        <w:t>include extra significant restrict within the studying manner, li</w:t>
      </w:r>
      <w:r w:rsidR="008D2941" w:rsidRPr="000976B3">
        <w:rPr>
          <w:sz w:val="18"/>
        </w:rPr>
        <w:t xml:space="preserve">ke space-invariant features and </w:t>
      </w:r>
      <w:r w:rsidR="003A6789" w:rsidRPr="000976B3">
        <w:rPr>
          <w:sz w:val="18"/>
        </w:rPr>
        <w:t>robustness to mod</w:t>
      </w:r>
      <w:r w:rsidR="008D2941" w:rsidRPr="000976B3">
        <w:rPr>
          <w:sz w:val="18"/>
        </w:rPr>
        <w:t xml:space="preserve">erate rotation and deformation. </w:t>
      </w:r>
      <w:r w:rsidR="003A6789" w:rsidRPr="000976B3">
        <w:rPr>
          <w:sz w:val="18"/>
        </w:rPr>
        <w:t>They</w:t>
      </w:r>
      <w:r w:rsidR="008D2941" w:rsidRPr="000976B3">
        <w:rPr>
          <w:sz w:val="18"/>
        </w:rPr>
        <w:t xml:space="preserve"> </w:t>
      </w:r>
      <w:r w:rsidR="003A6789" w:rsidRPr="000976B3">
        <w:rPr>
          <w:sz w:val="18"/>
        </w:rPr>
        <w:t>can</w:t>
      </w:r>
      <w:r w:rsidR="008D2941" w:rsidRPr="000976B3">
        <w:rPr>
          <w:sz w:val="18"/>
        </w:rPr>
        <w:t xml:space="preserve"> </w:t>
      </w:r>
      <w:r w:rsidR="003A6789" w:rsidRPr="000976B3">
        <w:rPr>
          <w:sz w:val="18"/>
        </w:rPr>
        <w:t>also</w:t>
      </w:r>
      <w:r w:rsidR="008D2941" w:rsidRPr="000976B3">
        <w:rPr>
          <w:sz w:val="18"/>
        </w:rPr>
        <w:t xml:space="preserve"> </w:t>
      </w:r>
      <w:r w:rsidR="003A6789" w:rsidRPr="000976B3">
        <w:rPr>
          <w:sz w:val="18"/>
        </w:rPr>
        <w:t>work</w:t>
      </w:r>
      <w:r w:rsidR="008D2941" w:rsidRPr="000976B3">
        <w:rPr>
          <w:sz w:val="18"/>
        </w:rPr>
        <w:t xml:space="preserve"> </w:t>
      </w:r>
      <w:r w:rsidR="003A6789" w:rsidRPr="000976B3">
        <w:rPr>
          <w:sz w:val="18"/>
        </w:rPr>
        <w:t>with</w:t>
      </w:r>
      <w:r w:rsidR="008D2941" w:rsidRPr="000976B3">
        <w:rPr>
          <w:sz w:val="18"/>
        </w:rPr>
        <w:t xml:space="preserve"> </w:t>
      </w:r>
      <w:r w:rsidR="003A6789" w:rsidRPr="000976B3">
        <w:rPr>
          <w:sz w:val="18"/>
        </w:rPr>
        <w:t>a</w:t>
      </w:r>
      <w:r w:rsidR="008D2941" w:rsidRPr="000976B3">
        <w:rPr>
          <w:sz w:val="18"/>
        </w:rPr>
        <w:t xml:space="preserve"> </w:t>
      </w:r>
      <w:r w:rsidR="003A6789" w:rsidRPr="000976B3">
        <w:rPr>
          <w:sz w:val="18"/>
        </w:rPr>
        <w:t>limited</w:t>
      </w:r>
      <w:r w:rsidR="008D2941" w:rsidRPr="000976B3">
        <w:rPr>
          <w:sz w:val="18"/>
        </w:rPr>
        <w:t xml:space="preserve"> </w:t>
      </w:r>
      <w:r w:rsidR="003A6789" w:rsidRPr="000976B3">
        <w:rPr>
          <w:sz w:val="18"/>
        </w:rPr>
        <w:t>training</w:t>
      </w:r>
      <w:r w:rsidR="008D2941" w:rsidRPr="000976B3">
        <w:rPr>
          <w:sz w:val="18"/>
        </w:rPr>
        <w:t xml:space="preserve"> </w:t>
      </w:r>
      <w:r w:rsidR="003A6789" w:rsidRPr="000976B3">
        <w:rPr>
          <w:sz w:val="18"/>
        </w:rPr>
        <w:t>dataset</w:t>
      </w:r>
      <w:r w:rsidR="008D2941" w:rsidRPr="000976B3">
        <w:rPr>
          <w:sz w:val="18"/>
        </w:rPr>
        <w:t xml:space="preserve"> </w:t>
      </w:r>
      <w:r w:rsidR="003A6789" w:rsidRPr="000976B3">
        <w:rPr>
          <w:sz w:val="18"/>
        </w:rPr>
        <w:t>thanks</w:t>
      </w:r>
      <w:r w:rsidR="008D2941" w:rsidRPr="000976B3">
        <w:rPr>
          <w:sz w:val="18"/>
        </w:rPr>
        <w:t xml:space="preserve"> </w:t>
      </w:r>
      <w:r w:rsidR="003A6789" w:rsidRPr="000976B3">
        <w:rPr>
          <w:sz w:val="18"/>
        </w:rPr>
        <w:t>to new and</w:t>
      </w:r>
      <w:r w:rsidR="008D2941" w:rsidRPr="000976B3">
        <w:rPr>
          <w:sz w:val="18"/>
        </w:rPr>
        <w:t xml:space="preserve"> </w:t>
      </w:r>
      <w:r w:rsidR="003A6789" w:rsidRPr="000976B3">
        <w:rPr>
          <w:sz w:val="18"/>
        </w:rPr>
        <w:t>powerful regularization strategies, which might be o</w:t>
      </w:r>
      <w:r w:rsidR="008D2941" w:rsidRPr="000976B3">
        <w:rPr>
          <w:sz w:val="18"/>
        </w:rPr>
        <w:t xml:space="preserve">ne of the most essential traits </w:t>
      </w:r>
      <w:r w:rsidR="003A6789" w:rsidRPr="000976B3">
        <w:rPr>
          <w:sz w:val="18"/>
        </w:rPr>
        <w:t>behind</w:t>
      </w:r>
      <w:r w:rsidR="000976B3">
        <w:rPr>
          <w:sz w:val="18"/>
        </w:rPr>
        <w:t xml:space="preserve"> </w:t>
      </w:r>
      <w:r w:rsidR="000976B3" w:rsidRPr="000976B3">
        <w:rPr>
          <w:sz w:val="18"/>
          <w:szCs w:val="18"/>
        </w:rPr>
        <w:t>their fulfillment. inside the following</w:t>
      </w:r>
      <w:r w:rsidR="000976B3">
        <w:rPr>
          <w:sz w:val="18"/>
          <w:szCs w:val="18"/>
        </w:rPr>
        <w:t xml:space="preserve"> </w:t>
      </w:r>
      <w:r w:rsidR="000976B3" w:rsidRPr="000976B3">
        <w:rPr>
          <w:sz w:val="18"/>
          <w:szCs w:val="18"/>
        </w:rPr>
        <w:t>subsections we</w:t>
      </w:r>
    </w:p>
    <w:p w14:paraId="682B33B2" w14:textId="77777777" w:rsidR="008D2941" w:rsidRDefault="008D2941" w:rsidP="008D2941">
      <w:pPr>
        <w:jc w:val="both"/>
      </w:pPr>
      <w:r w:rsidRPr="008D2941">
        <w:rPr>
          <w:noProof/>
          <w:lang w:val="en-IN" w:eastAsia="en-IN"/>
        </w:rPr>
        <w:drawing>
          <wp:inline distT="0" distB="0" distL="0" distR="0" wp14:anchorId="1B56B79E" wp14:editId="5AA9AA92">
            <wp:extent cx="3181350" cy="1685925"/>
            <wp:effectExtent l="0" t="0" r="0" b="9525"/>
            <wp:docPr id="14" name="Picture 14" descr="C:\Users\ACER\AppData\Local\Packages\5319275A.WhatsAppDesktop_cv1g1gvanyjgm\TempState\FB4EA06503AA04A60EB1988BD67ECBDE\WhatsApp Image 2025-11-03 at 15.27.30_96ca08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CER\AppData\Local\Packages\5319275A.WhatsAppDesktop_cv1g1gvanyjgm\TempState\FB4EA06503AA04A60EB1988BD67ECBDE\WhatsApp Image 2025-11-03 at 15.27.30_96ca083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0442" cy="1690743"/>
                    </a:xfrm>
                    <a:prstGeom prst="rect">
                      <a:avLst/>
                    </a:prstGeom>
                    <a:noFill/>
                    <a:ln>
                      <a:noFill/>
                    </a:ln>
                  </pic:spPr>
                </pic:pic>
              </a:graphicData>
            </a:graphic>
          </wp:inline>
        </w:drawing>
      </w:r>
    </w:p>
    <w:p w14:paraId="297D9F4C" w14:textId="05B2AC8B" w:rsidR="008D2941" w:rsidRPr="000976B3" w:rsidRDefault="008D2941" w:rsidP="008D2941">
      <w:pPr>
        <w:jc w:val="center"/>
        <w:rPr>
          <w:sz w:val="18"/>
          <w:szCs w:val="18"/>
        </w:rPr>
      </w:pPr>
      <w:r w:rsidRPr="000976B3">
        <w:rPr>
          <w:sz w:val="18"/>
          <w:szCs w:val="18"/>
        </w:rPr>
        <w:t>Fig. CNN Structure</w:t>
      </w:r>
    </w:p>
    <w:p w14:paraId="23F4B88F" w14:textId="77777777" w:rsidR="008D2941" w:rsidRPr="000976B3" w:rsidRDefault="008D2941" w:rsidP="008D2941">
      <w:pPr>
        <w:jc w:val="both"/>
        <w:rPr>
          <w:sz w:val="18"/>
          <w:szCs w:val="18"/>
        </w:rPr>
      </w:pPr>
    </w:p>
    <w:p w14:paraId="5131A0A0" w14:textId="60597A72" w:rsidR="003A6789" w:rsidRPr="000976B3" w:rsidRDefault="003A6789" w:rsidP="008D2941">
      <w:pPr>
        <w:jc w:val="both"/>
        <w:rPr>
          <w:sz w:val="18"/>
          <w:szCs w:val="18"/>
        </w:rPr>
      </w:pPr>
      <w:r w:rsidRPr="000976B3">
        <w:rPr>
          <w:sz w:val="18"/>
          <w:szCs w:val="18"/>
        </w:rPr>
        <w:t>first do not forget CNNs whilst</w:t>
      </w:r>
      <w:r w:rsidR="008D2941" w:rsidRPr="000976B3">
        <w:rPr>
          <w:sz w:val="18"/>
          <w:szCs w:val="18"/>
        </w:rPr>
        <w:t xml:space="preserve"> they may be in particular used </w:t>
      </w:r>
      <w:r w:rsidRPr="000976B3">
        <w:rPr>
          <w:sz w:val="18"/>
          <w:szCs w:val="18"/>
        </w:rPr>
        <w:t>as function extractors</w:t>
      </w:r>
      <w:ins w:id="207" w:author="ACER" w:date="2025-11-13T11:30:00Z">
        <w:r w:rsidR="00BA66F6">
          <w:rPr>
            <w:sz w:val="18"/>
            <w:szCs w:val="18"/>
          </w:rPr>
          <w:t xml:space="preserve">. </w:t>
        </w:r>
      </w:ins>
      <w:del w:id="208" w:author="ACER" w:date="2025-11-13T11:30:00Z">
        <w:r w:rsidRPr="000976B3" w:rsidDel="00BA66F6">
          <w:rPr>
            <w:sz w:val="18"/>
            <w:szCs w:val="18"/>
          </w:rPr>
          <w:delText xml:space="preserve"> (segment four.2.1). </w:delText>
        </w:r>
      </w:del>
      <w:r w:rsidRPr="000976B3">
        <w:rPr>
          <w:sz w:val="18"/>
          <w:szCs w:val="18"/>
        </w:rPr>
        <w:t xml:space="preserve">We then map the final CNN-based </w:t>
      </w:r>
      <w:r w:rsidR="000976B3">
        <w:rPr>
          <w:sz w:val="18"/>
          <w:szCs w:val="18"/>
        </w:rPr>
        <w:t xml:space="preserve">totally processes in accordance </w:t>
      </w:r>
      <w:r w:rsidRPr="000976B3">
        <w:rPr>
          <w:sz w:val="18"/>
          <w:szCs w:val="18"/>
        </w:rPr>
        <w:t>to whether they paintings with simplest one (spectral or spatial) statistics feat</w:t>
      </w:r>
      <w:r w:rsidR="000976B3">
        <w:rPr>
          <w:sz w:val="18"/>
          <w:szCs w:val="18"/>
        </w:rPr>
        <w:t xml:space="preserve">ure </w:t>
      </w:r>
      <w:del w:id="209" w:author="ACER" w:date="2025-11-13T11:30:00Z">
        <w:r w:rsidR="000976B3" w:rsidDel="00BA66F6">
          <w:rPr>
            <w:sz w:val="18"/>
            <w:szCs w:val="18"/>
          </w:rPr>
          <w:delText xml:space="preserve">(phase four.2.2) </w:delText>
        </w:r>
      </w:del>
      <w:r w:rsidR="000976B3">
        <w:rPr>
          <w:sz w:val="18"/>
          <w:szCs w:val="18"/>
        </w:rPr>
        <w:t xml:space="preserve">or if they </w:t>
      </w:r>
      <w:r w:rsidRPr="000976B3">
        <w:rPr>
          <w:sz w:val="18"/>
          <w:szCs w:val="18"/>
        </w:rPr>
        <w:t>collectively exploit the spectral–spatial nature of HSI information</w:t>
      </w:r>
      <w:ins w:id="210" w:author="ACER" w:date="2025-11-13T11:31:00Z">
        <w:r w:rsidR="00BA66F6">
          <w:rPr>
            <w:sz w:val="18"/>
            <w:szCs w:val="18"/>
          </w:rPr>
          <w:t xml:space="preserve">. </w:t>
        </w:r>
      </w:ins>
      <w:del w:id="211" w:author="ACER" w:date="2025-11-13T11:31:00Z">
        <w:r w:rsidRPr="000976B3" w:rsidDel="00BA66F6">
          <w:rPr>
            <w:sz w:val="18"/>
            <w:szCs w:val="18"/>
          </w:rPr>
          <w:delText xml:space="preserve"> (section four.2.3). </w:delText>
        </w:r>
      </w:del>
      <w:ins w:id="212" w:author="ACER" w:date="2025-11-13T11:31:00Z">
        <w:r w:rsidR="00BA66F6">
          <w:rPr>
            <w:sz w:val="18"/>
            <w:szCs w:val="18"/>
          </w:rPr>
          <w:t>w</w:t>
        </w:r>
      </w:ins>
      <w:del w:id="213" w:author="ACER" w:date="2025-11-13T11:31:00Z">
        <w:r w:rsidRPr="000976B3" w:rsidDel="00BA66F6">
          <w:rPr>
            <w:sz w:val="18"/>
            <w:szCs w:val="18"/>
          </w:rPr>
          <w:delText>w</w:delText>
        </w:r>
      </w:del>
      <w:r w:rsidRPr="000976B3">
        <w:rPr>
          <w:sz w:val="18"/>
          <w:szCs w:val="18"/>
        </w:rPr>
        <w:t>here now no</w:t>
      </w:r>
      <w:r w:rsidR="008D2941" w:rsidRPr="000976B3">
        <w:rPr>
          <w:sz w:val="18"/>
          <w:szCs w:val="18"/>
        </w:rPr>
        <w:t>t in any other case designated,</w:t>
      </w:r>
      <w:r w:rsidR="00282C1F">
        <w:rPr>
          <w:sz w:val="18"/>
          <w:szCs w:val="18"/>
        </w:rPr>
        <w:t xml:space="preserve"> </w:t>
      </w:r>
      <w:r w:rsidRPr="000976B3">
        <w:rPr>
          <w:sz w:val="18"/>
          <w:szCs w:val="18"/>
        </w:rPr>
        <w:t xml:space="preserve">classification targets are associated with pixel labeling in line with the land </w:t>
      </w:r>
      <w:r w:rsidR="000976B3">
        <w:rPr>
          <w:sz w:val="18"/>
          <w:szCs w:val="18"/>
        </w:rPr>
        <w:t xml:space="preserve">cowl lessons defined inside the </w:t>
      </w:r>
      <w:r w:rsidRPr="000976B3">
        <w:rPr>
          <w:sz w:val="18"/>
          <w:szCs w:val="18"/>
        </w:rPr>
        <w:t>benchmark datasets</w:t>
      </w:r>
      <w:del w:id="214" w:author="ACER" w:date="2025-11-13T11:24:00Z">
        <w:r w:rsidRPr="000976B3" w:rsidDel="00BA66F6">
          <w:rPr>
            <w:sz w:val="18"/>
            <w:szCs w:val="18"/>
          </w:rPr>
          <w:delText xml:space="preserve"> (see segment 3.1.1)</w:delText>
        </w:r>
      </w:del>
      <w:r w:rsidRPr="000976B3">
        <w:rPr>
          <w:sz w:val="18"/>
          <w:szCs w:val="18"/>
        </w:rPr>
        <w:t>. In desk 1 the HSI-DL papers reviewed inside the c</w:t>
      </w:r>
      <w:r w:rsidR="000976B3">
        <w:rPr>
          <w:sz w:val="18"/>
          <w:szCs w:val="18"/>
        </w:rPr>
        <w:t xml:space="preserve">utting-edge phase </w:t>
      </w:r>
      <w:r w:rsidRPr="000976B3">
        <w:rPr>
          <w:sz w:val="18"/>
          <w:szCs w:val="18"/>
        </w:rPr>
        <w:t>are subdivided into their application area categories.</w:t>
      </w:r>
    </w:p>
    <w:p w14:paraId="77EBF8D5" w14:textId="77777777" w:rsidR="003A6789" w:rsidRDefault="003A6789" w:rsidP="003A6789">
      <w:r>
        <w:t xml:space="preserve"> </w:t>
      </w:r>
    </w:p>
    <w:p w14:paraId="32B5F3FF" w14:textId="49657CBA" w:rsidR="003A6789" w:rsidRPr="00347A2F" w:rsidRDefault="00282C1F" w:rsidP="003A6789">
      <w:pPr>
        <w:rPr>
          <w:sz w:val="18"/>
        </w:rPr>
      </w:pPr>
      <w:r w:rsidRPr="00347A2F">
        <w:rPr>
          <w:sz w:val="18"/>
        </w:rPr>
        <w:t xml:space="preserve">4. </w:t>
      </w:r>
      <w:r w:rsidR="003A6789" w:rsidRPr="00347A2F">
        <w:rPr>
          <w:sz w:val="18"/>
        </w:rPr>
        <w:t>Spectral–spatial tactics</w:t>
      </w:r>
    </w:p>
    <w:p w14:paraId="095E57C7" w14:textId="67614D73" w:rsidR="003A6789" w:rsidRPr="00347A2F" w:rsidRDefault="00282C1F" w:rsidP="003A6789">
      <w:pPr>
        <w:rPr>
          <w:sz w:val="18"/>
        </w:rPr>
      </w:pPr>
      <w:r w:rsidRPr="00347A2F">
        <w:rPr>
          <w:sz w:val="18"/>
        </w:rPr>
        <w:t xml:space="preserve">    W</w:t>
      </w:r>
      <w:r w:rsidR="003A6789" w:rsidRPr="00347A2F">
        <w:rPr>
          <w:sz w:val="18"/>
        </w:rPr>
        <w:t>orking jointly with each spectral and spatial capabilities typically leads to advanced results.</w:t>
      </w:r>
    </w:p>
    <w:p w14:paraId="36A2AC41" w14:textId="14EF6D42" w:rsidR="00347A2F" w:rsidRPr="00347A2F" w:rsidRDefault="003A6789" w:rsidP="00347A2F">
      <w:pPr>
        <w:jc w:val="both"/>
        <w:rPr>
          <w:sz w:val="18"/>
        </w:rPr>
      </w:pPr>
      <w:r>
        <w:lastRenderedPageBreak/>
        <w:t xml:space="preserve"> </w:t>
      </w:r>
      <w:r w:rsidR="00347A2F" w:rsidRPr="00347A2F">
        <w:rPr>
          <w:sz w:val="18"/>
        </w:rPr>
        <w:t>In hyperspectral anomaly detection (HAD), both spectral and spatial features play important roles in accurately identifying anomalies within complex image data.</w:t>
      </w:r>
      <w:r w:rsidR="00347A2F">
        <w:rPr>
          <w:sz w:val="18"/>
        </w:rPr>
        <w:t xml:space="preserve"> </w:t>
      </w:r>
      <w:r w:rsidR="00347A2F" w:rsidRPr="00347A2F">
        <w:rPr>
          <w:sz w:val="18"/>
        </w:rPr>
        <w:t>Spectral approaches analyze the reflectance characteristics of each pixel in multiple wavelength bands. These methods assume that each material or object has a unique spectral signature, allowing machine learning models to detect anomalies based on deviations in spectral patterns. Classical techniques such as Reed–Xiauli (RX) detector, kernel-based models, and sparse representation methods mainly rely on spectral information to distinguish the target pixel from the background. However, these purely spectral approaches often suffer from false alarms due to noise and spectra</w:t>
      </w:r>
      <w:r w:rsidR="00347A2F">
        <w:rPr>
          <w:sz w:val="18"/>
        </w:rPr>
        <w:t>l similarity between materials.</w:t>
      </w:r>
    </w:p>
    <w:p w14:paraId="4FB590AA" w14:textId="20069917" w:rsidR="003A6789" w:rsidRDefault="00347A2F" w:rsidP="00347A2F">
      <w:pPr>
        <w:jc w:val="both"/>
      </w:pPr>
      <w:r w:rsidRPr="00347A2F">
        <w:rPr>
          <w:sz w:val="18"/>
        </w:rPr>
        <w:t>To overcome these limitations, spatial approaches incorporate the spatial context of neighboring pixels with spectral data. By taking advantage of the correlation between adjacent pixels, spatial-based and spectral-spatial hybrid models improve the accuracy of anomaly detection. Deep learning techniques, such as convolutional neural networks (CNNs) and autoencoders, effectively capture both spatial structures and spectral dependencies, enabling robust representation learning</w:t>
      </w:r>
      <w:ins w:id="215" w:author="ACER" w:date="2025-11-13T11:30:00Z">
        <w:r w:rsidR="00BA66F6">
          <w:rPr>
            <w:sz w:val="18"/>
          </w:rPr>
          <w:t>[10]</w:t>
        </w:r>
      </w:ins>
      <w:r w:rsidRPr="00347A2F">
        <w:rPr>
          <w:sz w:val="18"/>
        </w:rPr>
        <w:t>. Recent developments have integrated 3D-CNN, attention mechanisms, and tensor decomposition methods to jointly exploit spectral and spatial information, achieving better performance on real hyperspectral datasets. Thus, combining spectral and spatial features through machine and deep learning frameworks enhances the reliability and accuracy of hyperspectral anomaly detection systems</w:t>
      </w:r>
      <w:r>
        <w:t>.</w:t>
      </w:r>
      <w:r w:rsidR="003A6789">
        <w:t xml:space="preserve"> </w:t>
      </w:r>
    </w:p>
    <w:p w14:paraId="0F5C4180" w14:textId="77777777" w:rsidR="00347A2F" w:rsidRDefault="00347A2F" w:rsidP="003A6789"/>
    <w:p w14:paraId="36DAD815" w14:textId="0F3435BA" w:rsidR="003A6789" w:rsidRDefault="00347A2F" w:rsidP="003A6789">
      <w:pPr>
        <w:rPr>
          <w:ins w:id="216" w:author="ACER" w:date="2025-11-03T18:50:00Z"/>
        </w:rPr>
      </w:pPr>
      <w:r>
        <w:t xml:space="preserve">5. </w:t>
      </w:r>
      <w:r w:rsidR="003A6789">
        <w:t>Autoencoders and Deep belief Networks</w:t>
      </w:r>
    </w:p>
    <w:p w14:paraId="01C1114D" w14:textId="6E265659" w:rsidR="004C2F6C" w:rsidRPr="004C2F6C" w:rsidRDefault="004C2F6C">
      <w:pPr>
        <w:jc w:val="both"/>
        <w:rPr>
          <w:ins w:id="217" w:author="ACER" w:date="2025-11-03T18:51:00Z"/>
          <w:sz w:val="18"/>
          <w:rPrChange w:id="218" w:author="ACER" w:date="2025-11-03T18:51:00Z">
            <w:rPr>
              <w:ins w:id="219" w:author="ACER" w:date="2025-11-03T18:51:00Z"/>
            </w:rPr>
          </w:rPrChange>
        </w:rPr>
        <w:pPrChange w:id="220" w:author="ACER" w:date="2025-11-03T18:51:00Z">
          <w:pPr/>
        </w:pPrChange>
      </w:pPr>
      <w:ins w:id="221" w:author="ACER" w:date="2025-11-03T18:52:00Z">
        <w:r>
          <w:rPr>
            <w:sz w:val="18"/>
          </w:rPr>
          <w:t xml:space="preserve">      </w:t>
        </w:r>
      </w:ins>
      <w:ins w:id="222" w:author="ACER" w:date="2025-11-03T18:51:00Z">
        <w:r w:rsidRPr="004C2F6C">
          <w:rPr>
            <w:sz w:val="18"/>
            <w:rPrChange w:id="223" w:author="ACER" w:date="2025-11-03T18:51:00Z">
              <w:rPr/>
            </w:rPrChange>
          </w:rPr>
          <w:t>Autoencoders (AE) and stacked autoencoders (SAE) have been widely applied in hyperspectral imagery for various remote sensing and image analysis tasks. These models, similar to Deep Belief Networks (DBN), are effective in situations where labeled data is limited. They use unsupervised or semi-supervised learning to pre-train the network, allowing the architecture to be well adapted to hyperspectral image processing tasks</w:t>
        </w:r>
      </w:ins>
      <w:ins w:id="224" w:author="ACER" w:date="2025-11-13T11:30:00Z">
        <w:r w:rsidR="00BA66F6">
          <w:rPr>
            <w:sz w:val="18"/>
          </w:rPr>
          <w:t>[8]</w:t>
        </w:r>
      </w:ins>
      <w:ins w:id="225" w:author="ACER" w:date="2025-11-03T18:51:00Z">
        <w:r w:rsidRPr="004C2F6C">
          <w:rPr>
            <w:sz w:val="18"/>
            <w:rPrChange w:id="226" w:author="ACER" w:date="2025-11-03T18:51:00Z">
              <w:rPr/>
            </w:rPrChange>
          </w:rPr>
          <w:t>.</w:t>
        </w:r>
      </w:ins>
    </w:p>
    <w:p w14:paraId="66C17743" w14:textId="77777777" w:rsidR="004C2F6C" w:rsidRPr="004C2F6C" w:rsidRDefault="004C2F6C">
      <w:pPr>
        <w:jc w:val="both"/>
        <w:rPr>
          <w:ins w:id="227" w:author="ACER" w:date="2025-11-03T18:51:00Z"/>
          <w:sz w:val="18"/>
          <w:rPrChange w:id="228" w:author="ACER" w:date="2025-11-03T18:51:00Z">
            <w:rPr>
              <w:ins w:id="229" w:author="ACER" w:date="2025-11-03T18:51:00Z"/>
            </w:rPr>
          </w:rPrChange>
        </w:rPr>
        <w:pPrChange w:id="230" w:author="ACER" w:date="2025-11-03T18:51:00Z">
          <w:pPr/>
        </w:pPrChange>
      </w:pPr>
    </w:p>
    <w:p w14:paraId="270924D6" w14:textId="77777777" w:rsidR="004C2F6C" w:rsidRPr="004C2F6C" w:rsidRDefault="004C2F6C">
      <w:pPr>
        <w:jc w:val="both"/>
        <w:rPr>
          <w:ins w:id="231" w:author="ACER" w:date="2025-11-03T18:51:00Z"/>
          <w:sz w:val="18"/>
          <w:rPrChange w:id="232" w:author="ACER" w:date="2025-11-03T18:51:00Z">
            <w:rPr>
              <w:ins w:id="233" w:author="ACER" w:date="2025-11-03T18:51:00Z"/>
            </w:rPr>
          </w:rPrChange>
        </w:rPr>
        <w:pPrChange w:id="234" w:author="ACER" w:date="2025-11-03T18:51:00Z">
          <w:pPr/>
        </w:pPrChange>
      </w:pPr>
      <w:ins w:id="235" w:author="ACER" w:date="2025-11-03T18:51:00Z">
        <w:r w:rsidRPr="004C2F6C">
          <w:rPr>
            <w:sz w:val="18"/>
            <w:rPrChange w:id="236" w:author="ACER" w:date="2025-11-03T18:51:00Z">
              <w:rPr/>
            </w:rPrChange>
          </w:rPr>
          <w:t>Researchers use these models to combine spectral and spatial information to extract meaningful features for classification and detection. By integrating dimensionality reduction methods such as principal component analysis with autoencoder-based frameworks, both spectral and spatial features of the data can be efficiently captured. Autoencoders have also been used successfully in areas such as food quality assessment, where they help identify chemical indicators or quality attributes based on hyperspectral data.</w:t>
        </w:r>
      </w:ins>
    </w:p>
    <w:p w14:paraId="24D6E8A8" w14:textId="77777777" w:rsidR="004C2F6C" w:rsidRPr="004C2F6C" w:rsidRDefault="004C2F6C">
      <w:pPr>
        <w:jc w:val="both"/>
        <w:rPr>
          <w:ins w:id="237" w:author="ACER" w:date="2025-11-03T18:51:00Z"/>
          <w:sz w:val="18"/>
          <w:rPrChange w:id="238" w:author="ACER" w:date="2025-11-03T18:51:00Z">
            <w:rPr>
              <w:ins w:id="239" w:author="ACER" w:date="2025-11-03T18:51:00Z"/>
            </w:rPr>
          </w:rPrChange>
        </w:rPr>
        <w:pPrChange w:id="240" w:author="ACER" w:date="2025-11-03T18:51:00Z">
          <w:pPr/>
        </w:pPrChange>
      </w:pPr>
    </w:p>
    <w:p w14:paraId="60FDEA13" w14:textId="63A8305F" w:rsidR="004C2F6C" w:rsidRPr="004C2F6C" w:rsidRDefault="004C2F6C">
      <w:pPr>
        <w:jc w:val="both"/>
        <w:rPr>
          <w:ins w:id="241" w:author="ACER" w:date="2025-11-03T18:50:00Z"/>
          <w:sz w:val="18"/>
          <w:rPrChange w:id="242" w:author="ACER" w:date="2025-11-03T18:51:00Z">
            <w:rPr>
              <w:ins w:id="243" w:author="ACER" w:date="2025-11-03T18:50:00Z"/>
            </w:rPr>
          </w:rPrChange>
        </w:rPr>
        <w:pPrChange w:id="244" w:author="ACER" w:date="2025-11-03T18:51:00Z">
          <w:pPr/>
        </w:pPrChange>
      </w:pPr>
      <w:ins w:id="245" w:author="ACER" w:date="2025-11-03T18:51:00Z">
        <w:r w:rsidRPr="004C2F6C">
          <w:rPr>
            <w:sz w:val="18"/>
            <w:rPrChange w:id="246" w:author="ACER" w:date="2025-11-03T18:51:00Z">
              <w:rPr/>
            </w:rPrChange>
          </w:rPr>
          <w:t>To improve their performance, improved versions of stacked autoencoders have been developed to reduce parameter instability and increase class separation when working with small training sets. Many studies have used a combination of autoencoders with other models, such as convolutional neural networks (CNN) or logistic regression layers, to achieve more robust feature extraction and classification. Multiscale and denoising techniques have also been introduced to make these models more resilient to noise and able to handle data variations effectively.</w:t>
        </w:r>
      </w:ins>
    </w:p>
    <w:p w14:paraId="787E8226" w14:textId="3C46553F" w:rsidR="004C2F6C" w:rsidDel="004C2F6C" w:rsidRDefault="004C2F6C">
      <w:pPr>
        <w:jc w:val="both"/>
        <w:rPr>
          <w:del w:id="247" w:author="ACER" w:date="2025-11-03T18:52:00Z"/>
        </w:rPr>
        <w:pPrChange w:id="248" w:author="ACER" w:date="2025-11-03T18:50:00Z">
          <w:pPr/>
        </w:pPrChange>
      </w:pPr>
    </w:p>
    <w:p w14:paraId="2786DC57" w14:textId="17EF4448" w:rsidR="00347A2F" w:rsidDel="004C2F6C" w:rsidRDefault="003A6789" w:rsidP="00347A2F">
      <w:pPr>
        <w:rPr>
          <w:del w:id="249" w:author="ACER" w:date="2025-11-03T18:54:00Z"/>
        </w:rPr>
      </w:pPr>
      <w:del w:id="250" w:author="ACER" w:date="2025-11-03T18:52:00Z">
        <w:r w:rsidDel="004C2F6C">
          <w:delText xml:space="preserve"> </w:delText>
        </w:r>
      </w:del>
      <w:del w:id="251" w:author="ACER" w:date="2025-11-03T18:54:00Z">
        <w:r w:rsidR="00347A2F" w:rsidDel="004C2F6C">
          <w:delText>Autoencoders (AE) and stacked autoencoders (SAE) have been widely applied in hyperspectral imagery for various remote sensing and image analysis tasks. These models, similar to Deep Belief Networks (DBN), are effective in situations where labeled data is limited. They use unsupervised or semi-supervised learning to pre-train the network, allowing the architecture to be well adapted to hyperspectral image processing tasks.</w:delText>
        </w:r>
      </w:del>
    </w:p>
    <w:p w14:paraId="7BBFC40D" w14:textId="77777777" w:rsidR="00347A2F" w:rsidDel="0064408B" w:rsidRDefault="00347A2F" w:rsidP="00347A2F">
      <w:pPr>
        <w:rPr>
          <w:del w:id="252" w:author="ACER" w:date="2025-11-03T18:56:00Z"/>
        </w:rPr>
      </w:pPr>
    </w:p>
    <w:p w14:paraId="06D12DBF" w14:textId="52D63C11" w:rsidR="00347A2F" w:rsidDel="004C2F6C" w:rsidRDefault="00347A2F" w:rsidP="00347A2F">
      <w:pPr>
        <w:rPr>
          <w:del w:id="253" w:author="ACER" w:date="2025-11-03T18:54:00Z"/>
        </w:rPr>
      </w:pPr>
      <w:del w:id="254" w:author="ACER" w:date="2025-11-03T18:54:00Z">
        <w:r w:rsidDel="004C2F6C">
          <w:delText>Researchers use these models to combine spectral and spatial information to extract meaningful features for classification and detection. By integrating dimensionality reduction methods such as principal component analysis with autoencoder-based frameworks, both spectral and spatial features of the data can be efficiently captured. Autoencoders have also been used successfully in areas such as food quality assessment, where they help identify chemical indicators or quality attributes based on hyperspectral data.</w:delText>
        </w:r>
      </w:del>
    </w:p>
    <w:p w14:paraId="21D4B827" w14:textId="77777777" w:rsidR="00347A2F" w:rsidRDefault="00347A2F" w:rsidP="00347A2F"/>
    <w:p w14:paraId="45A3A03F" w14:textId="5C63BABA" w:rsidR="00347A2F" w:rsidRPr="0064408B" w:rsidDel="004C2F6C" w:rsidRDefault="00347A2F">
      <w:pPr>
        <w:rPr>
          <w:del w:id="255" w:author="ACER" w:date="2025-11-03T18:55:00Z"/>
          <w:sz w:val="18"/>
          <w:rPrChange w:id="256" w:author="ACER" w:date="2025-11-03T18:59:00Z">
            <w:rPr>
              <w:del w:id="257" w:author="ACER" w:date="2025-11-03T18:55:00Z"/>
            </w:rPr>
          </w:rPrChange>
        </w:rPr>
      </w:pPr>
      <w:del w:id="258" w:author="ACER" w:date="2025-11-03T18:55:00Z">
        <w:r w:rsidRPr="0064408B" w:rsidDel="004C2F6C">
          <w:rPr>
            <w:sz w:val="18"/>
            <w:rPrChange w:id="259" w:author="ACER" w:date="2025-11-03T18:59:00Z">
              <w:rPr/>
            </w:rPrChange>
          </w:rPr>
          <w:delText>To improve their performance, improved versions of stacked autoencoders have been developed to reduce parameter instability and increase class separation when working with small training sets. Many studies have used a combination of autoencoders with other models, such as convolutional neural networks (CNN) or logistic regression layers, to achieve more robust feature extraction and classification. Multiscale and denoising techniques have also been introduced to make these models more resilient to noise and able to handle data variations effectively.</w:delText>
        </w:r>
      </w:del>
    </w:p>
    <w:p w14:paraId="1A74A327" w14:textId="77777777" w:rsidR="00347A2F" w:rsidRPr="0064408B" w:rsidDel="004C2F6C" w:rsidRDefault="00347A2F">
      <w:pPr>
        <w:rPr>
          <w:del w:id="260" w:author="ACER" w:date="2025-11-03T18:55:00Z"/>
          <w:sz w:val="18"/>
          <w:rPrChange w:id="261" w:author="ACER" w:date="2025-11-03T18:59:00Z">
            <w:rPr>
              <w:del w:id="262" w:author="ACER" w:date="2025-11-03T18:55:00Z"/>
            </w:rPr>
          </w:rPrChange>
        </w:rPr>
      </w:pPr>
    </w:p>
    <w:p w14:paraId="3197184B" w14:textId="10B1DF9A" w:rsidR="00347A2F" w:rsidRPr="0064408B" w:rsidDel="004C2F6C" w:rsidRDefault="00347A2F">
      <w:pPr>
        <w:rPr>
          <w:del w:id="263" w:author="ACER" w:date="2025-11-03T18:55:00Z"/>
          <w:sz w:val="18"/>
          <w:rPrChange w:id="264" w:author="ACER" w:date="2025-11-03T18:59:00Z">
            <w:rPr>
              <w:del w:id="265" w:author="ACER" w:date="2025-11-03T18:55:00Z"/>
            </w:rPr>
          </w:rPrChange>
        </w:rPr>
      </w:pPr>
    </w:p>
    <w:p w14:paraId="5B4BC533" w14:textId="7804E9E5" w:rsidR="003A6789" w:rsidRPr="0064408B" w:rsidDel="004C2F6C" w:rsidRDefault="003A6789">
      <w:pPr>
        <w:rPr>
          <w:del w:id="266" w:author="ACER" w:date="2025-11-03T18:55:00Z"/>
          <w:sz w:val="18"/>
          <w:rPrChange w:id="267" w:author="ACER" w:date="2025-11-03T18:59:00Z">
            <w:rPr>
              <w:del w:id="268" w:author="ACER" w:date="2025-11-03T18:55:00Z"/>
            </w:rPr>
          </w:rPrChange>
        </w:rPr>
      </w:pPr>
      <w:del w:id="269" w:author="ACER" w:date="2025-11-03T18:55:00Z">
        <w:r w:rsidRPr="0064408B" w:rsidDel="004C2F6C">
          <w:rPr>
            <w:sz w:val="18"/>
            <w:rPrChange w:id="270" w:author="ACER" w:date="2025-11-03T18:59:00Z">
              <w:rPr/>
            </w:rPrChange>
          </w:rPr>
          <w:delText xml:space="preserve"> intention become reached the usage of a segmented SAE by using a dimensionality reduction.</w:delText>
        </w:r>
      </w:del>
    </w:p>
    <w:p w14:paraId="04D92207" w14:textId="175E23FF" w:rsidR="003A6789" w:rsidRPr="0064408B" w:rsidDel="004C2F6C" w:rsidRDefault="003A6789">
      <w:pPr>
        <w:rPr>
          <w:del w:id="271" w:author="ACER" w:date="2025-11-03T18:55:00Z"/>
          <w:sz w:val="18"/>
          <w:rPrChange w:id="272" w:author="ACER" w:date="2025-11-03T18:59:00Z">
            <w:rPr>
              <w:del w:id="273" w:author="ACER" w:date="2025-11-03T18:55:00Z"/>
            </w:rPr>
          </w:rPrChange>
        </w:rPr>
      </w:pPr>
      <w:del w:id="274" w:author="ACER" w:date="2025-11-03T18:55:00Z">
        <w:r w:rsidRPr="0064408B" w:rsidDel="004C2F6C">
          <w:rPr>
            <w:sz w:val="18"/>
            <w:rPrChange w:id="275" w:author="ACER" w:date="2025-11-03T18:59:00Z">
              <w:rPr/>
            </w:rPrChange>
          </w:rPr>
          <w:delText xml:space="preserve"> Animprovement to standard SAE changed into brought with the aid of Ma et al. [173] that allows you to address parameter</w:delText>
        </w:r>
      </w:del>
    </w:p>
    <w:p w14:paraId="18FB1A9F" w14:textId="1197BBB7" w:rsidR="003A6789" w:rsidRPr="0064408B" w:rsidDel="004C2F6C" w:rsidRDefault="003A6789">
      <w:pPr>
        <w:rPr>
          <w:del w:id="276" w:author="ACER" w:date="2025-11-03T18:55:00Z"/>
          <w:sz w:val="18"/>
          <w:rPrChange w:id="277" w:author="ACER" w:date="2025-11-03T18:59:00Z">
            <w:rPr>
              <w:del w:id="278" w:author="ACER" w:date="2025-11-03T18:55:00Z"/>
            </w:rPr>
          </w:rPrChange>
        </w:rPr>
      </w:pPr>
      <w:del w:id="279" w:author="ACER" w:date="2025-11-03T18:55:00Z">
        <w:r w:rsidRPr="0064408B" w:rsidDel="004C2F6C">
          <w:rPr>
            <w:sz w:val="18"/>
            <w:rPrChange w:id="280" w:author="ACER" w:date="2025-11-03T18:59:00Z">
              <w:rPr/>
            </w:rPrChange>
          </w:rPr>
          <w:delText xml:space="preserve"> instability whilst a small training set became used. specifically a SAE is changed not best to reduce</w:delText>
        </w:r>
      </w:del>
    </w:p>
    <w:p w14:paraId="74390273" w14:textId="0509194D" w:rsidR="003A6789" w:rsidRPr="0064408B" w:rsidDel="004C2F6C" w:rsidRDefault="003A6789">
      <w:pPr>
        <w:rPr>
          <w:del w:id="281" w:author="ACER" w:date="2025-11-03T18:55:00Z"/>
          <w:sz w:val="18"/>
          <w:rPrChange w:id="282" w:author="ACER" w:date="2025-11-03T18:59:00Z">
            <w:rPr>
              <w:del w:id="283" w:author="ACER" w:date="2025-11-03T18:55:00Z"/>
            </w:rPr>
          </w:rPrChange>
        </w:rPr>
      </w:pPr>
      <w:del w:id="284" w:author="ACER" w:date="2025-11-03T18:55:00Z">
        <w:r w:rsidRPr="0064408B" w:rsidDel="004C2F6C">
          <w:rPr>
            <w:sz w:val="18"/>
            <w:rPrChange w:id="285" w:author="ACER" w:date="2025-11-03T18:59:00Z">
              <w:rPr/>
            </w:rPrChange>
          </w:rPr>
          <w:delText>J. Imaging 2019, five, 52</w:delText>
        </w:r>
      </w:del>
    </w:p>
    <w:p w14:paraId="4A1FFAED" w14:textId="491C4CD4" w:rsidR="003A6789" w:rsidRPr="0064408B" w:rsidDel="004C2F6C" w:rsidRDefault="003A6789">
      <w:pPr>
        <w:rPr>
          <w:del w:id="286" w:author="ACER" w:date="2025-11-03T18:55:00Z"/>
          <w:sz w:val="18"/>
          <w:rPrChange w:id="287" w:author="ACER" w:date="2025-11-03T18:59:00Z">
            <w:rPr>
              <w:del w:id="288" w:author="ACER" w:date="2025-11-03T18:55:00Z"/>
            </w:rPr>
          </w:rPrChange>
        </w:rPr>
      </w:pPr>
      <w:del w:id="289" w:author="ACER" w:date="2025-11-03T18:55:00Z">
        <w:r w:rsidRPr="0064408B" w:rsidDel="004C2F6C">
          <w:rPr>
            <w:sz w:val="18"/>
            <w:rPrChange w:id="290" w:author="ACER" w:date="2025-11-03T18:59:00Z">
              <w:rPr/>
            </w:rPrChange>
          </w:rPr>
          <w:delText xml:space="preserve"> 14 of 32</w:delText>
        </w:r>
      </w:del>
    </w:p>
    <w:p w14:paraId="47EA2765" w14:textId="459230A4" w:rsidR="003A6789" w:rsidRPr="0064408B" w:rsidDel="004C2F6C" w:rsidRDefault="003A6789">
      <w:pPr>
        <w:rPr>
          <w:del w:id="291" w:author="ACER" w:date="2025-11-03T18:55:00Z"/>
          <w:sz w:val="18"/>
          <w:rPrChange w:id="292" w:author="ACER" w:date="2025-11-03T18:59:00Z">
            <w:rPr>
              <w:del w:id="293" w:author="ACER" w:date="2025-11-03T18:55:00Z"/>
            </w:rPr>
          </w:rPrChange>
        </w:rPr>
      </w:pPr>
      <w:del w:id="294" w:author="ACER" w:date="2025-11-03T18:55:00Z">
        <w:r w:rsidRPr="0064408B" w:rsidDel="004C2F6C">
          <w:rPr>
            <w:sz w:val="18"/>
            <w:rPrChange w:id="295" w:author="ACER" w:date="2025-11-03T18:59:00Z">
              <w:rPr/>
            </w:rPrChange>
          </w:rPr>
          <w:delText xml:space="preserve"> the category error as ordinary, however additionally to minimize the discrepancy within each elegance and maximize</w:delText>
        </w:r>
      </w:del>
    </w:p>
    <w:p w14:paraId="7CF62A99" w14:textId="1460CAEA" w:rsidR="003A6789" w:rsidRPr="0064408B" w:rsidDel="004C2F6C" w:rsidRDefault="003A6789">
      <w:pPr>
        <w:rPr>
          <w:del w:id="296" w:author="ACER" w:date="2025-11-03T18:55:00Z"/>
          <w:sz w:val="18"/>
          <w:rPrChange w:id="297" w:author="ACER" w:date="2025-11-03T18:59:00Z">
            <w:rPr>
              <w:del w:id="298" w:author="ACER" w:date="2025-11-03T18:55:00Z"/>
            </w:rPr>
          </w:rPrChange>
        </w:rPr>
      </w:pPr>
      <w:del w:id="299" w:author="ACER" w:date="2025-11-03T18:55:00Z">
        <w:r w:rsidRPr="0064408B" w:rsidDel="004C2F6C">
          <w:rPr>
            <w:sz w:val="18"/>
            <w:rPrChange w:id="300" w:author="ACER" w:date="2025-11-03T18:59:00Z">
              <w:rPr/>
            </w:rPrChange>
          </w:rPr>
          <w:delText xml:space="preserve"> the difference among distinct classes. In [174] an advanced version with deep SAE was supplied.</w:delText>
        </w:r>
      </w:del>
    </w:p>
    <w:p w14:paraId="0ACD38C8" w14:textId="3D3F39E4" w:rsidR="003A6789" w:rsidRPr="0064408B" w:rsidDel="004C2F6C" w:rsidRDefault="003A6789">
      <w:pPr>
        <w:rPr>
          <w:del w:id="301" w:author="ACER" w:date="2025-11-03T18:55:00Z"/>
          <w:sz w:val="18"/>
          <w:rPrChange w:id="302" w:author="ACER" w:date="2025-11-03T18:59:00Z">
            <w:rPr>
              <w:del w:id="303" w:author="ACER" w:date="2025-11-03T18:55:00Z"/>
            </w:rPr>
          </w:rPrChange>
        </w:rPr>
      </w:pPr>
      <w:del w:id="304" w:author="ACER" w:date="2025-11-03T18:55:00Z">
        <w:r w:rsidRPr="0064408B" w:rsidDel="004C2F6C">
          <w:rPr>
            <w:sz w:val="18"/>
            <w:rPrChange w:id="305" w:author="ACER" w:date="2025-11-03T18:59:00Z">
              <w:rPr/>
            </w:rPrChange>
          </w:rPr>
          <w:delText xml:space="preserve"> Zhang et al. [71] proposed a stacked autoencoder suitable for hyperspectral anomaly detection.</w:delText>
        </w:r>
      </w:del>
    </w:p>
    <w:p w14:paraId="7E07F43E" w14:textId="3D9CC49B" w:rsidR="003A6789" w:rsidRPr="0064408B" w:rsidDel="004C2F6C" w:rsidRDefault="003A6789">
      <w:pPr>
        <w:rPr>
          <w:del w:id="306" w:author="ACER" w:date="2025-11-03T18:55:00Z"/>
          <w:sz w:val="18"/>
          <w:rPrChange w:id="307" w:author="ACER" w:date="2025-11-03T18:59:00Z">
            <w:rPr>
              <w:del w:id="308" w:author="ACER" w:date="2025-11-03T18:55:00Z"/>
            </w:rPr>
          </w:rPrChange>
        </w:rPr>
      </w:pPr>
      <w:del w:id="309" w:author="ACER" w:date="2025-11-03T18:55:00Z">
        <w:r w:rsidRPr="0064408B" w:rsidDel="004C2F6C">
          <w:rPr>
            <w:sz w:val="18"/>
            <w:rPrChange w:id="310" w:author="ACER" w:date="2025-11-03T18:59:00Z">
              <w:rPr/>
            </w:rPrChange>
          </w:rPr>
          <w:delText xml:space="preserve"> Multiscale methods have been also added to guide AE. In [54] Zhao et al. proposed</w:delText>
        </w:r>
      </w:del>
    </w:p>
    <w:p w14:paraId="1231F972" w14:textId="2CB2F72D" w:rsidR="003A6789" w:rsidRPr="0064408B" w:rsidDel="004C2F6C" w:rsidRDefault="003A6789">
      <w:pPr>
        <w:rPr>
          <w:del w:id="311" w:author="ACER" w:date="2025-11-03T18:55:00Z"/>
          <w:sz w:val="18"/>
          <w:rPrChange w:id="312" w:author="ACER" w:date="2025-11-03T18:59:00Z">
            <w:rPr>
              <w:del w:id="313" w:author="ACER" w:date="2025-11-03T18:55:00Z"/>
            </w:rPr>
          </w:rPrChange>
        </w:rPr>
      </w:pPr>
      <w:del w:id="314" w:author="ACER" w:date="2025-11-03T18:55:00Z">
        <w:r w:rsidRPr="0064408B" w:rsidDel="004C2F6C">
          <w:rPr>
            <w:sz w:val="18"/>
            <w:rPrChange w:id="315" w:author="ACER" w:date="2025-11-03T18:59:00Z">
              <w:rPr/>
            </w:rPrChange>
          </w:rPr>
          <w:delText xml:space="preserve"> a aggregate of AEs and LR. especially they delivered a technique that mixes PCA to extract</w:delText>
        </w:r>
      </w:del>
    </w:p>
    <w:p w14:paraId="223B34E7" w14:textId="5696842D" w:rsidR="003A6789" w:rsidRPr="0064408B" w:rsidDel="004C2F6C" w:rsidRDefault="003A6789">
      <w:pPr>
        <w:rPr>
          <w:del w:id="316" w:author="ACER" w:date="2025-11-03T18:55:00Z"/>
          <w:sz w:val="18"/>
          <w:rPrChange w:id="317" w:author="ACER" w:date="2025-11-03T18:59:00Z">
            <w:rPr>
              <w:del w:id="318" w:author="ACER" w:date="2025-11-03T18:55:00Z"/>
            </w:rPr>
          </w:rPrChange>
        </w:rPr>
      </w:pPr>
      <w:del w:id="319" w:author="ACER" w:date="2025-11-03T18:55:00Z">
        <w:r w:rsidRPr="0064408B" w:rsidDel="004C2F6C">
          <w:rPr>
            <w:sz w:val="18"/>
            <w:rPrChange w:id="320" w:author="ACER" w:date="2025-11-03T18:59:00Z">
              <w:rPr/>
            </w:rPrChange>
          </w:rPr>
          <w:delText xml:space="preserve"> spectral functions, multiscale convolutional AEs to extract excessive-level functions and LR to categorise them.</w:delText>
        </w:r>
      </w:del>
    </w:p>
    <w:p w14:paraId="54693505" w14:textId="675994A7" w:rsidR="003A6789" w:rsidRPr="0064408B" w:rsidDel="004C2F6C" w:rsidRDefault="003A6789">
      <w:pPr>
        <w:rPr>
          <w:del w:id="321" w:author="ACER" w:date="2025-11-03T18:55:00Z"/>
          <w:sz w:val="18"/>
          <w:rPrChange w:id="322" w:author="ACER" w:date="2025-11-03T18:59:00Z">
            <w:rPr>
              <w:del w:id="323" w:author="ACER" w:date="2025-11-03T18:55:00Z"/>
            </w:rPr>
          </w:rPrChange>
        </w:rPr>
      </w:pPr>
      <w:del w:id="324" w:author="ACER" w:date="2025-11-03T18:55:00Z">
        <w:r w:rsidRPr="0064408B" w:rsidDel="004C2F6C">
          <w:rPr>
            <w:sz w:val="18"/>
            <w:rPrChange w:id="325" w:author="ACER" w:date="2025-11-03T18:59:00Z">
              <w:rPr/>
            </w:rPrChange>
          </w:rPr>
          <w:delText xml:space="preserve"> In [175] a mixture between SAEs and CNN was used. especially SAEs are exploited to generate</w:delText>
        </w:r>
      </w:del>
    </w:p>
    <w:p w14:paraId="6323D602" w14:textId="72A8B07E" w:rsidR="003A6789" w:rsidRPr="0064408B" w:rsidDel="004C2F6C" w:rsidRDefault="003A6789">
      <w:pPr>
        <w:rPr>
          <w:del w:id="326" w:author="ACER" w:date="2025-11-03T18:55:00Z"/>
          <w:sz w:val="18"/>
          <w:rPrChange w:id="327" w:author="ACER" w:date="2025-11-03T18:59:00Z">
            <w:rPr>
              <w:del w:id="328" w:author="ACER" w:date="2025-11-03T18:55:00Z"/>
            </w:rPr>
          </w:rPrChange>
        </w:rPr>
      </w:pPr>
      <w:del w:id="329" w:author="ACER" w:date="2025-11-03T18:55:00Z">
        <w:r w:rsidRPr="0064408B" w:rsidDel="004C2F6C">
          <w:rPr>
            <w:sz w:val="18"/>
            <w:rPrChange w:id="330" w:author="ACER" w:date="2025-11-03T18:59:00Z">
              <w:rPr/>
            </w:rPrChange>
          </w:rPr>
          <w:delText xml:space="preserve"> deep spectral functions (1-D) that are then blended with spatial capabilities extracted with a pyramid</w:delText>
        </w:r>
      </w:del>
    </w:p>
    <w:p w14:paraId="70D5F8B8" w14:textId="188659A7" w:rsidR="003A6789" w:rsidRPr="0064408B" w:rsidDel="004C2F6C" w:rsidRDefault="003A6789">
      <w:pPr>
        <w:rPr>
          <w:del w:id="331" w:author="ACER" w:date="2025-11-03T18:55:00Z"/>
          <w:sz w:val="18"/>
          <w:rPrChange w:id="332" w:author="ACER" w:date="2025-11-03T18:59:00Z">
            <w:rPr>
              <w:del w:id="333" w:author="ACER" w:date="2025-11-03T18:55:00Z"/>
            </w:rPr>
          </w:rPrChange>
        </w:rPr>
      </w:pPr>
      <w:del w:id="334" w:author="ACER" w:date="2025-11-03T18:55:00Z">
        <w:r w:rsidRPr="0064408B" w:rsidDel="004C2F6C">
          <w:rPr>
            <w:sz w:val="18"/>
            <w:rPrChange w:id="335" w:author="ACER" w:date="2025-11-03T18:59:00Z">
              <w:rPr/>
            </w:rPrChange>
          </w:rPr>
          <w:delText xml:space="preserve"> pool-primarily based CNN able to control features at exclusive scales. On pinnacle of it, a LR classifier is used.</w:delText>
        </w:r>
      </w:del>
    </w:p>
    <w:p w14:paraId="5BB39D8F" w14:textId="752A2ACA" w:rsidR="003A6789" w:rsidRPr="0064408B" w:rsidDel="004C2F6C" w:rsidRDefault="003A6789">
      <w:pPr>
        <w:rPr>
          <w:del w:id="336" w:author="ACER" w:date="2025-11-03T18:55:00Z"/>
          <w:sz w:val="18"/>
          <w:rPrChange w:id="337" w:author="ACER" w:date="2025-11-03T18:59:00Z">
            <w:rPr>
              <w:del w:id="338" w:author="ACER" w:date="2025-11-03T18:55:00Z"/>
            </w:rPr>
          </w:rPrChange>
        </w:rPr>
      </w:pPr>
      <w:del w:id="339" w:author="ACER" w:date="2025-11-03T18:55:00Z">
        <w:r w:rsidRPr="0064408B" w:rsidDel="004C2F6C">
          <w:rPr>
            <w:sz w:val="18"/>
            <w:rPrChange w:id="340" w:author="ACER" w:date="2025-11-03T18:59:00Z">
              <w:rPr/>
            </w:rPrChange>
          </w:rPr>
          <w:delText xml:space="preserve"> Manyworksuse stacked denoising AEs, that are SAEs educated on noisy enter. Liu et al. [176]</w:delText>
        </w:r>
      </w:del>
    </w:p>
    <w:p w14:paraId="14B05463" w14:textId="5A2263A7" w:rsidR="003A6789" w:rsidRPr="0064408B" w:rsidDel="004C2F6C" w:rsidRDefault="003A6789">
      <w:pPr>
        <w:rPr>
          <w:del w:id="341" w:author="ACER" w:date="2025-11-03T18:55:00Z"/>
          <w:sz w:val="18"/>
          <w:rPrChange w:id="342" w:author="ACER" w:date="2025-11-03T18:59:00Z">
            <w:rPr>
              <w:del w:id="343" w:author="ACER" w:date="2025-11-03T18:55:00Z"/>
            </w:rPr>
          </w:rPrChange>
        </w:rPr>
      </w:pPr>
      <w:del w:id="344" w:author="ACER" w:date="2025-11-03T18:55:00Z">
        <w:r w:rsidRPr="0064408B" w:rsidDel="004C2F6C">
          <w:rPr>
            <w:sz w:val="18"/>
            <w:rPrChange w:id="345" w:author="ACER" w:date="2025-11-03T18:59:00Z">
              <w:rPr/>
            </w:rPrChange>
          </w:rPr>
          <w:delText xml:space="preserve"> used them to generate characteristic maps which can be then classified trough a superpixel segmentation method</w:delText>
        </w:r>
      </w:del>
    </w:p>
    <w:p w14:paraId="4BA220D9" w14:textId="7455EA16" w:rsidR="003A6789" w:rsidRPr="0064408B" w:rsidDel="004C2F6C" w:rsidRDefault="003A6789">
      <w:pPr>
        <w:rPr>
          <w:del w:id="346" w:author="ACER" w:date="2025-11-03T18:55:00Z"/>
          <w:sz w:val="18"/>
          <w:rPrChange w:id="347" w:author="ACER" w:date="2025-11-03T18:59:00Z">
            <w:rPr>
              <w:del w:id="348" w:author="ACER" w:date="2025-11-03T18:55:00Z"/>
            </w:rPr>
          </w:rPrChange>
        </w:rPr>
      </w:pPr>
      <w:del w:id="349" w:author="ACER" w:date="2025-11-03T18:55:00Z">
        <w:r w:rsidRPr="0064408B" w:rsidDel="004C2F6C">
          <w:rPr>
            <w:sz w:val="18"/>
            <w:rPrChange w:id="350" w:author="ACER" w:date="2025-11-03T18:59:00Z">
              <w:rPr/>
            </w:rPrChange>
          </w:rPr>
          <w:delText xml:space="preserve"> and majority vote casting. In [53], Xing et al. presented a pre-educated community the usage of stacked denoising AEs</w:delText>
        </w:r>
      </w:del>
    </w:p>
    <w:p w14:paraId="25D2F83B" w14:textId="091A8C4F" w:rsidR="003A6789" w:rsidRPr="0064408B" w:rsidDel="0064408B" w:rsidRDefault="003A6789">
      <w:pPr>
        <w:rPr>
          <w:del w:id="351" w:author="ACER" w:date="2025-11-03T18:56:00Z"/>
          <w:sz w:val="18"/>
          <w:rPrChange w:id="352" w:author="ACER" w:date="2025-11-03T18:59:00Z">
            <w:rPr>
              <w:del w:id="353" w:author="ACER" w:date="2025-11-03T18:56:00Z"/>
            </w:rPr>
          </w:rPrChange>
        </w:rPr>
      </w:pPr>
      <w:del w:id="354" w:author="ACER" w:date="2025-11-03T18:55:00Z">
        <w:r w:rsidRPr="0064408B" w:rsidDel="004C2F6C">
          <w:rPr>
            <w:sz w:val="18"/>
            <w:rPrChange w:id="355" w:author="ACER" w:date="2025-11-03T18:59:00Z">
              <w:rPr/>
            </w:rPrChange>
          </w:rPr>
          <w:delText xml:space="preserve"> </w:delText>
        </w:r>
      </w:del>
      <w:del w:id="356" w:author="ACER" w:date="2025-11-03T18:56:00Z">
        <w:r w:rsidRPr="0064408B" w:rsidDel="0064408B">
          <w:rPr>
            <w:sz w:val="18"/>
            <w:rPrChange w:id="357" w:author="ACER" w:date="2025-11-03T18:59:00Z">
              <w:rPr/>
            </w:rPrChange>
          </w:rPr>
          <w:delText>joined with a logistic regression to carry out supervised class. Conversely, in [82] modified</w:delText>
        </w:r>
      </w:del>
    </w:p>
    <w:p w14:paraId="2989A948" w14:textId="5A855D7B" w:rsidR="003A6789" w:rsidRPr="0064408B" w:rsidDel="0064408B" w:rsidRDefault="003A6789">
      <w:pPr>
        <w:rPr>
          <w:del w:id="358" w:author="ACER" w:date="2025-11-03T18:56:00Z"/>
          <w:sz w:val="18"/>
          <w:rPrChange w:id="359" w:author="ACER" w:date="2025-11-03T18:59:00Z">
            <w:rPr>
              <w:del w:id="360" w:author="ACER" w:date="2025-11-03T18:56:00Z"/>
            </w:rPr>
          </w:rPrChange>
        </w:rPr>
      </w:pPr>
      <w:del w:id="361" w:author="ACER" w:date="2025-11-03T18:56:00Z">
        <w:r w:rsidRPr="0064408B" w:rsidDel="0064408B">
          <w:rPr>
            <w:sz w:val="18"/>
            <w:rPrChange w:id="362" w:author="ACER" w:date="2025-11-03T18:59:00Z">
              <w:rPr/>
            </w:rPrChange>
          </w:rPr>
          <w:delText xml:space="preserve"> sparse denoising AEs had been used to train a mapping between low-resolution and excessive-resolution</w:delText>
        </w:r>
      </w:del>
    </w:p>
    <w:p w14:paraId="212FEB53" w14:textId="49602D05" w:rsidR="003A6789" w:rsidRPr="0064408B" w:rsidDel="0064408B" w:rsidRDefault="003A6789">
      <w:pPr>
        <w:rPr>
          <w:del w:id="363" w:author="ACER" w:date="2025-11-03T18:56:00Z"/>
          <w:sz w:val="18"/>
          <w:rPrChange w:id="364" w:author="ACER" w:date="2025-11-03T18:59:00Z">
            <w:rPr>
              <w:del w:id="365" w:author="ACER" w:date="2025-11-03T18:56:00Z"/>
            </w:rPr>
          </w:rPrChange>
        </w:rPr>
      </w:pPr>
      <w:del w:id="366" w:author="ACER" w:date="2025-11-03T18:56:00Z">
        <w:r w:rsidRPr="0064408B" w:rsidDel="0064408B">
          <w:rPr>
            <w:sz w:val="18"/>
            <w:rPrChange w:id="367" w:author="ACER" w:date="2025-11-03T18:59:00Z">
              <w:rPr/>
            </w:rPrChange>
          </w:rPr>
          <w:delText xml:space="preserve"> photograph patches for pan-polishing. inspired by way of denoising AEs, an unsupervised DL framework,</w:delText>
        </w:r>
      </w:del>
    </w:p>
    <w:p w14:paraId="4663A386" w14:textId="271E0AF6" w:rsidR="003A6789" w:rsidRPr="0064408B" w:rsidDel="0064408B" w:rsidRDefault="003A6789">
      <w:pPr>
        <w:rPr>
          <w:del w:id="368" w:author="ACER" w:date="2025-11-03T18:56:00Z"/>
          <w:sz w:val="18"/>
          <w:rPrChange w:id="369" w:author="ACER" w:date="2025-11-03T18:59:00Z">
            <w:rPr>
              <w:del w:id="370" w:author="ACER" w:date="2025-11-03T18:56:00Z"/>
            </w:rPr>
          </w:rPrChange>
        </w:rPr>
      </w:pPr>
      <w:del w:id="371" w:author="ACER" w:date="2025-11-03T18:56:00Z">
        <w:r w:rsidRPr="0064408B" w:rsidDel="0064408B">
          <w:rPr>
            <w:sz w:val="18"/>
            <w:rPrChange w:id="372" w:author="ACER" w:date="2025-11-03T18:59:00Z">
              <w:rPr/>
            </w:rPrChange>
          </w:rPr>
          <w:delText xml:space="preserve"> namely Relit Spectral perspective-Stacked AE (RSA-SAE), was employed in [177] to map hyperspectral</w:delText>
        </w:r>
      </w:del>
    </w:p>
    <w:p w14:paraId="77851362" w14:textId="46973DA2" w:rsidR="003A6789" w:rsidRPr="0064408B" w:rsidDel="0064408B" w:rsidRDefault="003A6789">
      <w:pPr>
        <w:rPr>
          <w:del w:id="373" w:author="ACER" w:date="2025-11-03T18:56:00Z"/>
          <w:sz w:val="18"/>
          <w:rPrChange w:id="374" w:author="ACER" w:date="2025-11-03T18:59:00Z">
            <w:rPr>
              <w:del w:id="375" w:author="ACER" w:date="2025-11-03T18:56:00Z"/>
            </w:rPr>
          </w:rPrChange>
        </w:rPr>
      </w:pPr>
      <w:del w:id="376" w:author="ACER" w:date="2025-11-03T18:56:00Z">
        <w:r w:rsidRPr="0064408B" w:rsidDel="0064408B">
          <w:rPr>
            <w:sz w:val="18"/>
            <w:rPrChange w:id="377" w:author="ACER" w:date="2025-11-03T18:59:00Z">
              <w:rPr/>
            </w:rPrChange>
          </w:rPr>
          <w:delText xml:space="preserve"> image pixels to low-dimensional illumination invariant encodings. In Ball et al. [178], a entire</w:delText>
        </w:r>
      </w:del>
    </w:p>
    <w:p w14:paraId="47459049" w14:textId="5FC69D4F" w:rsidR="003A6789" w:rsidRPr="0064408B" w:rsidDel="0064408B" w:rsidRDefault="003A6789">
      <w:pPr>
        <w:rPr>
          <w:del w:id="378" w:author="ACER" w:date="2025-11-03T18:56:00Z"/>
          <w:sz w:val="18"/>
          <w:rPrChange w:id="379" w:author="ACER" w:date="2025-11-03T18:59:00Z">
            <w:rPr>
              <w:del w:id="380" w:author="ACER" w:date="2025-11-03T18:56:00Z"/>
            </w:rPr>
          </w:rPrChange>
        </w:rPr>
      </w:pPr>
      <w:del w:id="381" w:author="ACER" w:date="2025-11-03T18:56:00Z">
        <w:r w:rsidRPr="0064408B" w:rsidDel="0064408B">
          <w:rPr>
            <w:sz w:val="18"/>
            <w:rPrChange w:id="382" w:author="ACER" w:date="2025-11-03T18:59:00Z">
              <w:rPr/>
            </w:rPrChange>
          </w:rPr>
          <w:delText xml:space="preserve"> classification pipeline changed into offered, in which a denoising SAE is fed using an augmentation method,</w:delText>
        </w:r>
      </w:del>
    </w:p>
    <w:p w14:paraId="52BD19C2" w14:textId="618DD782" w:rsidR="003A6789" w:rsidRPr="0064408B" w:rsidDel="0064408B" w:rsidRDefault="003A6789">
      <w:pPr>
        <w:rPr>
          <w:del w:id="383" w:author="ACER" w:date="2025-11-03T18:56:00Z"/>
          <w:sz w:val="18"/>
          <w:rPrChange w:id="384" w:author="ACER" w:date="2025-11-03T18:59:00Z">
            <w:rPr>
              <w:del w:id="385" w:author="ACER" w:date="2025-11-03T18:56:00Z"/>
            </w:rPr>
          </w:rPrChange>
        </w:rPr>
      </w:pPr>
      <w:del w:id="386" w:author="ACER" w:date="2025-11-03T18:56:00Z">
        <w:r w:rsidRPr="0064408B" w:rsidDel="0064408B">
          <w:rPr>
            <w:sz w:val="18"/>
            <w:rPrChange w:id="387" w:author="ACER" w:date="2025-11-03T18:59:00Z">
              <w:rPr/>
            </w:rPrChange>
          </w:rPr>
          <w:delText xml:space="preserve"> and afinal post-processing provides robust image classification. Lan et al. [179] proposed a framework</w:delText>
        </w:r>
      </w:del>
    </w:p>
    <w:p w14:paraId="3B920E21" w14:textId="19918114" w:rsidR="003A6789" w:rsidRPr="0064408B" w:rsidDel="0064408B" w:rsidRDefault="003A6789">
      <w:pPr>
        <w:rPr>
          <w:del w:id="388" w:author="ACER" w:date="2025-11-03T18:56:00Z"/>
          <w:sz w:val="18"/>
          <w:rPrChange w:id="389" w:author="ACER" w:date="2025-11-03T18:59:00Z">
            <w:rPr>
              <w:del w:id="390" w:author="ACER" w:date="2025-11-03T18:56:00Z"/>
            </w:rPr>
          </w:rPrChange>
        </w:rPr>
      </w:pPr>
      <w:del w:id="391" w:author="ACER" w:date="2025-11-03T18:56:00Z">
        <w:r w:rsidRPr="0064408B" w:rsidDel="0064408B">
          <w:rPr>
            <w:sz w:val="18"/>
            <w:rPrChange w:id="392" w:author="ACER" w:date="2025-11-03T18:59:00Z">
              <w:rPr/>
            </w:rPrChange>
          </w:rPr>
          <w:delText xml:space="preserve"> integrating okay-sparse denoising AEs and spectral–limited spatial traits for hyperspectral</w:delText>
        </w:r>
      </w:del>
    </w:p>
    <w:p w14:paraId="6D34DBFB" w14:textId="7E11907D" w:rsidR="003A6789" w:rsidRPr="0064408B" w:rsidDel="0064408B" w:rsidRDefault="003A6789">
      <w:pPr>
        <w:rPr>
          <w:del w:id="393" w:author="ACER" w:date="2025-11-03T18:56:00Z"/>
          <w:sz w:val="18"/>
          <w:rPrChange w:id="394" w:author="ACER" w:date="2025-11-03T18:59:00Z">
            <w:rPr>
              <w:del w:id="395" w:author="ACER" w:date="2025-11-03T18:56:00Z"/>
            </w:rPr>
          </w:rPrChange>
        </w:rPr>
      </w:pPr>
      <w:del w:id="396" w:author="ACER" w:date="2025-11-03T18:56:00Z">
        <w:r w:rsidRPr="0064408B" w:rsidDel="0064408B">
          <w:rPr>
            <w:sz w:val="18"/>
            <w:rPrChange w:id="397" w:author="ACER" w:date="2025-11-03T18:59:00Z">
              <w:rPr/>
            </w:rPrChange>
          </w:rPr>
          <w:delText xml:space="preserve"> picture class.</w:delText>
        </w:r>
      </w:del>
    </w:p>
    <w:p w14:paraId="1FE81DC7" w14:textId="0C3FD1F7" w:rsidR="003A6789" w:rsidRPr="0064408B" w:rsidDel="0064408B" w:rsidRDefault="003A6789">
      <w:pPr>
        <w:rPr>
          <w:del w:id="398" w:author="ACER" w:date="2025-11-03T18:56:00Z"/>
          <w:sz w:val="18"/>
          <w:rPrChange w:id="399" w:author="ACER" w:date="2025-11-03T18:59:00Z">
            <w:rPr>
              <w:del w:id="400" w:author="ACER" w:date="2025-11-03T18:56:00Z"/>
            </w:rPr>
          </w:rPrChange>
        </w:rPr>
      </w:pPr>
      <w:del w:id="401" w:author="ACER" w:date="2025-11-03T18:56:00Z">
        <w:r w:rsidRPr="0064408B" w:rsidDel="0064408B">
          <w:rPr>
            <w:sz w:val="18"/>
            <w:rPrChange w:id="402" w:author="ACER" w:date="2025-11-03T18:59:00Z">
              <w:rPr/>
            </w:rPrChange>
          </w:rPr>
          <w:delText xml:space="preserve"> thanks to their dimensionality reduction skills DBN may be used to extract features. In [180]</w:delText>
        </w:r>
      </w:del>
    </w:p>
    <w:p w14:paraId="26CB1CDB" w14:textId="07669C58" w:rsidR="003A6789" w:rsidRPr="0064408B" w:rsidDel="0064408B" w:rsidRDefault="003A6789">
      <w:pPr>
        <w:rPr>
          <w:del w:id="403" w:author="ACER" w:date="2025-11-03T18:56:00Z"/>
          <w:sz w:val="18"/>
          <w:rPrChange w:id="404" w:author="ACER" w:date="2025-11-03T18:59:00Z">
            <w:rPr>
              <w:del w:id="405" w:author="ACER" w:date="2025-11-03T18:56:00Z"/>
            </w:rPr>
          </w:rPrChange>
        </w:rPr>
      </w:pPr>
      <w:del w:id="406" w:author="ACER" w:date="2025-11-03T18:56:00Z">
        <w:r w:rsidRPr="0064408B" w:rsidDel="0064408B">
          <w:rPr>
            <w:sz w:val="18"/>
            <w:rPrChange w:id="407" w:author="ACER" w:date="2025-11-03T18:59:00Z">
              <w:rPr/>
            </w:rPrChange>
          </w:rPr>
          <w:delText xml:space="preserve"> DBNwere blended with LR category, in addition to how SAEs have been exploited in [169]. In [56]</w:delText>
        </w:r>
      </w:del>
    </w:p>
    <w:p w14:paraId="591ED4EC" w14:textId="5582228B" w:rsidR="003A6789" w:rsidRPr="0064408B" w:rsidDel="0064408B" w:rsidRDefault="003A6789">
      <w:pPr>
        <w:rPr>
          <w:del w:id="408" w:author="ACER" w:date="2025-11-03T18:56:00Z"/>
          <w:sz w:val="18"/>
          <w:rPrChange w:id="409" w:author="ACER" w:date="2025-11-03T18:59:00Z">
            <w:rPr>
              <w:del w:id="410" w:author="ACER" w:date="2025-11-03T18:56:00Z"/>
            </w:rPr>
          </w:rPrChange>
        </w:rPr>
      </w:pPr>
      <w:del w:id="411" w:author="ACER" w:date="2025-11-03T18:56:00Z">
        <w:r w:rsidRPr="0064408B" w:rsidDel="0064408B">
          <w:rPr>
            <w:sz w:val="18"/>
            <w:rPrChange w:id="412" w:author="ACER" w:date="2025-11-03T18:59:00Z">
              <w:rPr/>
            </w:rPrChange>
          </w:rPr>
          <w:delText xml:space="preserve"> 1-layer-DBN and a couple of-layer-DBN with spatial–spectral information had been both used after a initial</w:delText>
        </w:r>
      </w:del>
    </w:p>
    <w:p w14:paraId="0EDB59FF" w14:textId="5C8CD7FF" w:rsidR="003A6789" w:rsidRPr="0064408B" w:rsidDel="0064408B" w:rsidRDefault="003A6789">
      <w:pPr>
        <w:rPr>
          <w:del w:id="413" w:author="ACER" w:date="2025-11-03T18:55:00Z"/>
          <w:sz w:val="18"/>
          <w:rPrChange w:id="414" w:author="ACER" w:date="2025-11-03T18:59:00Z">
            <w:rPr>
              <w:del w:id="415" w:author="ACER" w:date="2025-11-03T18:55:00Z"/>
            </w:rPr>
          </w:rPrChange>
        </w:rPr>
      </w:pPr>
      <w:del w:id="416" w:author="ACER" w:date="2025-11-03T18:55:00Z">
        <w:r w:rsidRPr="0064408B" w:rsidDel="0064408B">
          <w:rPr>
            <w:sz w:val="18"/>
            <w:rPrChange w:id="417" w:author="ACER" w:date="2025-11-03T18:59:00Z">
              <w:rPr/>
            </w:rPrChange>
          </w:rPr>
          <w:delText xml:space="preserve"> PCA. recently, an unmonitored DBN changed into supplied in [72] by means of Ma et al. to increase a real-time</w:delText>
        </w:r>
      </w:del>
    </w:p>
    <w:p w14:paraId="10185392" w14:textId="224730CC" w:rsidR="003A6789" w:rsidRPr="0064408B" w:rsidDel="0064408B" w:rsidRDefault="003A6789">
      <w:pPr>
        <w:rPr>
          <w:del w:id="418" w:author="ACER" w:date="2025-11-03T18:55:00Z"/>
          <w:sz w:val="18"/>
          <w:rPrChange w:id="419" w:author="ACER" w:date="2025-11-03T18:59:00Z">
            <w:rPr>
              <w:del w:id="420" w:author="ACER" w:date="2025-11-03T18:55:00Z"/>
            </w:rPr>
          </w:rPrChange>
        </w:rPr>
      </w:pPr>
      <w:del w:id="421" w:author="ACER" w:date="2025-11-03T18:55:00Z">
        <w:r w:rsidRPr="0064408B" w:rsidDel="0064408B">
          <w:rPr>
            <w:sz w:val="18"/>
            <w:rPrChange w:id="422" w:author="ACER" w:date="2025-11-03T18:59:00Z">
              <w:rPr/>
            </w:rPrChange>
          </w:rPr>
          <w:delText xml:space="preserve"> anomaly detection device capable of detect thrilling neighborhood items. alternatively, in [75], DBNs were fed with</w:delText>
        </w:r>
      </w:del>
    </w:p>
    <w:p w14:paraId="104AC9E7" w14:textId="325C1FE7" w:rsidR="003A6789" w:rsidRPr="0064408B" w:rsidDel="0064408B" w:rsidRDefault="003A6789">
      <w:pPr>
        <w:rPr>
          <w:del w:id="423" w:author="ACER" w:date="2025-11-03T18:55:00Z"/>
          <w:sz w:val="18"/>
          <w:rPrChange w:id="424" w:author="ACER" w:date="2025-11-03T18:59:00Z">
            <w:rPr>
              <w:del w:id="425" w:author="ACER" w:date="2025-11-03T18:55:00Z"/>
            </w:rPr>
          </w:rPrChange>
        </w:rPr>
      </w:pPr>
      <w:del w:id="426" w:author="ACER" w:date="2025-11-03T18:55:00Z">
        <w:r w:rsidRPr="0064408B" w:rsidDel="0064408B">
          <w:rPr>
            <w:sz w:val="18"/>
            <w:rPrChange w:id="427" w:author="ACER" w:date="2025-11-03T18:59:00Z">
              <w:rPr/>
            </w:rPrChange>
          </w:rPr>
          <w:delText xml:space="preserve"> a 3Ddiscrete wavelet transformation at the input HSI information. Autoencoders additionally discover programs in</w:delText>
        </w:r>
      </w:del>
    </w:p>
    <w:p w14:paraId="20306FCC" w14:textId="1340A362" w:rsidR="003A6789" w:rsidRPr="0064408B" w:rsidDel="0064408B" w:rsidRDefault="003A6789">
      <w:pPr>
        <w:rPr>
          <w:del w:id="428" w:author="ACER" w:date="2025-11-03T18:55:00Z"/>
          <w:sz w:val="18"/>
          <w:rPrChange w:id="429" w:author="ACER" w:date="2025-11-03T18:59:00Z">
            <w:rPr>
              <w:del w:id="430" w:author="ACER" w:date="2025-11-03T18:55:00Z"/>
            </w:rPr>
          </w:rPrChange>
        </w:rPr>
      </w:pPr>
      <w:del w:id="431" w:author="ACER" w:date="2025-11-03T18:55:00Z">
        <w:r w:rsidRPr="0064408B" w:rsidDel="0064408B">
          <w:rPr>
            <w:sz w:val="18"/>
            <w:rPrChange w:id="432" w:author="ACER" w:date="2025-11-03T18:59:00Z">
              <w:rPr/>
            </w:rPrChange>
          </w:rPr>
          <w:delText xml:space="preserve"> non-linear spectral unmixing, for endmember extraction and abundance map estimation. In [181] a</w:delText>
        </w:r>
      </w:del>
    </w:p>
    <w:p w14:paraId="7D3DA685" w14:textId="78755B4E" w:rsidR="003A6789" w:rsidRPr="0064408B" w:rsidDel="0064408B" w:rsidRDefault="003A6789">
      <w:pPr>
        <w:rPr>
          <w:del w:id="433" w:author="ACER" w:date="2025-11-03T18:55:00Z"/>
          <w:sz w:val="18"/>
          <w:rPrChange w:id="434" w:author="ACER" w:date="2025-11-03T18:59:00Z">
            <w:rPr>
              <w:del w:id="435" w:author="ACER" w:date="2025-11-03T18:55:00Z"/>
            </w:rPr>
          </w:rPrChange>
        </w:rPr>
      </w:pPr>
      <w:del w:id="436" w:author="ACER" w:date="2025-11-03T18:55:00Z">
        <w:r w:rsidRPr="0064408B" w:rsidDel="0064408B">
          <w:rPr>
            <w:sz w:val="18"/>
            <w:rPrChange w:id="437" w:author="ACER" w:date="2025-11-03T18:59:00Z">
              <w:rPr/>
            </w:rPrChange>
          </w:rPr>
          <w:delText xml:space="preserve"> solution that is predicated on the given facts and does now not require supervision is presented, whilst in [182]</w:delText>
        </w:r>
      </w:del>
    </w:p>
    <w:p w14:paraId="412A2C1C" w14:textId="493CB220" w:rsidR="003A6789" w:rsidRPr="0064408B" w:rsidDel="0064408B" w:rsidRDefault="003A6789">
      <w:pPr>
        <w:rPr>
          <w:del w:id="438" w:author="ACER" w:date="2025-11-03T18:55:00Z"/>
          <w:sz w:val="18"/>
          <w:rPrChange w:id="439" w:author="ACER" w:date="2025-11-03T18:59:00Z">
            <w:rPr>
              <w:del w:id="440" w:author="ACER" w:date="2025-11-03T18:55:00Z"/>
            </w:rPr>
          </w:rPrChange>
        </w:rPr>
      </w:pPr>
      <w:del w:id="441" w:author="ACER" w:date="2025-11-03T18:55:00Z">
        <w:r w:rsidRPr="0064408B" w:rsidDel="0064408B">
          <w:rPr>
            <w:sz w:val="18"/>
            <w:rPrChange w:id="442" w:author="ACER" w:date="2025-11-03T18:59:00Z">
              <w:rPr/>
            </w:rPrChange>
          </w:rPr>
          <w:delText xml:space="preserve"> an stop-to-cease gaining knowledge of approach called EndNet is delivered based totally on an AE community exploiting</w:delText>
        </w:r>
      </w:del>
    </w:p>
    <w:p w14:paraId="09EB0850" w14:textId="388A59F4" w:rsidR="003A6789" w:rsidRPr="0064408B" w:rsidDel="0064408B" w:rsidRDefault="003A6789">
      <w:pPr>
        <w:rPr>
          <w:del w:id="443" w:author="ACER" w:date="2025-11-03T18:55:00Z"/>
          <w:sz w:val="18"/>
          <w:rPrChange w:id="444" w:author="ACER" w:date="2025-11-03T18:59:00Z">
            <w:rPr>
              <w:del w:id="445" w:author="ACER" w:date="2025-11-03T18:55:00Z"/>
            </w:rPr>
          </w:rPrChange>
        </w:rPr>
      </w:pPr>
      <w:del w:id="446" w:author="ACER" w:date="2025-11-03T18:55:00Z">
        <w:r w:rsidRPr="0064408B" w:rsidDel="0064408B">
          <w:rPr>
            <w:sz w:val="18"/>
            <w:rPrChange w:id="447" w:author="ACER" w:date="2025-11-03T18:59:00Z">
              <w:rPr/>
            </w:rPrChange>
          </w:rPr>
          <w:delText xml:space="preserve"> extra layers and a Spectral attitude Distance metric.</w:delText>
        </w:r>
      </w:del>
    </w:p>
    <w:p w14:paraId="5373ECBB" w14:textId="09CE26F6" w:rsidR="0064408B" w:rsidRPr="0064408B" w:rsidRDefault="003A6789">
      <w:pPr>
        <w:rPr>
          <w:ins w:id="448" w:author="ACER" w:date="2025-11-03T18:59:00Z"/>
          <w:sz w:val="18"/>
          <w:rPrChange w:id="449" w:author="ACER" w:date="2025-11-03T18:59:00Z">
            <w:rPr>
              <w:ins w:id="450" w:author="ACER" w:date="2025-11-03T18:59:00Z"/>
            </w:rPr>
          </w:rPrChange>
        </w:rPr>
      </w:pPr>
      <w:del w:id="451" w:author="ACER" w:date="2025-11-03T18:56:00Z">
        <w:r w:rsidRPr="0064408B" w:rsidDel="0064408B">
          <w:rPr>
            <w:sz w:val="18"/>
            <w:rPrChange w:id="452" w:author="ACER" w:date="2025-11-03T18:59:00Z">
              <w:rPr/>
            </w:rPrChange>
          </w:rPr>
          <w:delText>four.</w:delText>
        </w:r>
      </w:del>
      <w:r w:rsidRPr="0064408B">
        <w:rPr>
          <w:sz w:val="18"/>
          <w:rPrChange w:id="453" w:author="ACER" w:date="2025-11-03T18:59:00Z">
            <w:rPr/>
          </w:rPrChange>
        </w:rPr>
        <w:t>6. Dataset Augmentation, transfer-</w:t>
      </w:r>
      <w:ins w:id="454" w:author="ACER" w:date="2025-11-03T18:57:00Z">
        <w:r w:rsidR="0064408B" w:rsidRPr="0064408B">
          <w:rPr>
            <w:sz w:val="18"/>
            <w:rPrChange w:id="455" w:author="ACER" w:date="2025-11-03T18:59:00Z">
              <w:rPr/>
            </w:rPrChange>
          </w:rPr>
          <w:t>learnin</w:t>
        </w:r>
      </w:ins>
      <w:del w:id="456" w:author="ACER" w:date="2025-11-03T18:57:00Z">
        <w:r w:rsidRPr="0064408B" w:rsidDel="0064408B">
          <w:rPr>
            <w:sz w:val="18"/>
            <w:rPrChange w:id="457" w:author="ACER" w:date="2025-11-03T18:59:00Z">
              <w:rPr/>
            </w:rPrChange>
          </w:rPr>
          <w:delText>studyin</w:delText>
        </w:r>
      </w:del>
      <w:r w:rsidRPr="0064408B">
        <w:rPr>
          <w:sz w:val="18"/>
          <w:rPrChange w:id="458" w:author="ACER" w:date="2025-11-03T18:59:00Z">
            <w:rPr/>
          </w:rPrChange>
        </w:rPr>
        <w:t>g, and Unsupervised</w:t>
      </w:r>
      <w:ins w:id="459" w:author="ACER" w:date="2025-11-03T23:51:00Z">
        <w:r w:rsidR="00766DE1">
          <w:rPr>
            <w:sz w:val="18"/>
          </w:rPr>
          <w:t xml:space="preserve"> </w:t>
        </w:r>
      </w:ins>
      <w:r w:rsidRPr="0064408B">
        <w:rPr>
          <w:sz w:val="18"/>
          <w:rPrChange w:id="460" w:author="ACER" w:date="2025-11-03T18:59:00Z">
            <w:rPr/>
          </w:rPrChange>
        </w:rPr>
        <w:t>Pre-</w:t>
      </w:r>
      <w:ins w:id="461" w:author="ACER" w:date="2025-11-03T18:57:00Z">
        <w:r w:rsidR="0064408B" w:rsidRPr="0064408B">
          <w:rPr>
            <w:sz w:val="18"/>
            <w:rPrChange w:id="462" w:author="ACER" w:date="2025-11-03T18:59:00Z">
              <w:rPr/>
            </w:rPrChange>
          </w:rPr>
          <w:t>training</w:t>
        </w:r>
      </w:ins>
    </w:p>
    <w:p w14:paraId="18AAAC3F" w14:textId="7E5E3E9B" w:rsidR="003A6789" w:rsidRPr="005D5C79" w:rsidDel="00460B52" w:rsidRDefault="00766DE1">
      <w:pPr>
        <w:jc w:val="both"/>
        <w:rPr>
          <w:del w:id="463" w:author="ACER" w:date="2025-11-04T11:15:00Z"/>
          <w:sz w:val="18"/>
          <w:rPrChange w:id="464" w:author="ACER" w:date="2025-11-04T11:26:00Z">
            <w:rPr>
              <w:del w:id="465" w:author="ACER" w:date="2025-11-04T11:15:00Z"/>
            </w:rPr>
          </w:rPrChange>
        </w:rPr>
        <w:pPrChange w:id="466" w:author="ACER" w:date="2025-11-04T11:15:00Z">
          <w:pPr/>
        </w:pPrChange>
      </w:pPr>
      <w:ins w:id="467" w:author="ACER" w:date="2025-11-03T23:51:00Z">
        <w:r>
          <w:rPr>
            <w:sz w:val="18"/>
          </w:rPr>
          <w:t xml:space="preserve">       </w:t>
        </w:r>
      </w:ins>
      <w:ins w:id="468" w:author="ACER" w:date="2025-11-03T18:59:00Z">
        <w:r w:rsidR="0064408B" w:rsidRPr="0064408B">
          <w:rPr>
            <w:sz w:val="18"/>
            <w:rPrChange w:id="469" w:author="ACER" w:date="2025-11-03T18:59:00Z">
              <w:rPr/>
            </w:rPrChange>
          </w:rPr>
          <w:t>A major challenge in hyperspectral image analysis is the limited availability of labeled data. An effective solution is data enrichment, which artificially increases the size and diversity of training samples. Techniques like creating pixel-pair features or simulating changes in illumination help neural networks better generalize to unseen situations. These methods improve the robustness of deep learning models, allowing them to capture spectral and spatial variations more effectively.</w:t>
        </w:r>
      </w:ins>
      <w:del w:id="470" w:author="ACER" w:date="2025-11-03T18:57:00Z">
        <w:r w:rsidR="003A6789" w:rsidDel="0064408B">
          <w:delText>education</w:delText>
        </w:r>
      </w:del>
    </w:p>
    <w:p w14:paraId="669EB5CA" w14:textId="6F6C7118" w:rsidR="003A6789" w:rsidDel="0064408B" w:rsidRDefault="003A6789">
      <w:pPr>
        <w:jc w:val="both"/>
        <w:rPr>
          <w:del w:id="471" w:author="ACER" w:date="2025-11-03T18:59:00Z"/>
        </w:rPr>
        <w:pPrChange w:id="472" w:author="ACER" w:date="2025-11-04T11:15:00Z">
          <w:pPr/>
        </w:pPrChange>
      </w:pPr>
      <w:del w:id="473" w:author="ACER" w:date="2025-11-04T11:15:00Z">
        <w:r w:rsidDel="00460B52">
          <w:delText xml:space="preserve"> </w:delText>
        </w:r>
      </w:del>
      <w:del w:id="474" w:author="ACER" w:date="2025-11-03T18:59:00Z">
        <w:r w:rsidDel="0064408B">
          <w:delText>Awaytoaddress the lack of availability of categorized pixels is via the use of extraordinary information augmentation</w:delText>
        </w:r>
      </w:del>
    </w:p>
    <w:p w14:paraId="71B0FC78" w14:textId="7AB8461E" w:rsidR="003A6789" w:rsidDel="0064408B" w:rsidRDefault="003A6789">
      <w:pPr>
        <w:jc w:val="both"/>
        <w:rPr>
          <w:del w:id="475" w:author="ACER" w:date="2025-11-03T18:59:00Z"/>
        </w:rPr>
        <w:pPrChange w:id="476" w:author="ACER" w:date="2025-11-04T11:15:00Z">
          <w:pPr/>
        </w:pPrChange>
      </w:pPr>
      <w:del w:id="477" w:author="ACER" w:date="2025-11-03T18:59:00Z">
        <w:r w:rsidDel="0064408B">
          <w:delText xml:space="preserve"> techniques. amongst them, random pixel-pair capabilities (PPF) turned into added in [21], which exploits</w:delText>
        </w:r>
      </w:del>
    </w:p>
    <w:p w14:paraId="2DD26BA0" w14:textId="0A66F067" w:rsidR="003A6789" w:rsidDel="0064408B" w:rsidRDefault="003A6789">
      <w:pPr>
        <w:jc w:val="both"/>
        <w:rPr>
          <w:del w:id="478" w:author="ACER" w:date="2025-11-03T18:59:00Z"/>
        </w:rPr>
        <w:pPrChange w:id="479" w:author="ACER" w:date="2025-11-04T11:15:00Z">
          <w:pPr/>
        </w:pPrChange>
      </w:pPr>
      <w:del w:id="480" w:author="ACER" w:date="2025-11-03T18:59:00Z">
        <w:r w:rsidDel="0064408B">
          <w:delText xml:space="preserve"> the similarity of the pixels of the equal elegance to augment the education information, wherein a deep CNN with</w:delText>
        </w:r>
      </w:del>
    </w:p>
    <w:p w14:paraId="7C779F7B" w14:textId="2A214A81" w:rsidR="003A6789" w:rsidDel="0064408B" w:rsidRDefault="003A6789">
      <w:pPr>
        <w:jc w:val="both"/>
        <w:rPr>
          <w:del w:id="481" w:author="ACER" w:date="2025-11-03T18:59:00Z"/>
        </w:rPr>
        <w:pPrChange w:id="482" w:author="ACER" w:date="2025-11-04T11:15:00Z">
          <w:pPr/>
        </w:pPrChange>
      </w:pPr>
      <w:del w:id="483" w:author="ACER" w:date="2025-11-03T18:59:00Z">
        <w:r w:rsidDel="0064408B">
          <w:delText xml:space="preserve"> multi layers is then employed to analyze those PPF. This technique changed into stepped forward in [22], in which</w:delText>
        </w:r>
      </w:del>
    </w:p>
    <w:p w14:paraId="142E2108" w14:textId="173E5FEC" w:rsidR="003A6789" w:rsidDel="0064408B" w:rsidRDefault="003A6789">
      <w:pPr>
        <w:jc w:val="both"/>
        <w:rPr>
          <w:del w:id="484" w:author="ACER" w:date="2025-11-03T18:59:00Z"/>
        </w:rPr>
        <w:pPrChange w:id="485" w:author="ACER" w:date="2025-11-04T11:15:00Z">
          <w:pPr/>
        </w:pPrChange>
      </w:pPr>
      <w:del w:id="486" w:author="ACER" w:date="2025-11-03T18:59:00Z">
        <w:r w:rsidDel="0064408B">
          <w:delText xml:space="preserve"> Ran et al. proposed a spatial pixel-pair feature, SPFF, with a bendy multi-flow CNN-based totally</w:delText>
        </w:r>
      </w:del>
    </w:p>
    <w:p w14:paraId="48B5E062" w14:textId="4EF2AB5D" w:rsidR="003A6789" w:rsidDel="0064408B" w:rsidRDefault="003A6789">
      <w:pPr>
        <w:jc w:val="both"/>
        <w:rPr>
          <w:del w:id="487" w:author="ACER" w:date="2025-11-03T18:59:00Z"/>
        </w:rPr>
        <w:pPrChange w:id="488" w:author="ACER" w:date="2025-11-04T11:15:00Z">
          <w:pPr/>
        </w:pPrChange>
      </w:pPr>
      <w:del w:id="489" w:author="ACER" w:date="2025-11-03T18:59:00Z">
        <w:r w:rsidDel="0064408B">
          <w:delText xml:space="preserve"> category. In [189] Windrim et al. proposed a information augmentation approach primarily based on relighting</w:delText>
        </w:r>
      </w:del>
    </w:p>
    <w:p w14:paraId="046DFD73" w14:textId="26FE997D" w:rsidR="003A6789" w:rsidDel="0064408B" w:rsidRDefault="003A6789">
      <w:pPr>
        <w:jc w:val="both"/>
        <w:rPr>
          <w:del w:id="490" w:author="ACER" w:date="2025-11-03T18:59:00Z"/>
        </w:rPr>
        <w:pPrChange w:id="491" w:author="ACER" w:date="2025-11-04T11:15:00Z">
          <w:pPr/>
        </w:pPrChange>
      </w:pPr>
      <w:del w:id="492" w:author="ACER" w:date="2025-11-03T18:59:00Z">
        <w:r w:rsidDel="0064408B">
          <w:delText xml:space="preserve"> for education samples of the CNN which includes simulating the spectral appearance of a location</w:delText>
        </w:r>
      </w:del>
    </w:p>
    <w:p w14:paraId="0AA0E332" w14:textId="10531F50" w:rsidR="003A6789" w:rsidDel="0064408B" w:rsidRDefault="003A6789">
      <w:pPr>
        <w:jc w:val="both"/>
        <w:rPr>
          <w:del w:id="493" w:author="ACER" w:date="2025-11-03T18:59:00Z"/>
        </w:rPr>
        <w:pPrChange w:id="494" w:author="ACER" w:date="2025-11-04T11:15:00Z">
          <w:pPr/>
        </w:pPrChange>
      </w:pPr>
      <w:del w:id="495" w:author="ACER" w:date="2025-11-03T18:59:00Z">
        <w:r w:rsidDel="0064408B">
          <w:delText xml:space="preserve"> under specific illumination in the course of schooling. while in [190], Li et al. made an intensive evaluation</w:delText>
        </w:r>
      </w:del>
    </w:p>
    <w:p w14:paraId="5938B467" w14:textId="6EE99516" w:rsidR="003A6789" w:rsidDel="0064408B" w:rsidRDefault="003A6789">
      <w:pPr>
        <w:jc w:val="both"/>
        <w:rPr>
          <w:del w:id="496" w:author="ACER" w:date="2025-11-03T18:59:00Z"/>
        </w:rPr>
        <w:pPrChange w:id="497" w:author="ACER" w:date="2025-11-04T11:15:00Z">
          <w:pPr/>
        </w:pPrChange>
      </w:pPr>
      <w:del w:id="498" w:author="ACER" w:date="2025-11-03T18:59:00Z">
        <w:r w:rsidDel="0064408B">
          <w:delText xml:space="preserve"> of commonplace augmentation techniques and proposed a new one that facilitates the CNN to higher examine</w:delText>
        </w:r>
      </w:del>
    </w:p>
    <w:p w14:paraId="6F6DB8F1" w14:textId="12095140" w:rsidR="003A6789" w:rsidDel="0064408B" w:rsidRDefault="003A6789">
      <w:pPr>
        <w:jc w:val="both"/>
        <w:rPr>
          <w:del w:id="499" w:author="ACER" w:date="2025-11-03T18:59:00Z"/>
        </w:rPr>
        <w:pPrChange w:id="500" w:author="ACER" w:date="2025-11-04T11:15:00Z">
          <w:pPr/>
        </w:pPrChange>
      </w:pPr>
      <w:del w:id="501" w:author="ACER" w:date="2025-11-03T18:59:00Z">
        <w:r w:rsidDel="0064408B">
          <w:delText xml:space="preserve"> intra-class correspondences.</w:delText>
        </w:r>
      </w:del>
    </w:p>
    <w:p w14:paraId="5F5CFA79" w14:textId="0A7EB93A" w:rsidR="003A6789" w:rsidDel="0064408B" w:rsidRDefault="003A6789">
      <w:pPr>
        <w:jc w:val="both"/>
        <w:rPr>
          <w:del w:id="502" w:author="ACER" w:date="2025-11-03T18:59:00Z"/>
        </w:rPr>
        <w:pPrChange w:id="503" w:author="ACER" w:date="2025-11-04T11:15:00Z">
          <w:pPr/>
        </w:pPrChange>
      </w:pPr>
      <w:del w:id="504" w:author="ACER" w:date="2025-11-03T18:59:00Z">
        <w:r w:rsidDel="0064408B">
          <w:delText xml:space="preserve"> another way to address this facts availability hassle is to make the most massive categorised datasets containing</w:delText>
        </w:r>
      </w:del>
    </w:p>
    <w:p w14:paraId="0D01D6CA" w14:textId="3A94A9A8" w:rsidR="003A6789" w:rsidDel="0064408B" w:rsidRDefault="003A6789">
      <w:pPr>
        <w:jc w:val="both"/>
        <w:rPr>
          <w:del w:id="505" w:author="ACER" w:date="2025-11-03T18:59:00Z"/>
        </w:rPr>
        <w:pPrChange w:id="506" w:author="ACER" w:date="2025-11-04T11:15:00Z">
          <w:pPr/>
        </w:pPrChange>
      </w:pPr>
      <w:del w:id="507" w:author="ACER" w:date="2025-11-03T18:59:00Z">
        <w:r w:rsidDel="0064408B">
          <w:delText xml:space="preserve"> similar data with a switch-mastering technique. The reasoning is that usually the primary a part of a DNN</w:delText>
        </w:r>
      </w:del>
    </w:p>
    <w:p w14:paraId="1A99CD44" w14:textId="72746649" w:rsidR="003A6789" w:rsidDel="0064408B" w:rsidRDefault="003A6789">
      <w:pPr>
        <w:jc w:val="both"/>
        <w:rPr>
          <w:del w:id="508" w:author="ACER" w:date="2025-11-03T18:59:00Z"/>
        </w:rPr>
        <w:pPrChange w:id="509" w:author="ACER" w:date="2025-11-04T11:15:00Z">
          <w:pPr/>
        </w:pPrChange>
      </w:pPr>
      <w:del w:id="510" w:author="ACER" w:date="2025-11-03T18:59:00Z">
        <w:r w:rsidDel="0064408B">
          <w:delText xml:space="preserve"> learns established filters which can be reusable in many contexts. In [191], Windrim et al. used this method</w:delText>
        </w:r>
      </w:del>
    </w:p>
    <w:p w14:paraId="196460EE" w14:textId="7684F6ED" w:rsidR="003A6789" w:rsidDel="0064408B" w:rsidRDefault="003A6789">
      <w:pPr>
        <w:jc w:val="both"/>
        <w:rPr>
          <w:del w:id="511" w:author="ACER" w:date="2025-11-03T18:59:00Z"/>
        </w:rPr>
        <w:pPrChange w:id="512" w:author="ACER" w:date="2025-11-04T11:15:00Z">
          <w:pPr/>
        </w:pPrChange>
      </w:pPr>
      <w:del w:id="513" w:author="ACER" w:date="2025-11-03T18:59:00Z">
        <w:r w:rsidDel="0064408B">
          <w:delText xml:space="preserve"> through growing a pre-trained CNN on a similar but greater entire HSI dataset after which fine-tuning it on</w:delText>
        </w:r>
      </w:del>
    </w:p>
    <w:p w14:paraId="3AE738EB" w14:textId="70BDFC71" w:rsidR="003A6789" w:rsidDel="0064408B" w:rsidRDefault="003A6789">
      <w:pPr>
        <w:jc w:val="both"/>
        <w:rPr>
          <w:del w:id="514" w:author="ACER" w:date="2025-11-03T18:59:00Z"/>
        </w:rPr>
        <w:pPrChange w:id="515" w:author="ACER" w:date="2025-11-04T11:15:00Z">
          <w:pPr/>
        </w:pPrChange>
      </w:pPr>
      <w:del w:id="516" w:author="ACER" w:date="2025-11-03T18:59:00Z">
        <w:r w:rsidDel="0064408B">
          <w:delText xml:space="preserve"> the ground-reality dataset. The advantage is that the ground-truth dataset may be now notably</w:delText>
        </w:r>
      </w:del>
    </w:p>
    <w:p w14:paraId="537F5A86" w14:textId="438A71E3" w:rsidR="003A6789" w:rsidDel="0064408B" w:rsidRDefault="003A6789">
      <w:pPr>
        <w:jc w:val="both"/>
        <w:rPr>
          <w:del w:id="517" w:author="ACER" w:date="2025-11-03T18:59:00Z"/>
        </w:rPr>
        <w:pPrChange w:id="518" w:author="ACER" w:date="2025-11-04T11:15:00Z">
          <w:pPr/>
        </w:pPrChange>
      </w:pPr>
      <w:del w:id="519" w:author="ACER" w:date="2025-11-03T18:59:00Z">
        <w:r w:rsidDel="0064408B">
          <w:delText xml:space="preserve"> smaller and the schooling technique faster. in addition a transfer-studying method become employed in [73]</w:delText>
        </w:r>
      </w:del>
    </w:p>
    <w:p w14:paraId="57C0A7A3" w14:textId="7CB15B50" w:rsidR="003A6789" w:rsidDel="0064408B" w:rsidRDefault="003A6789">
      <w:pPr>
        <w:jc w:val="both"/>
        <w:rPr>
          <w:del w:id="520" w:author="ACER" w:date="2025-11-03T18:59:00Z"/>
        </w:rPr>
        <w:pPrChange w:id="521" w:author="ACER" w:date="2025-11-04T11:15:00Z">
          <w:pPr/>
        </w:pPrChange>
      </w:pPr>
      <w:del w:id="522" w:author="ACER" w:date="2025-11-03T18:59:00Z">
        <w:r w:rsidDel="0064408B">
          <w:delText xml:space="preserve"> to construct an anomaly detection machine that works on the difference between pixel pairs or in [192] for</w:delText>
        </w:r>
      </w:del>
    </w:p>
    <w:p w14:paraId="14EBF3B5" w14:textId="3B09164E" w:rsidR="003A6789" w:rsidDel="0064408B" w:rsidRDefault="003A6789">
      <w:pPr>
        <w:jc w:val="both"/>
        <w:rPr>
          <w:del w:id="523" w:author="ACER" w:date="2025-11-03T18:59:00Z"/>
        </w:rPr>
        <w:pPrChange w:id="524" w:author="ACER" w:date="2025-11-04T11:15:00Z">
          <w:pPr/>
        </w:pPrChange>
      </w:pPr>
      <w:del w:id="525" w:author="ACER" w:date="2025-11-03T18:59:00Z">
        <w:r w:rsidDel="0064408B">
          <w:delText xml:space="preserve"> classification on each homogeneous and heterogeneous HSI statistics.</w:delText>
        </w:r>
      </w:del>
    </w:p>
    <w:p w14:paraId="3AF111EA" w14:textId="66A98D1E" w:rsidR="003A6789" w:rsidDel="0064408B" w:rsidRDefault="003A6789">
      <w:pPr>
        <w:jc w:val="both"/>
        <w:rPr>
          <w:del w:id="526" w:author="ACER" w:date="2025-11-03T18:59:00Z"/>
        </w:rPr>
        <w:pPrChange w:id="527" w:author="ACER" w:date="2025-11-04T11:15:00Z">
          <w:pPr/>
        </w:pPrChange>
      </w:pPr>
      <w:del w:id="528" w:author="ACER" w:date="2025-11-03T18:59:00Z">
        <w:r w:rsidDel="0064408B">
          <w:delText xml:space="preserve"> As stated above, the lack of training units makes unsupervised and semi-supervised methods</w:delText>
        </w:r>
      </w:del>
    </w:p>
    <w:p w14:paraId="4D490976" w14:textId="0333FDFE" w:rsidR="003A6789" w:rsidDel="0064408B" w:rsidRDefault="003A6789">
      <w:pPr>
        <w:jc w:val="both"/>
        <w:rPr>
          <w:del w:id="529" w:author="ACER" w:date="2025-11-03T18:59:00Z"/>
        </w:rPr>
        <w:pPrChange w:id="530" w:author="ACER" w:date="2025-11-04T11:15:00Z">
          <w:pPr/>
        </w:pPrChange>
      </w:pPr>
      <w:del w:id="531" w:author="ACER" w:date="2025-11-03T18:59:00Z">
        <w:r w:rsidDel="0064408B">
          <w:delText xml:space="preserve"> increasingly more thrilling. as an example, in [193], Ratle et al. proposed a semi-supervised neural network</w:delText>
        </w:r>
      </w:del>
    </w:p>
    <w:p w14:paraId="05FCCA57" w14:textId="7CA3B9DC" w:rsidR="003A6789" w:rsidDel="0064408B" w:rsidRDefault="003A6789">
      <w:pPr>
        <w:jc w:val="both"/>
        <w:rPr>
          <w:del w:id="532" w:author="ACER" w:date="2025-11-03T18:59:00Z"/>
        </w:rPr>
        <w:pPrChange w:id="533" w:author="ACER" w:date="2025-11-04T11:15:00Z">
          <w:pPr/>
        </w:pPrChange>
      </w:pPr>
      <w:del w:id="534" w:author="ACER" w:date="2025-11-03T18:59:00Z">
        <w:r w:rsidDel="0064408B">
          <w:delText xml:space="preserve"> frameworkforlargescaleHSIclassification. In[194], Romeroetal. presentedalayer-wiseunsupervised</w:delText>
        </w:r>
      </w:del>
    </w:p>
    <w:p w14:paraId="4DEB103F" w14:textId="301E1CCB" w:rsidR="003A6789" w:rsidDel="0064408B" w:rsidRDefault="003A6789">
      <w:pPr>
        <w:jc w:val="both"/>
        <w:rPr>
          <w:del w:id="535" w:author="ACER" w:date="2025-11-03T18:59:00Z"/>
        </w:rPr>
        <w:pPrChange w:id="536" w:author="ACER" w:date="2025-11-04T11:15:00Z">
          <w:pPr/>
        </w:pPrChange>
      </w:pPr>
      <w:del w:id="537" w:author="ACER" w:date="2025-11-03T18:59:00Z">
        <w:r w:rsidDel="0064408B">
          <w:delText xml:space="preserve"> pre-education for CNN, which ends up in each overall performance gains and advanced computational performance.</w:delText>
        </w:r>
      </w:del>
    </w:p>
    <w:p w14:paraId="4DDB13E8" w14:textId="4B32E722" w:rsidR="003A6789" w:rsidDel="0064408B" w:rsidRDefault="003A6789">
      <w:pPr>
        <w:jc w:val="both"/>
        <w:rPr>
          <w:del w:id="538" w:author="ACER" w:date="2025-11-03T18:59:00Z"/>
        </w:rPr>
        <w:pPrChange w:id="539" w:author="ACER" w:date="2025-11-04T11:15:00Z">
          <w:pPr/>
        </w:pPrChange>
      </w:pPr>
      <w:del w:id="540" w:author="ACER" w:date="2025-11-03T18:59:00Z">
        <w:r w:rsidDel="0064408B">
          <w:delText xml:space="preserve"> In [195], Maggiori et al. added an end-to-quit framework for dense pixel-clever class</w:delText>
        </w:r>
      </w:del>
    </w:p>
    <w:p w14:paraId="68978F02" w14:textId="7AD9CD74" w:rsidR="003A6789" w:rsidDel="0064408B" w:rsidRDefault="003A6789">
      <w:pPr>
        <w:jc w:val="both"/>
        <w:rPr>
          <w:del w:id="541" w:author="ACER" w:date="2025-11-03T18:59:00Z"/>
        </w:rPr>
        <w:pPrChange w:id="542" w:author="ACER" w:date="2025-11-04T11:15:00Z">
          <w:pPr/>
        </w:pPrChange>
      </w:pPr>
      <w:del w:id="543" w:author="ACER" w:date="2025-11-03T18:59:00Z">
        <w:r w:rsidDel="0064408B">
          <w:delText xml:space="preserve"> with a brand new initialization technique for the CNN. at some stage in initialization, a massive quantity of likely</w:delText>
        </w:r>
      </w:del>
    </w:p>
    <w:p w14:paraId="195636DD" w14:textId="29FC884F" w:rsidR="003A6789" w:rsidDel="0064408B" w:rsidRDefault="003A6789">
      <w:pPr>
        <w:jc w:val="both"/>
        <w:rPr>
          <w:del w:id="544" w:author="ACER" w:date="2025-11-03T18:59:00Z"/>
        </w:rPr>
        <w:pPrChange w:id="545" w:author="ACER" w:date="2025-11-04T11:15:00Z">
          <w:pPr/>
        </w:pPrChange>
      </w:pPr>
      <w:del w:id="546" w:author="ACER" w:date="2025-11-03T18:59:00Z">
        <w:r w:rsidDel="0064408B">
          <w:delText xml:space="preserve"> misguided reference records turned into used, then a refinement step on a small amount of as it should be categorised</w:delText>
        </w:r>
      </w:del>
    </w:p>
    <w:p w14:paraId="1B838EC9" w14:textId="58060AFA" w:rsidR="003A6789" w:rsidDel="0064408B" w:rsidRDefault="003A6789">
      <w:pPr>
        <w:jc w:val="both"/>
        <w:rPr>
          <w:del w:id="547" w:author="ACER" w:date="2025-11-03T18:59:00Z"/>
        </w:rPr>
        <w:pPrChange w:id="548" w:author="ACER" w:date="2025-11-04T11:15:00Z">
          <w:pPr/>
        </w:pPrChange>
      </w:pPr>
      <w:del w:id="549" w:author="ACER" w:date="2025-11-03T18:59:00Z">
        <w:r w:rsidDel="0064408B">
          <w:delText xml:space="preserve"> records changed into executed. In [196], Mou et al. proposed, for the first time in HSI, an stop-to-cease 2-D absolutely</w:delText>
        </w:r>
      </w:del>
    </w:p>
    <w:p w14:paraId="210967F9" w14:textId="7BE8D503" w:rsidR="003A6789" w:rsidDel="0064408B" w:rsidRDefault="003A6789">
      <w:pPr>
        <w:jc w:val="both"/>
        <w:rPr>
          <w:del w:id="550" w:author="ACER" w:date="2025-11-03T18:59:00Z"/>
        </w:rPr>
        <w:pPrChange w:id="551" w:author="ACER" w:date="2025-11-04T11:15:00Z">
          <w:pPr/>
        </w:pPrChange>
      </w:pPr>
      <w:del w:id="552" w:author="ACER" w:date="2025-11-03T18:59:00Z">
        <w:r w:rsidDel="0064408B">
          <w:delText xml:space="preserve"> Convolution-Deconvolution networkforunsupervisedspectral–spatial function studying. it's far composed</w:delText>
        </w:r>
      </w:del>
    </w:p>
    <w:p w14:paraId="00E682B8" w14:textId="2E40D199" w:rsidR="003A6789" w:rsidDel="0064408B" w:rsidRDefault="003A6789">
      <w:pPr>
        <w:jc w:val="both"/>
        <w:rPr>
          <w:del w:id="553" w:author="ACER" w:date="2025-11-03T18:59:00Z"/>
        </w:rPr>
        <w:pPrChange w:id="554" w:author="ACER" w:date="2025-11-04T11:15:00Z">
          <w:pPr/>
        </w:pPrChange>
      </w:pPr>
      <w:del w:id="555" w:author="ACER" w:date="2025-11-03T18:59:00Z">
        <w:r w:rsidDel="0064408B">
          <w:delText xml:space="preserve"> of a convolutional sub-network to lessen the dimensionality, and a deconvolutional sub-network to</w:delText>
        </w:r>
      </w:del>
    </w:p>
    <w:p w14:paraId="2631765B" w14:textId="07B597A7" w:rsidR="003A6789" w:rsidDel="0064408B" w:rsidRDefault="003A6789">
      <w:pPr>
        <w:jc w:val="both"/>
        <w:rPr>
          <w:del w:id="556" w:author="ACER" w:date="2025-11-03T18:59:00Z"/>
        </w:rPr>
        <w:pPrChange w:id="557" w:author="ACER" w:date="2025-11-04T11:15:00Z">
          <w:pPr/>
        </w:pPrChange>
      </w:pPr>
      <w:del w:id="558" w:author="ACER" w:date="2025-11-03T18:59:00Z">
        <w:r w:rsidDel="0064408B">
          <w:delText xml:space="preserve"> reconstruct the input records.</w:delText>
        </w:r>
      </w:del>
    </w:p>
    <w:p w14:paraId="52964CA9" w14:textId="58A81BA8" w:rsidR="003A6789" w:rsidDel="0064408B" w:rsidRDefault="003A6789">
      <w:pPr>
        <w:jc w:val="both"/>
        <w:rPr>
          <w:del w:id="559" w:author="ACER" w:date="2025-11-03T18:59:00Z"/>
        </w:rPr>
        <w:pPrChange w:id="560" w:author="ACER" w:date="2025-11-04T11:15:00Z">
          <w:pPr/>
        </w:pPrChange>
      </w:pPr>
      <w:del w:id="561" w:author="ACER" w:date="2025-11-03T18:59:00Z">
        <w:r w:rsidDel="0064408B">
          <w:delText xml:space="preserve"> superior schooling techniques that use semi-supervised schemes had been additionally presented. these made</w:delText>
        </w:r>
      </w:del>
    </w:p>
    <w:p w14:paraId="6B07DF4C" w14:textId="4439D3D9" w:rsidR="003A6789" w:rsidDel="0064408B" w:rsidRDefault="003A6789">
      <w:pPr>
        <w:jc w:val="both"/>
        <w:rPr>
          <w:del w:id="562" w:author="ACER" w:date="2025-11-03T18:59:00Z"/>
        </w:rPr>
        <w:pPrChange w:id="563" w:author="ACER" w:date="2025-11-04T11:15:00Z">
          <w:pPr/>
        </w:pPrChange>
      </w:pPr>
      <w:del w:id="564" w:author="ACER" w:date="2025-11-03T18:59:00Z">
        <w:r w:rsidDel="0064408B">
          <w:delText xml:space="preserve"> use of ample unlabeled data, associating pseudo labels in order to paintings with a constrained labeled</w:delText>
        </w:r>
      </w:del>
    </w:p>
    <w:p w14:paraId="280E5E59" w14:textId="7981012C" w:rsidR="003A6789" w:rsidDel="0064408B" w:rsidRDefault="003A6789">
      <w:pPr>
        <w:jc w:val="both"/>
        <w:rPr>
          <w:del w:id="565" w:author="ACER" w:date="2025-11-03T18:59:00Z"/>
        </w:rPr>
        <w:pPrChange w:id="566" w:author="ACER" w:date="2025-11-04T11:15:00Z">
          <w:pPr/>
        </w:pPrChange>
      </w:pPr>
      <w:del w:id="567" w:author="ACER" w:date="2025-11-03T18:59:00Z">
        <w:r w:rsidDel="0064408B">
          <w:delText xml:space="preserve"> dataset as in [197], in which a deep convolutional recurrent neural networks (CRNN) for hyperspectral</w:delText>
        </w:r>
      </w:del>
    </w:p>
    <w:p w14:paraId="4A4639FF" w14:textId="3C252BA2" w:rsidR="003A6789" w:rsidDel="0064408B" w:rsidRDefault="003A6789">
      <w:pPr>
        <w:jc w:val="both"/>
        <w:rPr>
          <w:del w:id="568" w:author="ACER" w:date="2025-11-03T18:59:00Z"/>
        </w:rPr>
        <w:pPrChange w:id="569" w:author="ACER" w:date="2025-11-04T11:15:00Z">
          <w:pPr/>
        </w:pPrChange>
      </w:pPr>
      <w:del w:id="570" w:author="ACER" w:date="2025-11-03T18:59:00Z">
        <w:r w:rsidDel="0064408B">
          <w:delText xml:space="preserve"> picture category turned into described. as a substitute, in [93], a ResNets architecture capable of studying from the</w:delText>
        </w:r>
      </w:del>
    </w:p>
    <w:p w14:paraId="032BD849" w14:textId="7907AB88" w:rsidR="003A6789" w:rsidDel="0064408B" w:rsidRDefault="003A6789">
      <w:pPr>
        <w:jc w:val="both"/>
        <w:rPr>
          <w:del w:id="571" w:author="ACER" w:date="2025-11-03T18:59:00Z"/>
        </w:rPr>
        <w:pPrChange w:id="572" w:author="ACER" w:date="2025-11-04T11:15:00Z">
          <w:pPr/>
        </w:pPrChange>
      </w:pPr>
      <w:del w:id="573" w:author="ACER" w:date="2025-11-03T18:59:00Z">
        <w:r w:rsidDel="0064408B">
          <w:delText xml:space="preserve"> unlabeled statistics turned into presented. It makes use of the complementary cues of the spectral–spatial capabilities</w:delText>
        </w:r>
      </w:del>
    </w:p>
    <w:p w14:paraId="44152A88" w14:textId="2E3B9A3C" w:rsidR="003A6789" w:rsidDel="00460B52" w:rsidRDefault="003A6789">
      <w:pPr>
        <w:jc w:val="both"/>
        <w:rPr>
          <w:del w:id="574" w:author="ACER" w:date="2025-11-04T11:15:00Z"/>
        </w:rPr>
        <w:pPrChange w:id="575" w:author="ACER" w:date="2025-11-04T11:15:00Z">
          <w:pPr/>
        </w:pPrChange>
      </w:pPr>
      <w:del w:id="576" w:author="ACER" w:date="2025-11-03T18:59:00Z">
        <w:r w:rsidDel="0064408B">
          <w:delText xml:space="preserve"> to produce a terrific HSI type.</w:delText>
        </w:r>
      </w:del>
    </w:p>
    <w:p w14:paraId="7B0D7E38" w14:textId="31D3271B" w:rsidR="003A6789" w:rsidRPr="004D08D7" w:rsidDel="00460B52" w:rsidRDefault="003A6789">
      <w:pPr>
        <w:jc w:val="both"/>
        <w:rPr>
          <w:del w:id="577" w:author="ACER" w:date="2025-11-04T11:15:00Z"/>
          <w:sz w:val="18"/>
          <w:rPrChange w:id="578" w:author="ACER" w:date="2025-11-04T10:26:00Z">
            <w:rPr>
              <w:del w:id="579" w:author="ACER" w:date="2025-11-04T11:15:00Z"/>
            </w:rPr>
          </w:rPrChange>
        </w:rPr>
        <w:pPrChange w:id="580" w:author="ACER" w:date="2025-11-04T11:15:00Z">
          <w:pPr/>
        </w:pPrChange>
      </w:pPr>
      <w:del w:id="581" w:author="ACER" w:date="2025-11-04T10:24:00Z">
        <w:r w:rsidRPr="004D08D7" w:rsidDel="004D08D7">
          <w:rPr>
            <w:sz w:val="18"/>
            <w:rPrChange w:id="582" w:author="ACER" w:date="2025-11-04T10:26:00Z">
              <w:rPr/>
            </w:rPrChange>
          </w:rPr>
          <w:delText xml:space="preserve"> 4.</w:delText>
        </w:r>
      </w:del>
      <w:del w:id="583" w:author="ACER" w:date="2025-11-04T11:15:00Z">
        <w:r w:rsidRPr="004D08D7" w:rsidDel="00460B52">
          <w:rPr>
            <w:sz w:val="18"/>
            <w:rPrChange w:id="584" w:author="ACER" w:date="2025-11-04T10:26:00Z">
              <w:rPr/>
            </w:rPrChange>
          </w:rPr>
          <w:delText xml:space="preserve">7. </w:delText>
        </w:r>
      </w:del>
      <w:del w:id="585" w:author="ACER" w:date="2025-11-04T10:35:00Z">
        <w:r w:rsidRPr="004D08D7" w:rsidDel="0058434C">
          <w:rPr>
            <w:sz w:val="18"/>
            <w:rPrChange w:id="586" w:author="ACER" w:date="2025-11-04T10:26:00Z">
              <w:rPr/>
            </w:rPrChange>
          </w:rPr>
          <w:delText>put up</w:delText>
        </w:r>
      </w:del>
      <w:del w:id="587" w:author="ACER" w:date="2025-11-04T11:15:00Z">
        <w:r w:rsidRPr="004D08D7" w:rsidDel="00460B52">
          <w:rPr>
            <w:sz w:val="18"/>
            <w:rPrChange w:id="588" w:author="ACER" w:date="2025-11-04T10:26:00Z">
              <w:rPr/>
            </w:rPrChange>
          </w:rPr>
          <w:delText>-Processing</w:delText>
        </w:r>
      </w:del>
    </w:p>
    <w:p w14:paraId="4FB020E1" w14:textId="0B0CE250" w:rsidR="003A6789" w:rsidRPr="004D08D7" w:rsidDel="004D08D7" w:rsidRDefault="003A6789">
      <w:pPr>
        <w:jc w:val="both"/>
        <w:rPr>
          <w:del w:id="589" w:author="ACER" w:date="2025-11-04T10:25:00Z"/>
          <w:sz w:val="18"/>
          <w:rPrChange w:id="590" w:author="ACER" w:date="2025-11-04T10:26:00Z">
            <w:rPr>
              <w:del w:id="591" w:author="ACER" w:date="2025-11-04T10:25:00Z"/>
            </w:rPr>
          </w:rPrChange>
        </w:rPr>
        <w:pPrChange w:id="592" w:author="ACER" w:date="2025-11-04T11:15:00Z">
          <w:pPr/>
        </w:pPrChange>
      </w:pPr>
      <w:del w:id="593" w:author="ACER" w:date="2025-11-04T11:15:00Z">
        <w:r w:rsidRPr="004D08D7" w:rsidDel="00460B52">
          <w:rPr>
            <w:sz w:val="18"/>
            <w:rPrChange w:id="594" w:author="ACER" w:date="2025-11-04T10:26:00Z">
              <w:rPr/>
            </w:rPrChange>
          </w:rPr>
          <w:delText xml:space="preserve"> Conditional Random Fields (CRF) had been used in numerous works thanks to their capacity to</w:delText>
        </w:r>
      </w:del>
    </w:p>
    <w:p w14:paraId="32EA3F5D" w14:textId="2F65E1D8" w:rsidR="003A6789" w:rsidRPr="004D08D7" w:rsidDel="004D08D7" w:rsidRDefault="003A6789">
      <w:pPr>
        <w:jc w:val="both"/>
        <w:rPr>
          <w:del w:id="595" w:author="ACER" w:date="2025-11-04T10:25:00Z"/>
          <w:sz w:val="18"/>
          <w:rPrChange w:id="596" w:author="ACER" w:date="2025-11-04T10:26:00Z">
            <w:rPr>
              <w:del w:id="597" w:author="ACER" w:date="2025-11-04T10:25:00Z"/>
            </w:rPr>
          </w:rPrChange>
        </w:rPr>
        <w:pPrChange w:id="598" w:author="ACER" w:date="2025-11-04T11:15:00Z">
          <w:pPr/>
        </w:pPrChange>
      </w:pPr>
      <w:del w:id="599" w:author="ACER" w:date="2025-11-04T10:25:00Z">
        <w:r w:rsidRPr="004D08D7" w:rsidDel="004D08D7">
          <w:rPr>
            <w:sz w:val="18"/>
            <w:rPrChange w:id="600" w:author="ACER" w:date="2025-11-04T10:26:00Z">
              <w:rPr/>
            </w:rPrChange>
          </w:rPr>
          <w:delText xml:space="preserve"> </w:delText>
        </w:r>
      </w:del>
      <w:del w:id="601" w:author="ACER" w:date="2025-11-04T11:15:00Z">
        <w:r w:rsidRPr="004D08D7" w:rsidDel="00460B52">
          <w:rPr>
            <w:sz w:val="18"/>
            <w:rPrChange w:id="602" w:author="ACER" w:date="2025-11-04T10:26:00Z">
              <w:rPr/>
            </w:rPrChange>
          </w:rPr>
          <w:delText>refine CNN results for one of a kind duties. In [65], Alam et al. provided a</w:delText>
        </w:r>
      </w:del>
      <w:del w:id="603" w:author="ACER" w:date="2025-11-04T10:25:00Z">
        <w:r w:rsidRPr="004D08D7" w:rsidDel="004D08D7">
          <w:rPr>
            <w:sz w:val="18"/>
            <w:rPrChange w:id="604" w:author="ACER" w:date="2025-11-04T10:26:00Z">
              <w:rPr/>
            </w:rPrChange>
          </w:rPr>
          <w:delText xml:space="preserve"> </w:delText>
        </w:r>
      </w:del>
      <w:del w:id="605" w:author="ACER" w:date="2025-11-04T11:15:00Z">
        <w:r w:rsidRPr="004D08D7" w:rsidDel="00460B52">
          <w:rPr>
            <w:sz w:val="18"/>
            <w:rPrChange w:id="606" w:author="ACER" w:date="2025-11-04T10:26:00Z">
              <w:rPr/>
            </w:rPrChange>
          </w:rPr>
          <w:delText>method that mixes</w:delText>
        </w:r>
      </w:del>
    </w:p>
    <w:p w14:paraId="5F8DB4A4" w14:textId="6EBBDF60" w:rsidR="003A6789" w:rsidRPr="004D08D7" w:rsidDel="004D08D7" w:rsidRDefault="003A6789">
      <w:pPr>
        <w:jc w:val="both"/>
        <w:rPr>
          <w:del w:id="607" w:author="ACER" w:date="2025-11-04T10:25:00Z"/>
          <w:sz w:val="18"/>
          <w:rPrChange w:id="608" w:author="ACER" w:date="2025-11-04T10:26:00Z">
            <w:rPr>
              <w:del w:id="609" w:author="ACER" w:date="2025-11-04T10:25:00Z"/>
            </w:rPr>
          </w:rPrChange>
        </w:rPr>
        <w:pPrChange w:id="610" w:author="ACER" w:date="2025-11-04T11:15:00Z">
          <w:pPr/>
        </w:pPrChange>
      </w:pPr>
      <w:del w:id="611" w:author="ACER" w:date="2025-11-04T10:25:00Z">
        <w:r w:rsidRPr="004D08D7" w:rsidDel="004D08D7">
          <w:rPr>
            <w:sz w:val="18"/>
            <w:rPrChange w:id="612" w:author="ACER" w:date="2025-11-04T10:26:00Z">
              <w:rPr/>
            </w:rPrChange>
          </w:rPr>
          <w:delText xml:space="preserve"> </w:delText>
        </w:r>
      </w:del>
      <w:del w:id="613" w:author="ACER" w:date="2025-11-04T11:15:00Z">
        <w:r w:rsidRPr="004D08D7" w:rsidDel="00460B52">
          <w:rPr>
            <w:sz w:val="18"/>
            <w:rPrChange w:id="614" w:author="ACER" w:date="2025-11-04T10:26:00Z">
              <w:rPr/>
            </w:rPrChange>
          </w:rPr>
          <w:delText>CNNandCRFoperating onasuperpixel partitioning based on both spectral and spatial properties,</w:delText>
        </w:r>
      </w:del>
    </w:p>
    <w:p w14:paraId="5A57D9F5" w14:textId="0333A2C5" w:rsidR="003A6789" w:rsidRPr="004D08D7" w:rsidDel="004D08D7" w:rsidRDefault="003A6789">
      <w:pPr>
        <w:jc w:val="both"/>
        <w:rPr>
          <w:del w:id="615" w:author="ACER" w:date="2025-11-04T10:25:00Z"/>
          <w:sz w:val="18"/>
          <w:rPrChange w:id="616" w:author="ACER" w:date="2025-11-04T10:26:00Z">
            <w:rPr>
              <w:del w:id="617" w:author="ACER" w:date="2025-11-04T10:25:00Z"/>
            </w:rPr>
          </w:rPrChange>
        </w:rPr>
        <w:pPrChange w:id="618" w:author="ACER" w:date="2025-11-04T11:15:00Z">
          <w:pPr/>
        </w:pPrChange>
      </w:pPr>
      <w:del w:id="619" w:author="ACER" w:date="2025-11-04T10:25:00Z">
        <w:r w:rsidRPr="004D08D7" w:rsidDel="004D08D7">
          <w:rPr>
            <w:sz w:val="18"/>
            <w:rPrChange w:id="620" w:author="ACER" w:date="2025-11-04T10:26:00Z">
              <w:rPr/>
            </w:rPrChange>
          </w:rPr>
          <w:delText xml:space="preserve"> </w:delText>
        </w:r>
      </w:del>
      <w:del w:id="621" w:author="ACER" w:date="2025-11-04T11:15:00Z">
        <w:r w:rsidRPr="004D08D7" w:rsidDel="00460B52">
          <w:rPr>
            <w:sz w:val="18"/>
            <w:rPrChange w:id="622" w:author="ACER" w:date="2025-11-04T10:26:00Z">
              <w:rPr/>
            </w:rPrChange>
          </w:rPr>
          <w:delText>while in [198], CNNs were blended with</w:delText>
        </w:r>
      </w:del>
      <w:del w:id="623" w:author="ACER" w:date="2025-11-04T10:35:00Z">
        <w:r w:rsidRPr="004D08D7" w:rsidDel="0058434C">
          <w:rPr>
            <w:sz w:val="18"/>
            <w:rPrChange w:id="624" w:author="ACER" w:date="2025-11-04T10:26:00Z">
              <w:rPr/>
            </w:rPrChange>
          </w:rPr>
          <w:delText xml:space="preserve"> </w:delText>
        </w:r>
      </w:del>
      <w:del w:id="625" w:author="ACER" w:date="2025-11-04T11:15:00Z">
        <w:r w:rsidRPr="004D08D7" w:rsidDel="00460B52">
          <w:rPr>
            <w:sz w:val="18"/>
            <w:rPrChange w:id="626" w:author="ACER" w:date="2025-11-04T10:26:00Z">
              <w:rPr/>
            </w:rPrChange>
          </w:rPr>
          <w:delText>constrained CRF (CNN-RCRF) to perform high-resolution</w:delText>
        </w:r>
      </w:del>
    </w:p>
    <w:p w14:paraId="775178CC" w14:textId="5F79A3F6" w:rsidR="003A6789" w:rsidRPr="004D08D7" w:rsidDel="004D08D7" w:rsidRDefault="003A6789">
      <w:pPr>
        <w:jc w:val="both"/>
        <w:rPr>
          <w:del w:id="627" w:author="ACER" w:date="2025-11-04T10:25:00Z"/>
          <w:sz w:val="18"/>
          <w:rPrChange w:id="628" w:author="ACER" w:date="2025-11-04T10:26:00Z">
            <w:rPr>
              <w:del w:id="629" w:author="ACER" w:date="2025-11-04T10:25:00Z"/>
            </w:rPr>
          </w:rPrChange>
        </w:rPr>
        <w:pPrChange w:id="630" w:author="ACER" w:date="2025-11-04T11:15:00Z">
          <w:pPr/>
        </w:pPrChange>
      </w:pPr>
      <w:del w:id="631" w:author="ACER" w:date="2025-11-04T10:25:00Z">
        <w:r w:rsidRPr="004D08D7" w:rsidDel="004D08D7">
          <w:rPr>
            <w:sz w:val="18"/>
            <w:rPrChange w:id="632" w:author="ACER" w:date="2025-11-04T10:26:00Z">
              <w:rPr/>
            </w:rPrChange>
          </w:rPr>
          <w:delText xml:space="preserve"> </w:delText>
        </w:r>
      </w:del>
      <w:del w:id="633" w:author="ACER" w:date="2025-11-04T11:15:00Z">
        <w:r w:rsidRPr="004D08D7" w:rsidDel="00460B52">
          <w:rPr>
            <w:sz w:val="18"/>
            <w:rPrChange w:id="634" w:author="ACER" w:date="2025-11-04T10:26:00Z">
              <w:rPr/>
            </w:rPrChange>
          </w:rPr>
          <w:delText xml:space="preserve">type, refining the superpixel image into a pixel-based result. currently, in </w:delText>
        </w:r>
      </w:del>
      <w:del w:id="635" w:author="ACER" w:date="2025-11-04T10:35:00Z">
        <w:r w:rsidRPr="004D08D7" w:rsidDel="0058434C">
          <w:rPr>
            <w:sz w:val="18"/>
            <w:rPrChange w:id="636" w:author="ACER" w:date="2025-11-04T10:26:00Z">
              <w:rPr/>
            </w:rPrChange>
          </w:rPr>
          <w:delText>[199],</w:delText>
        </w:r>
      </w:del>
      <w:del w:id="637" w:author="ACER" w:date="2025-11-04T11:15:00Z">
        <w:r w:rsidRPr="004D08D7" w:rsidDel="00460B52">
          <w:rPr>
            <w:sz w:val="18"/>
            <w:rPrChange w:id="638" w:author="ACER" w:date="2025-11-04T10:26:00Z">
              <w:rPr/>
            </w:rPrChange>
          </w:rPr>
          <w:delText xml:space="preserve"> a selection</w:delText>
        </w:r>
      </w:del>
    </w:p>
    <w:p w14:paraId="0B94206D" w14:textId="4330DEDC" w:rsidR="003A6789" w:rsidRPr="004D08D7" w:rsidDel="00446A81" w:rsidRDefault="003A6789">
      <w:pPr>
        <w:jc w:val="both"/>
        <w:rPr>
          <w:del w:id="639" w:author="ACER" w:date="2025-11-04T10:52:00Z"/>
          <w:sz w:val="18"/>
          <w:rPrChange w:id="640" w:author="ACER" w:date="2025-11-04T10:26:00Z">
            <w:rPr>
              <w:del w:id="641" w:author="ACER" w:date="2025-11-04T10:52:00Z"/>
            </w:rPr>
          </w:rPrChange>
        </w:rPr>
        <w:pPrChange w:id="642" w:author="ACER" w:date="2025-11-04T11:15:00Z">
          <w:pPr/>
        </w:pPrChange>
      </w:pPr>
      <w:del w:id="643" w:author="ACER" w:date="2025-11-04T10:25:00Z">
        <w:r w:rsidRPr="004D08D7" w:rsidDel="004D08D7">
          <w:rPr>
            <w:sz w:val="18"/>
            <w:rPrChange w:id="644" w:author="ACER" w:date="2025-11-04T10:26:00Z">
              <w:rPr/>
            </w:rPrChange>
          </w:rPr>
          <w:delText xml:space="preserve"> </w:delText>
        </w:r>
      </w:del>
      <w:del w:id="645" w:author="ACER" w:date="2025-11-04T11:15:00Z">
        <w:r w:rsidRPr="004D08D7" w:rsidDel="00460B52">
          <w:rPr>
            <w:sz w:val="18"/>
            <w:rPrChange w:id="646" w:author="ACER" w:date="2025-11-04T10:26:00Z">
              <w:rPr/>
            </w:rPrChange>
          </w:rPr>
          <w:delText>method based on fuzzy club guidelines carried out to unmarried-item CNN class changed into adopted to</w:delText>
        </w:r>
      </w:del>
    </w:p>
    <w:p w14:paraId="3EBE943F" w14:textId="3DB1F5AE" w:rsidR="00035DFE" w:rsidRPr="004D08D7" w:rsidDel="00460B52" w:rsidRDefault="003A6789">
      <w:pPr>
        <w:jc w:val="both"/>
        <w:rPr>
          <w:del w:id="647" w:author="ACER" w:date="2025-11-04T11:15:00Z"/>
          <w:sz w:val="18"/>
          <w:rPrChange w:id="648" w:author="ACER" w:date="2025-11-04T10:26:00Z">
            <w:rPr>
              <w:del w:id="649" w:author="ACER" w:date="2025-11-04T11:15:00Z"/>
            </w:rPr>
          </w:rPrChange>
        </w:rPr>
        <w:pPrChange w:id="650" w:author="ACER" w:date="2025-11-04T11:15:00Z">
          <w:pPr/>
        </w:pPrChange>
      </w:pPr>
      <w:del w:id="651" w:author="ACER" w:date="2025-11-04T10:52:00Z">
        <w:r w:rsidRPr="004D08D7" w:rsidDel="00446A81">
          <w:rPr>
            <w:sz w:val="18"/>
            <w:rPrChange w:id="652" w:author="ACER" w:date="2025-11-04T10:26:00Z">
              <w:rPr/>
            </w:rPrChange>
          </w:rPr>
          <w:delText xml:space="preserve"> </w:delText>
        </w:r>
      </w:del>
      <w:del w:id="653" w:author="ACER" w:date="2025-11-04T11:15:00Z">
        <w:r w:rsidRPr="004D08D7" w:rsidDel="00460B52">
          <w:rPr>
            <w:sz w:val="18"/>
            <w:rPrChange w:id="654" w:author="ACER" w:date="2025-11-04T10:26:00Z">
              <w:rPr/>
            </w:rPrChange>
          </w:rPr>
          <w:delText>growth class overall performance with a giant gain in accuracy.</w:delText>
        </w:r>
      </w:del>
    </w:p>
    <w:p w14:paraId="183E2D85" w14:textId="6F2AD7A5" w:rsidR="0058434C" w:rsidRDefault="0058434C">
      <w:pPr>
        <w:jc w:val="both"/>
        <w:rPr>
          <w:ins w:id="655" w:author="ACER" w:date="2025-11-04T10:40:00Z"/>
          <w:color w:val="000000"/>
        </w:rPr>
        <w:pPrChange w:id="656" w:author="ACER" w:date="2025-11-04T11:15:00Z">
          <w:pPr/>
        </w:pPrChange>
      </w:pPr>
    </w:p>
    <w:p w14:paraId="7BC3F40C" w14:textId="77777777" w:rsidR="00446A81" w:rsidRDefault="00446A81">
      <w:pPr>
        <w:widowControl w:val="0"/>
        <w:pBdr>
          <w:top w:val="nil"/>
          <w:left w:val="nil"/>
          <w:bottom w:val="nil"/>
          <w:right w:val="nil"/>
          <w:between w:val="nil"/>
        </w:pBdr>
        <w:spacing w:before="20" w:line="252" w:lineRule="auto"/>
        <w:jc w:val="center"/>
        <w:rPr>
          <w:ins w:id="657" w:author="ACER" w:date="2025-11-04T10:47:00Z"/>
          <w:color w:val="000000"/>
        </w:rPr>
        <w:sectPr w:rsidR="00446A81" w:rsidSect="00446A81">
          <w:footnotePr>
            <w:numRestart w:val="eachSect"/>
          </w:footnotePr>
          <w:type w:val="continuous"/>
          <w:pgSz w:w="12240" w:h="15840"/>
          <w:pgMar w:top="1008" w:right="936" w:bottom="1008" w:left="936" w:header="432" w:footer="432" w:gutter="0"/>
          <w:pgNumType w:start="1"/>
          <w:cols w:num="2" w:space="288"/>
        </w:sectPr>
        <w:pPrChange w:id="658" w:author="ACER" w:date="2025-11-04T10:58:00Z">
          <w:pPr>
            <w:widowControl w:val="0"/>
            <w:pBdr>
              <w:top w:val="nil"/>
              <w:left w:val="nil"/>
              <w:bottom w:val="nil"/>
              <w:right w:val="nil"/>
              <w:between w:val="nil"/>
            </w:pBdr>
            <w:spacing w:before="20" w:line="252" w:lineRule="auto"/>
            <w:jc w:val="both"/>
          </w:pPr>
        </w:pPrChange>
      </w:pPr>
      <w:ins w:id="659" w:author="ACER" w:date="2025-11-04T10:45:00Z">
        <w:r>
          <w:rPr>
            <w:color w:val="000000"/>
          </w:rPr>
          <w:softHyphen/>
        </w:r>
        <w:r>
          <w:rPr>
            <w:color w:val="000000"/>
          </w:rPr>
          <w:softHyphen/>
        </w:r>
        <w:r>
          <w:rPr>
            <w:color w:val="000000"/>
          </w:rPr>
          <w:softHyphen/>
        </w:r>
      </w:ins>
    </w:p>
    <w:p w14:paraId="2CF2FC4B" w14:textId="0094CEAD" w:rsidR="00446A81" w:rsidRDefault="00CD72B8" w:rsidP="00C45266">
      <w:pPr>
        <w:pStyle w:val="Heading1"/>
        <w:rPr>
          <w:ins w:id="660" w:author="ACER" w:date="2025-11-04T11:27:00Z"/>
        </w:rPr>
      </w:pPr>
      <w:ins w:id="661" w:author="ACER" w:date="2025-11-04T10:56:00Z">
        <w:r w:rsidRPr="00D050EC">
          <w:rPr>
            <w:color w:val="000000"/>
          </w:rPr>
          <w:lastRenderedPageBreak/>
          <w:t>V</w:t>
        </w:r>
      </w:ins>
      <w:ins w:id="662" w:author="ACER" w:date="2025-11-04T10:58:00Z">
        <w:r w:rsidRPr="008856C3">
          <w:t>I</w:t>
        </w:r>
      </w:ins>
      <w:ins w:id="663" w:author="ACER" w:date="2025-11-04T10:50:00Z">
        <w:r w:rsidR="00446A81">
          <w:t xml:space="preserve">. </w:t>
        </w:r>
      </w:ins>
      <w:ins w:id="664" w:author="ACER" w:date="2025-11-04T10:49:00Z">
        <w:r w:rsidR="00446A81">
          <w:t>Summary of studies on hyperspectral anomaly detection</w:t>
        </w:r>
      </w:ins>
    </w:p>
    <w:p w14:paraId="67C97AD1" w14:textId="77777777" w:rsidR="005D5C79" w:rsidRPr="005D5C79" w:rsidRDefault="005D5C79">
      <w:pPr>
        <w:rPr>
          <w:ins w:id="665" w:author="ACER" w:date="2025-11-04T10:48:00Z"/>
          <w:rPrChange w:id="666" w:author="ACER" w:date="2025-11-04T11:27:00Z">
            <w:rPr>
              <w:ins w:id="667" w:author="ACER" w:date="2025-11-04T10:48:00Z"/>
            </w:rPr>
          </w:rPrChange>
        </w:rPr>
        <w:pPrChange w:id="668" w:author="ACER" w:date="2025-11-04T11:27:00Z">
          <w:pPr>
            <w:pStyle w:val="Heading1"/>
          </w:pPr>
        </w:pPrChange>
      </w:pPr>
    </w:p>
    <w:tbl>
      <w:tblPr>
        <w:tblStyle w:val="TableGrid"/>
        <w:tblW w:w="0" w:type="auto"/>
        <w:tblInd w:w="624" w:type="dxa"/>
        <w:tblLook w:val="04A0" w:firstRow="1" w:lastRow="0" w:firstColumn="1" w:lastColumn="0" w:noHBand="0" w:noVBand="1"/>
        <w:tblPrChange w:id="669" w:author="ACER" w:date="2025-11-13T11:21:00Z">
          <w:tblPr>
            <w:tblStyle w:val="TableGrid"/>
            <w:tblW w:w="0" w:type="auto"/>
            <w:tblLook w:val="04A0" w:firstRow="1" w:lastRow="0" w:firstColumn="1" w:lastColumn="0" w:noHBand="0" w:noVBand="1"/>
          </w:tblPr>
        </w:tblPrChange>
      </w:tblPr>
      <w:tblGrid>
        <w:gridCol w:w="1493"/>
        <w:gridCol w:w="1493"/>
        <w:gridCol w:w="1697"/>
        <w:gridCol w:w="1607"/>
        <w:gridCol w:w="1670"/>
        <w:gridCol w:w="1493"/>
        <w:tblGridChange w:id="670">
          <w:tblGrid>
            <w:gridCol w:w="1440"/>
            <w:gridCol w:w="1440"/>
            <w:gridCol w:w="1637"/>
            <w:gridCol w:w="1550"/>
            <w:gridCol w:w="1611"/>
            <w:gridCol w:w="1440"/>
          </w:tblGrid>
        </w:tblGridChange>
      </w:tblGrid>
      <w:tr w:rsidR="00446A81" w:rsidRPr="005D5C79" w14:paraId="02C50AA4" w14:textId="77777777" w:rsidTr="005461AD">
        <w:trPr>
          <w:trHeight w:val="442"/>
          <w:ins w:id="671" w:author="ACER" w:date="2025-11-04T10:48:00Z"/>
        </w:trPr>
        <w:tc>
          <w:tcPr>
            <w:tcW w:w="1493" w:type="dxa"/>
            <w:tcPrChange w:id="672" w:author="ACER" w:date="2025-11-13T11:21:00Z">
              <w:tcPr>
                <w:tcW w:w="1440" w:type="dxa"/>
              </w:tcPr>
            </w:tcPrChange>
          </w:tcPr>
          <w:p w14:paraId="00C583B2" w14:textId="77777777" w:rsidR="00446A81" w:rsidRPr="00061EC2" w:rsidRDefault="00446A81" w:rsidP="00BA66F6">
            <w:pPr>
              <w:rPr>
                <w:ins w:id="673" w:author="ACER" w:date="2025-11-04T10:48:00Z"/>
                <w:rFonts w:ascii="Times New Roman" w:hAnsi="Times New Roman" w:cs="Times New Roman"/>
                <w:sz w:val="18"/>
                <w:rPrChange w:id="674" w:author="ACER" w:date="2025-11-13T10:33:00Z">
                  <w:rPr>
                    <w:ins w:id="675" w:author="ACER" w:date="2025-11-04T10:48:00Z"/>
                  </w:rPr>
                </w:rPrChange>
              </w:rPr>
            </w:pPr>
            <w:ins w:id="676" w:author="ACER" w:date="2025-11-04T10:48:00Z">
              <w:r w:rsidRPr="00061EC2">
                <w:rPr>
                  <w:rFonts w:ascii="Times New Roman" w:hAnsi="Times New Roman" w:cs="Times New Roman"/>
                  <w:sz w:val="18"/>
                  <w:rPrChange w:id="677" w:author="ACER" w:date="2025-11-13T10:33:00Z">
                    <w:rPr/>
                  </w:rPrChange>
                </w:rPr>
                <w:t>Study</w:t>
              </w:r>
            </w:ins>
          </w:p>
        </w:tc>
        <w:tc>
          <w:tcPr>
            <w:tcW w:w="1493" w:type="dxa"/>
            <w:tcPrChange w:id="678" w:author="ACER" w:date="2025-11-13T11:21:00Z">
              <w:tcPr>
                <w:tcW w:w="1440" w:type="dxa"/>
              </w:tcPr>
            </w:tcPrChange>
          </w:tcPr>
          <w:p w14:paraId="3459EADA" w14:textId="77777777" w:rsidR="00446A81" w:rsidRPr="00061EC2" w:rsidRDefault="00446A81" w:rsidP="00BA66F6">
            <w:pPr>
              <w:rPr>
                <w:ins w:id="679" w:author="ACER" w:date="2025-11-04T10:48:00Z"/>
                <w:rFonts w:ascii="Times New Roman" w:hAnsi="Times New Roman" w:cs="Times New Roman"/>
                <w:sz w:val="18"/>
                <w:rPrChange w:id="680" w:author="ACER" w:date="2025-11-13T10:33:00Z">
                  <w:rPr>
                    <w:ins w:id="681" w:author="ACER" w:date="2025-11-04T10:48:00Z"/>
                  </w:rPr>
                </w:rPrChange>
              </w:rPr>
            </w:pPr>
            <w:ins w:id="682" w:author="ACER" w:date="2025-11-04T10:48:00Z">
              <w:r w:rsidRPr="00061EC2">
                <w:rPr>
                  <w:rFonts w:ascii="Times New Roman" w:hAnsi="Times New Roman" w:cs="Times New Roman"/>
                  <w:sz w:val="18"/>
                  <w:rPrChange w:id="683" w:author="ACER" w:date="2025-11-13T10:33:00Z">
                    <w:rPr/>
                  </w:rPrChange>
                </w:rPr>
                <w:t>Detection Task</w:t>
              </w:r>
            </w:ins>
          </w:p>
        </w:tc>
        <w:tc>
          <w:tcPr>
            <w:tcW w:w="1697" w:type="dxa"/>
            <w:tcPrChange w:id="684" w:author="ACER" w:date="2025-11-13T11:21:00Z">
              <w:tcPr>
                <w:tcW w:w="1440" w:type="dxa"/>
              </w:tcPr>
            </w:tcPrChange>
          </w:tcPr>
          <w:p w14:paraId="789386F5" w14:textId="77777777" w:rsidR="00446A81" w:rsidRPr="00061EC2" w:rsidRDefault="00446A81" w:rsidP="00BA66F6">
            <w:pPr>
              <w:rPr>
                <w:ins w:id="685" w:author="ACER" w:date="2025-11-04T10:48:00Z"/>
                <w:rFonts w:ascii="Times New Roman" w:hAnsi="Times New Roman" w:cs="Times New Roman"/>
                <w:sz w:val="18"/>
                <w:rPrChange w:id="686" w:author="ACER" w:date="2025-11-13T10:33:00Z">
                  <w:rPr>
                    <w:ins w:id="687" w:author="ACER" w:date="2025-11-04T10:48:00Z"/>
                  </w:rPr>
                </w:rPrChange>
              </w:rPr>
            </w:pPr>
            <w:ins w:id="688" w:author="ACER" w:date="2025-11-04T10:48:00Z">
              <w:r w:rsidRPr="00061EC2">
                <w:rPr>
                  <w:rFonts w:ascii="Times New Roman" w:hAnsi="Times New Roman" w:cs="Times New Roman"/>
                  <w:sz w:val="18"/>
                  <w:rPrChange w:id="689" w:author="ACER" w:date="2025-11-13T10:33:00Z">
                    <w:rPr/>
                  </w:rPrChange>
                </w:rPr>
                <w:t>Primary Method Category</w:t>
              </w:r>
            </w:ins>
          </w:p>
        </w:tc>
        <w:tc>
          <w:tcPr>
            <w:tcW w:w="1607" w:type="dxa"/>
            <w:tcPrChange w:id="690" w:author="ACER" w:date="2025-11-13T11:21:00Z">
              <w:tcPr>
                <w:tcW w:w="1440" w:type="dxa"/>
              </w:tcPr>
            </w:tcPrChange>
          </w:tcPr>
          <w:p w14:paraId="4EAD6192" w14:textId="77777777" w:rsidR="00446A81" w:rsidRPr="00061EC2" w:rsidRDefault="00446A81" w:rsidP="00BA66F6">
            <w:pPr>
              <w:rPr>
                <w:ins w:id="691" w:author="ACER" w:date="2025-11-04T10:48:00Z"/>
                <w:rFonts w:ascii="Times New Roman" w:hAnsi="Times New Roman" w:cs="Times New Roman"/>
                <w:sz w:val="18"/>
                <w:rPrChange w:id="692" w:author="ACER" w:date="2025-11-13T10:33:00Z">
                  <w:rPr>
                    <w:ins w:id="693" w:author="ACER" w:date="2025-11-04T10:48:00Z"/>
                  </w:rPr>
                </w:rPrChange>
              </w:rPr>
            </w:pPr>
            <w:ins w:id="694" w:author="ACER" w:date="2025-11-04T10:48:00Z">
              <w:r w:rsidRPr="00061EC2">
                <w:rPr>
                  <w:rFonts w:ascii="Times New Roman" w:hAnsi="Times New Roman" w:cs="Times New Roman"/>
                  <w:sz w:val="18"/>
                  <w:rPrChange w:id="695" w:author="ACER" w:date="2025-11-13T10:33:00Z">
                    <w:rPr/>
                  </w:rPrChange>
                </w:rPr>
                <w:t>Key Technical Innovation</w:t>
              </w:r>
            </w:ins>
          </w:p>
        </w:tc>
        <w:tc>
          <w:tcPr>
            <w:tcW w:w="1670" w:type="dxa"/>
            <w:tcPrChange w:id="696" w:author="ACER" w:date="2025-11-13T11:21:00Z">
              <w:tcPr>
                <w:tcW w:w="1440" w:type="dxa"/>
              </w:tcPr>
            </w:tcPrChange>
          </w:tcPr>
          <w:p w14:paraId="6C850A4F" w14:textId="77777777" w:rsidR="00446A81" w:rsidRPr="00061EC2" w:rsidRDefault="00446A81" w:rsidP="00BA66F6">
            <w:pPr>
              <w:rPr>
                <w:ins w:id="697" w:author="ACER" w:date="2025-11-04T10:48:00Z"/>
                <w:rFonts w:ascii="Times New Roman" w:hAnsi="Times New Roman" w:cs="Times New Roman"/>
                <w:sz w:val="18"/>
                <w:rPrChange w:id="698" w:author="ACER" w:date="2025-11-13T10:33:00Z">
                  <w:rPr>
                    <w:ins w:id="699" w:author="ACER" w:date="2025-11-04T10:48:00Z"/>
                  </w:rPr>
                </w:rPrChange>
              </w:rPr>
            </w:pPr>
            <w:ins w:id="700" w:author="ACER" w:date="2025-11-04T10:48:00Z">
              <w:r w:rsidRPr="00061EC2">
                <w:rPr>
                  <w:rFonts w:ascii="Times New Roman" w:hAnsi="Times New Roman" w:cs="Times New Roman"/>
                  <w:sz w:val="18"/>
                  <w:rPrChange w:id="701" w:author="ACER" w:date="2025-11-13T10:33:00Z">
                    <w:rPr/>
                  </w:rPrChange>
                </w:rPr>
                <w:t>Dataset Types</w:t>
              </w:r>
            </w:ins>
          </w:p>
        </w:tc>
        <w:tc>
          <w:tcPr>
            <w:tcW w:w="1493" w:type="dxa"/>
            <w:tcPrChange w:id="702" w:author="ACER" w:date="2025-11-13T11:21:00Z">
              <w:tcPr>
                <w:tcW w:w="1440" w:type="dxa"/>
              </w:tcPr>
            </w:tcPrChange>
          </w:tcPr>
          <w:p w14:paraId="46E96499" w14:textId="77777777" w:rsidR="00446A81" w:rsidRPr="00061EC2" w:rsidRDefault="00446A81" w:rsidP="00BA66F6">
            <w:pPr>
              <w:rPr>
                <w:ins w:id="703" w:author="ACER" w:date="2025-11-04T10:48:00Z"/>
                <w:rFonts w:ascii="Times New Roman" w:hAnsi="Times New Roman" w:cs="Times New Roman"/>
                <w:sz w:val="18"/>
                <w:rPrChange w:id="704" w:author="ACER" w:date="2025-11-13T10:33:00Z">
                  <w:rPr>
                    <w:ins w:id="705" w:author="ACER" w:date="2025-11-04T10:48:00Z"/>
                  </w:rPr>
                </w:rPrChange>
              </w:rPr>
            </w:pPr>
            <w:ins w:id="706" w:author="ACER" w:date="2025-11-04T10:48:00Z">
              <w:r w:rsidRPr="00061EC2">
                <w:rPr>
                  <w:rFonts w:ascii="Times New Roman" w:hAnsi="Times New Roman" w:cs="Times New Roman"/>
                  <w:sz w:val="18"/>
                  <w:rPrChange w:id="707" w:author="ACER" w:date="2025-11-13T10:33:00Z">
                    <w:rPr/>
                  </w:rPrChange>
                </w:rPr>
                <w:t>Full text retrieved</w:t>
              </w:r>
            </w:ins>
          </w:p>
        </w:tc>
      </w:tr>
      <w:tr w:rsidR="00446A81" w:rsidRPr="005D5C79" w14:paraId="2EBCB8C6" w14:textId="77777777" w:rsidTr="005461AD">
        <w:trPr>
          <w:trHeight w:val="1550"/>
          <w:ins w:id="708" w:author="ACER" w:date="2025-11-04T10:48:00Z"/>
        </w:trPr>
        <w:tc>
          <w:tcPr>
            <w:tcW w:w="1493" w:type="dxa"/>
            <w:tcPrChange w:id="709" w:author="ACER" w:date="2025-11-13T11:21:00Z">
              <w:tcPr>
                <w:tcW w:w="1440" w:type="dxa"/>
              </w:tcPr>
            </w:tcPrChange>
          </w:tcPr>
          <w:p w14:paraId="5C35ECE0" w14:textId="77777777" w:rsidR="00446A81" w:rsidRPr="00061EC2" w:rsidRDefault="00446A81" w:rsidP="00BA66F6">
            <w:pPr>
              <w:rPr>
                <w:ins w:id="710" w:author="ACER" w:date="2025-11-04T10:48:00Z"/>
                <w:rFonts w:ascii="Times New Roman" w:hAnsi="Times New Roman" w:cs="Times New Roman"/>
                <w:sz w:val="18"/>
                <w:rPrChange w:id="711" w:author="ACER" w:date="2025-11-13T10:33:00Z">
                  <w:rPr>
                    <w:ins w:id="712" w:author="ACER" w:date="2025-11-04T10:48:00Z"/>
                  </w:rPr>
                </w:rPrChange>
              </w:rPr>
            </w:pPr>
            <w:ins w:id="713" w:author="ACER" w:date="2025-11-04T10:48:00Z">
              <w:r w:rsidRPr="00061EC2">
                <w:rPr>
                  <w:rFonts w:ascii="Times New Roman" w:hAnsi="Times New Roman" w:cs="Times New Roman"/>
                  <w:sz w:val="18"/>
                  <w:rPrChange w:id="714" w:author="ACER" w:date="2025-11-13T10:33:00Z">
                    <w:rPr/>
                  </w:rPrChange>
                </w:rPr>
                <w:t>Li et al., 2024</w:t>
              </w:r>
            </w:ins>
          </w:p>
        </w:tc>
        <w:tc>
          <w:tcPr>
            <w:tcW w:w="1493" w:type="dxa"/>
            <w:tcPrChange w:id="715" w:author="ACER" w:date="2025-11-13T11:21:00Z">
              <w:tcPr>
                <w:tcW w:w="1440" w:type="dxa"/>
              </w:tcPr>
            </w:tcPrChange>
          </w:tcPr>
          <w:p w14:paraId="1BCD292B" w14:textId="77777777" w:rsidR="00446A81" w:rsidRPr="00061EC2" w:rsidRDefault="00446A81" w:rsidP="00BA66F6">
            <w:pPr>
              <w:rPr>
                <w:ins w:id="716" w:author="ACER" w:date="2025-11-04T10:48:00Z"/>
                <w:rFonts w:ascii="Times New Roman" w:hAnsi="Times New Roman" w:cs="Times New Roman"/>
                <w:sz w:val="18"/>
                <w:rPrChange w:id="717" w:author="ACER" w:date="2025-11-13T10:33:00Z">
                  <w:rPr>
                    <w:ins w:id="718" w:author="ACER" w:date="2025-11-04T10:48:00Z"/>
                  </w:rPr>
                </w:rPrChange>
              </w:rPr>
            </w:pPr>
            <w:ins w:id="719" w:author="ACER" w:date="2025-11-04T10:48:00Z">
              <w:r w:rsidRPr="00061EC2">
                <w:rPr>
                  <w:rFonts w:ascii="Times New Roman" w:hAnsi="Times New Roman" w:cs="Times New Roman"/>
                  <w:sz w:val="18"/>
                  <w:rPrChange w:id="720" w:author="ACER" w:date="2025-11-13T10:33:00Z">
                    <w:rPr/>
                  </w:rPrChange>
                </w:rPr>
                <w:t>Anomaly detection</w:t>
              </w:r>
            </w:ins>
          </w:p>
        </w:tc>
        <w:tc>
          <w:tcPr>
            <w:tcW w:w="1697" w:type="dxa"/>
            <w:tcPrChange w:id="721" w:author="ACER" w:date="2025-11-13T11:21:00Z">
              <w:tcPr>
                <w:tcW w:w="1440" w:type="dxa"/>
              </w:tcPr>
            </w:tcPrChange>
          </w:tcPr>
          <w:p w14:paraId="28B10E4B" w14:textId="77777777" w:rsidR="00446A81" w:rsidRPr="00061EC2" w:rsidRDefault="00446A81" w:rsidP="00BA66F6">
            <w:pPr>
              <w:rPr>
                <w:ins w:id="722" w:author="ACER" w:date="2025-11-04T10:48:00Z"/>
                <w:rFonts w:ascii="Times New Roman" w:hAnsi="Times New Roman" w:cs="Times New Roman"/>
                <w:sz w:val="18"/>
                <w:rPrChange w:id="723" w:author="ACER" w:date="2025-11-13T10:33:00Z">
                  <w:rPr>
                    <w:ins w:id="724" w:author="ACER" w:date="2025-11-04T10:48:00Z"/>
                  </w:rPr>
                </w:rPrChange>
              </w:rPr>
            </w:pPr>
            <w:ins w:id="725" w:author="ACER" w:date="2025-11-04T10:48:00Z">
              <w:r w:rsidRPr="00061EC2">
                <w:rPr>
                  <w:rFonts w:ascii="Times New Roman" w:hAnsi="Times New Roman" w:cs="Times New Roman"/>
                  <w:sz w:val="18"/>
                  <w:rPrChange w:id="726" w:author="ACER" w:date="2025-11-13T10:33:00Z">
                    <w:rPr/>
                  </w:rPrChange>
                </w:rPr>
                <w:t>Hybrid (Model-driven + Deep Learning)</w:t>
              </w:r>
            </w:ins>
          </w:p>
        </w:tc>
        <w:tc>
          <w:tcPr>
            <w:tcW w:w="1607" w:type="dxa"/>
            <w:tcPrChange w:id="727" w:author="ACER" w:date="2025-11-13T11:21:00Z">
              <w:tcPr>
                <w:tcW w:w="1440" w:type="dxa"/>
              </w:tcPr>
            </w:tcPrChange>
          </w:tcPr>
          <w:p w14:paraId="2B7E2B83" w14:textId="77777777" w:rsidR="00446A81" w:rsidRPr="00061EC2" w:rsidRDefault="00446A81" w:rsidP="00BA66F6">
            <w:pPr>
              <w:rPr>
                <w:ins w:id="728" w:author="ACER" w:date="2025-11-04T10:48:00Z"/>
                <w:rFonts w:ascii="Times New Roman" w:hAnsi="Times New Roman" w:cs="Times New Roman"/>
                <w:sz w:val="18"/>
                <w:rPrChange w:id="729" w:author="ACER" w:date="2025-11-13T10:33:00Z">
                  <w:rPr>
                    <w:ins w:id="730" w:author="ACER" w:date="2025-11-04T10:48:00Z"/>
                  </w:rPr>
                </w:rPrChange>
              </w:rPr>
            </w:pPr>
            <w:ins w:id="731" w:author="ACER" w:date="2025-11-04T10:48:00Z">
              <w:r w:rsidRPr="00061EC2">
                <w:rPr>
                  <w:rFonts w:ascii="Times New Roman" w:hAnsi="Times New Roman" w:cs="Times New Roman"/>
                  <w:sz w:val="18"/>
                  <w:rPrChange w:id="732" w:author="ACER" w:date="2025-11-13T10:33:00Z">
                    <w:rPr/>
                  </w:rPrChange>
                </w:rPr>
                <w:t>Coupling model-driven low-rank representation with deep learning via disentangled priors</w:t>
              </w:r>
            </w:ins>
          </w:p>
        </w:tc>
        <w:tc>
          <w:tcPr>
            <w:tcW w:w="1670" w:type="dxa"/>
            <w:tcPrChange w:id="733" w:author="ACER" w:date="2025-11-13T11:21:00Z">
              <w:tcPr>
                <w:tcW w:w="1440" w:type="dxa"/>
              </w:tcPr>
            </w:tcPrChange>
          </w:tcPr>
          <w:p w14:paraId="22581962" w14:textId="77777777" w:rsidR="00446A81" w:rsidRPr="00061EC2" w:rsidRDefault="00446A81" w:rsidP="00BA66F6">
            <w:pPr>
              <w:rPr>
                <w:ins w:id="734" w:author="ACER" w:date="2025-11-04T10:48:00Z"/>
                <w:rFonts w:ascii="Times New Roman" w:hAnsi="Times New Roman" w:cs="Times New Roman"/>
                <w:sz w:val="18"/>
                <w:rPrChange w:id="735" w:author="ACER" w:date="2025-11-13T10:33:00Z">
                  <w:rPr>
                    <w:ins w:id="736" w:author="ACER" w:date="2025-11-04T10:48:00Z"/>
                  </w:rPr>
                </w:rPrChange>
              </w:rPr>
            </w:pPr>
            <w:ins w:id="737" w:author="ACER" w:date="2025-11-04T10:48:00Z">
              <w:r w:rsidRPr="00061EC2">
                <w:rPr>
                  <w:rFonts w:ascii="Times New Roman" w:hAnsi="Times New Roman" w:cs="Times New Roman"/>
                  <w:sz w:val="18"/>
                  <w:rPrChange w:id="738" w:author="ACER" w:date="2025-11-13T10:33:00Z">
                    <w:rPr/>
                  </w:rPrChange>
                </w:rPr>
                <w:t>Multiple widely recognized datasets (No mention found)</w:t>
              </w:r>
            </w:ins>
          </w:p>
        </w:tc>
        <w:tc>
          <w:tcPr>
            <w:tcW w:w="1493" w:type="dxa"/>
            <w:tcPrChange w:id="739" w:author="ACER" w:date="2025-11-13T11:21:00Z">
              <w:tcPr>
                <w:tcW w:w="1440" w:type="dxa"/>
              </w:tcPr>
            </w:tcPrChange>
          </w:tcPr>
          <w:p w14:paraId="28D28172" w14:textId="77777777" w:rsidR="00446A81" w:rsidRPr="00061EC2" w:rsidRDefault="00446A81" w:rsidP="00BA66F6">
            <w:pPr>
              <w:rPr>
                <w:ins w:id="740" w:author="ACER" w:date="2025-11-04T10:48:00Z"/>
                <w:rFonts w:ascii="Times New Roman" w:hAnsi="Times New Roman" w:cs="Times New Roman"/>
                <w:sz w:val="18"/>
                <w:rPrChange w:id="741" w:author="ACER" w:date="2025-11-13T10:33:00Z">
                  <w:rPr>
                    <w:ins w:id="742" w:author="ACER" w:date="2025-11-04T10:48:00Z"/>
                  </w:rPr>
                </w:rPrChange>
              </w:rPr>
            </w:pPr>
            <w:ins w:id="743" w:author="ACER" w:date="2025-11-04T10:48:00Z">
              <w:r w:rsidRPr="00061EC2">
                <w:rPr>
                  <w:rFonts w:ascii="Times New Roman" w:hAnsi="Times New Roman" w:cs="Times New Roman"/>
                  <w:sz w:val="18"/>
                  <w:rPrChange w:id="744" w:author="ACER" w:date="2025-11-13T10:33:00Z">
                    <w:rPr/>
                  </w:rPrChange>
                </w:rPr>
                <w:t>No</w:t>
              </w:r>
            </w:ins>
          </w:p>
        </w:tc>
      </w:tr>
      <w:tr w:rsidR="00446A81" w:rsidRPr="005D5C79" w14:paraId="40095DBB" w14:textId="77777777" w:rsidTr="005461AD">
        <w:trPr>
          <w:trHeight w:val="1107"/>
          <w:ins w:id="745" w:author="ACER" w:date="2025-11-04T10:48:00Z"/>
        </w:trPr>
        <w:tc>
          <w:tcPr>
            <w:tcW w:w="1493" w:type="dxa"/>
            <w:tcPrChange w:id="746" w:author="ACER" w:date="2025-11-13T11:21:00Z">
              <w:tcPr>
                <w:tcW w:w="1440" w:type="dxa"/>
              </w:tcPr>
            </w:tcPrChange>
          </w:tcPr>
          <w:p w14:paraId="19094CEA" w14:textId="77777777" w:rsidR="00446A81" w:rsidRPr="00061EC2" w:rsidRDefault="00446A81" w:rsidP="00BA66F6">
            <w:pPr>
              <w:rPr>
                <w:ins w:id="747" w:author="ACER" w:date="2025-11-04T10:48:00Z"/>
                <w:rFonts w:ascii="Times New Roman" w:hAnsi="Times New Roman" w:cs="Times New Roman"/>
                <w:sz w:val="18"/>
                <w:rPrChange w:id="748" w:author="ACER" w:date="2025-11-13T10:33:00Z">
                  <w:rPr>
                    <w:ins w:id="749" w:author="ACER" w:date="2025-11-04T10:48:00Z"/>
                  </w:rPr>
                </w:rPrChange>
              </w:rPr>
            </w:pPr>
            <w:ins w:id="750" w:author="ACER" w:date="2025-11-04T10:48:00Z">
              <w:r w:rsidRPr="00061EC2">
                <w:rPr>
                  <w:rFonts w:ascii="Times New Roman" w:hAnsi="Times New Roman" w:cs="Times New Roman"/>
                  <w:sz w:val="18"/>
                  <w:rPrChange w:id="751" w:author="ACER" w:date="2025-11-13T10:33:00Z">
                    <w:rPr/>
                  </w:rPrChange>
                </w:rPr>
                <w:t>Wang et al., 2022</w:t>
              </w:r>
            </w:ins>
          </w:p>
        </w:tc>
        <w:tc>
          <w:tcPr>
            <w:tcW w:w="1493" w:type="dxa"/>
            <w:tcPrChange w:id="752" w:author="ACER" w:date="2025-11-13T11:21:00Z">
              <w:tcPr>
                <w:tcW w:w="1440" w:type="dxa"/>
              </w:tcPr>
            </w:tcPrChange>
          </w:tcPr>
          <w:p w14:paraId="14D85D57" w14:textId="77777777" w:rsidR="00446A81" w:rsidRPr="00061EC2" w:rsidRDefault="00446A81" w:rsidP="00BA66F6">
            <w:pPr>
              <w:rPr>
                <w:ins w:id="753" w:author="ACER" w:date="2025-11-04T10:48:00Z"/>
                <w:rFonts w:ascii="Times New Roman" w:hAnsi="Times New Roman" w:cs="Times New Roman"/>
                <w:sz w:val="18"/>
                <w:rPrChange w:id="754" w:author="ACER" w:date="2025-11-13T10:33:00Z">
                  <w:rPr>
                    <w:ins w:id="755" w:author="ACER" w:date="2025-11-04T10:48:00Z"/>
                  </w:rPr>
                </w:rPrChange>
              </w:rPr>
            </w:pPr>
            <w:ins w:id="756" w:author="ACER" w:date="2025-11-04T10:48:00Z">
              <w:r w:rsidRPr="00061EC2">
                <w:rPr>
                  <w:rFonts w:ascii="Times New Roman" w:hAnsi="Times New Roman" w:cs="Times New Roman"/>
                  <w:sz w:val="18"/>
                  <w:rPrChange w:id="757" w:author="ACER" w:date="2025-11-13T10:33:00Z">
                    <w:rPr/>
                  </w:rPrChange>
                </w:rPr>
                <w:t>Anomaly detection</w:t>
              </w:r>
            </w:ins>
          </w:p>
        </w:tc>
        <w:tc>
          <w:tcPr>
            <w:tcW w:w="1697" w:type="dxa"/>
            <w:tcPrChange w:id="758" w:author="ACER" w:date="2025-11-13T11:21:00Z">
              <w:tcPr>
                <w:tcW w:w="1440" w:type="dxa"/>
              </w:tcPr>
            </w:tcPrChange>
          </w:tcPr>
          <w:p w14:paraId="4B818C26" w14:textId="77777777" w:rsidR="00446A81" w:rsidRPr="00061EC2" w:rsidRDefault="00446A81" w:rsidP="00BA66F6">
            <w:pPr>
              <w:rPr>
                <w:ins w:id="759" w:author="ACER" w:date="2025-11-04T10:48:00Z"/>
                <w:rFonts w:ascii="Times New Roman" w:hAnsi="Times New Roman" w:cs="Times New Roman"/>
                <w:sz w:val="18"/>
                <w:rPrChange w:id="760" w:author="ACER" w:date="2025-11-13T10:33:00Z">
                  <w:rPr>
                    <w:ins w:id="761" w:author="ACER" w:date="2025-11-04T10:48:00Z"/>
                  </w:rPr>
                </w:rPrChange>
              </w:rPr>
            </w:pPr>
            <w:ins w:id="762" w:author="ACER" w:date="2025-11-04T10:48:00Z">
              <w:r w:rsidRPr="00061EC2">
                <w:rPr>
                  <w:rFonts w:ascii="Times New Roman" w:hAnsi="Times New Roman" w:cs="Times New Roman"/>
                  <w:sz w:val="18"/>
                  <w:rPrChange w:id="763" w:author="ACER" w:date="2025-11-13T10:33:00Z">
                    <w:rPr/>
                  </w:rPrChange>
                </w:rPr>
                <w:t>Deep Learning (Autoencoder + Low-rank)</w:t>
              </w:r>
            </w:ins>
          </w:p>
        </w:tc>
        <w:tc>
          <w:tcPr>
            <w:tcW w:w="1607" w:type="dxa"/>
            <w:tcPrChange w:id="764" w:author="ACER" w:date="2025-11-13T11:21:00Z">
              <w:tcPr>
                <w:tcW w:w="1440" w:type="dxa"/>
              </w:tcPr>
            </w:tcPrChange>
          </w:tcPr>
          <w:p w14:paraId="43EA7AD3" w14:textId="77777777" w:rsidR="00446A81" w:rsidRPr="00061EC2" w:rsidRDefault="00446A81" w:rsidP="00BA66F6">
            <w:pPr>
              <w:rPr>
                <w:ins w:id="765" w:author="ACER" w:date="2025-11-04T10:48:00Z"/>
                <w:rFonts w:ascii="Times New Roman" w:hAnsi="Times New Roman" w:cs="Times New Roman"/>
                <w:sz w:val="18"/>
                <w:rPrChange w:id="766" w:author="ACER" w:date="2025-11-13T10:33:00Z">
                  <w:rPr>
                    <w:ins w:id="767" w:author="ACER" w:date="2025-11-04T10:48:00Z"/>
                  </w:rPr>
                </w:rPrChange>
              </w:rPr>
            </w:pPr>
            <w:ins w:id="768" w:author="ACER" w:date="2025-11-04T10:48:00Z">
              <w:r w:rsidRPr="00061EC2">
                <w:rPr>
                  <w:rFonts w:ascii="Times New Roman" w:hAnsi="Times New Roman" w:cs="Times New Roman"/>
                  <w:sz w:val="18"/>
                  <w:rPrChange w:id="769" w:author="ACER" w:date="2025-11-13T10:33:00Z">
                    <w:rPr/>
                  </w:rPrChange>
                </w:rPr>
                <w:t>Deep low-rank prior-based method with iterative optimization</w:t>
              </w:r>
            </w:ins>
          </w:p>
        </w:tc>
        <w:tc>
          <w:tcPr>
            <w:tcW w:w="1670" w:type="dxa"/>
            <w:tcPrChange w:id="770" w:author="ACER" w:date="2025-11-13T11:21:00Z">
              <w:tcPr>
                <w:tcW w:w="1440" w:type="dxa"/>
              </w:tcPr>
            </w:tcPrChange>
          </w:tcPr>
          <w:p w14:paraId="1576D582" w14:textId="77777777" w:rsidR="00446A81" w:rsidRPr="00061EC2" w:rsidRDefault="00446A81" w:rsidP="00BA66F6">
            <w:pPr>
              <w:rPr>
                <w:ins w:id="771" w:author="ACER" w:date="2025-11-04T10:48:00Z"/>
                <w:rFonts w:ascii="Times New Roman" w:hAnsi="Times New Roman" w:cs="Times New Roman"/>
                <w:sz w:val="18"/>
                <w:rPrChange w:id="772" w:author="ACER" w:date="2025-11-13T10:33:00Z">
                  <w:rPr>
                    <w:ins w:id="773" w:author="ACER" w:date="2025-11-04T10:48:00Z"/>
                  </w:rPr>
                </w:rPrChange>
              </w:rPr>
            </w:pPr>
            <w:ins w:id="774" w:author="ACER" w:date="2025-11-04T10:48:00Z">
              <w:r w:rsidRPr="00061EC2">
                <w:rPr>
                  <w:rFonts w:ascii="Times New Roman" w:hAnsi="Times New Roman" w:cs="Times New Roman"/>
                  <w:sz w:val="18"/>
                  <w:rPrChange w:id="775" w:author="ACER" w:date="2025-11-13T10:33:00Z">
                    <w:rPr/>
                  </w:rPrChange>
                </w:rPr>
                <w:t>Public and unmanned aerial vehicle-borne datasets (No mention found)</w:t>
              </w:r>
            </w:ins>
          </w:p>
        </w:tc>
        <w:tc>
          <w:tcPr>
            <w:tcW w:w="1493" w:type="dxa"/>
            <w:tcPrChange w:id="776" w:author="ACER" w:date="2025-11-13T11:21:00Z">
              <w:tcPr>
                <w:tcW w:w="1440" w:type="dxa"/>
              </w:tcPr>
            </w:tcPrChange>
          </w:tcPr>
          <w:p w14:paraId="0AE9A270" w14:textId="77777777" w:rsidR="00446A81" w:rsidRPr="00061EC2" w:rsidRDefault="00446A81" w:rsidP="00BA66F6">
            <w:pPr>
              <w:rPr>
                <w:ins w:id="777" w:author="ACER" w:date="2025-11-04T10:48:00Z"/>
                <w:rFonts w:ascii="Times New Roman" w:hAnsi="Times New Roman" w:cs="Times New Roman"/>
                <w:sz w:val="18"/>
                <w:rPrChange w:id="778" w:author="ACER" w:date="2025-11-13T10:33:00Z">
                  <w:rPr>
                    <w:ins w:id="779" w:author="ACER" w:date="2025-11-04T10:48:00Z"/>
                  </w:rPr>
                </w:rPrChange>
              </w:rPr>
            </w:pPr>
            <w:ins w:id="780" w:author="ACER" w:date="2025-11-04T10:48:00Z">
              <w:r w:rsidRPr="00061EC2">
                <w:rPr>
                  <w:rFonts w:ascii="Times New Roman" w:hAnsi="Times New Roman" w:cs="Times New Roman"/>
                  <w:sz w:val="18"/>
                  <w:rPrChange w:id="781" w:author="ACER" w:date="2025-11-13T10:33:00Z">
                    <w:rPr/>
                  </w:rPrChange>
                </w:rPr>
                <w:t>No</w:t>
              </w:r>
            </w:ins>
          </w:p>
        </w:tc>
      </w:tr>
      <w:tr w:rsidR="00446A81" w:rsidRPr="005D5C79" w14:paraId="687A6E15" w14:textId="77777777" w:rsidTr="005461AD">
        <w:trPr>
          <w:trHeight w:val="1087"/>
          <w:ins w:id="782" w:author="ACER" w:date="2025-11-04T10:48:00Z"/>
        </w:trPr>
        <w:tc>
          <w:tcPr>
            <w:tcW w:w="1493" w:type="dxa"/>
            <w:tcPrChange w:id="783" w:author="ACER" w:date="2025-11-13T11:21:00Z">
              <w:tcPr>
                <w:tcW w:w="1440" w:type="dxa"/>
              </w:tcPr>
            </w:tcPrChange>
          </w:tcPr>
          <w:p w14:paraId="425DADDE" w14:textId="77777777" w:rsidR="00446A81" w:rsidRPr="00061EC2" w:rsidRDefault="00446A81" w:rsidP="00BA66F6">
            <w:pPr>
              <w:rPr>
                <w:ins w:id="784" w:author="ACER" w:date="2025-11-04T10:48:00Z"/>
                <w:rFonts w:ascii="Times New Roman" w:hAnsi="Times New Roman" w:cs="Times New Roman"/>
                <w:sz w:val="18"/>
                <w:rPrChange w:id="785" w:author="ACER" w:date="2025-11-13T10:33:00Z">
                  <w:rPr>
                    <w:ins w:id="786" w:author="ACER" w:date="2025-11-04T10:48:00Z"/>
                  </w:rPr>
                </w:rPrChange>
              </w:rPr>
            </w:pPr>
            <w:ins w:id="787" w:author="ACER" w:date="2025-11-04T10:48:00Z">
              <w:r w:rsidRPr="00061EC2">
                <w:rPr>
                  <w:rFonts w:ascii="Times New Roman" w:hAnsi="Times New Roman" w:cs="Times New Roman"/>
                  <w:sz w:val="18"/>
                  <w:rPrChange w:id="788" w:author="ACER" w:date="2025-11-13T10:33:00Z">
                    <w:rPr/>
                  </w:rPrChange>
                </w:rPr>
                <w:t>Li et al., 2017</w:t>
              </w:r>
            </w:ins>
          </w:p>
        </w:tc>
        <w:tc>
          <w:tcPr>
            <w:tcW w:w="1493" w:type="dxa"/>
            <w:tcPrChange w:id="789" w:author="ACER" w:date="2025-11-13T11:21:00Z">
              <w:tcPr>
                <w:tcW w:w="1440" w:type="dxa"/>
              </w:tcPr>
            </w:tcPrChange>
          </w:tcPr>
          <w:p w14:paraId="1EE3FCCF" w14:textId="77777777" w:rsidR="00446A81" w:rsidRPr="00061EC2" w:rsidRDefault="00446A81" w:rsidP="00BA66F6">
            <w:pPr>
              <w:rPr>
                <w:ins w:id="790" w:author="ACER" w:date="2025-11-04T10:48:00Z"/>
                <w:rFonts w:ascii="Times New Roman" w:hAnsi="Times New Roman" w:cs="Times New Roman"/>
                <w:sz w:val="18"/>
                <w:rPrChange w:id="791" w:author="ACER" w:date="2025-11-13T10:33:00Z">
                  <w:rPr>
                    <w:ins w:id="792" w:author="ACER" w:date="2025-11-04T10:48:00Z"/>
                  </w:rPr>
                </w:rPrChange>
              </w:rPr>
            </w:pPr>
            <w:ins w:id="793" w:author="ACER" w:date="2025-11-04T10:48:00Z">
              <w:r w:rsidRPr="00061EC2">
                <w:rPr>
                  <w:rFonts w:ascii="Times New Roman" w:hAnsi="Times New Roman" w:cs="Times New Roman"/>
                  <w:sz w:val="18"/>
                  <w:rPrChange w:id="794" w:author="ACER" w:date="2025-11-13T10:33:00Z">
                    <w:rPr/>
                  </w:rPrChange>
                </w:rPr>
                <w:t>Anomaly detection</w:t>
              </w:r>
            </w:ins>
          </w:p>
        </w:tc>
        <w:tc>
          <w:tcPr>
            <w:tcW w:w="1697" w:type="dxa"/>
            <w:tcPrChange w:id="795" w:author="ACER" w:date="2025-11-13T11:21:00Z">
              <w:tcPr>
                <w:tcW w:w="1440" w:type="dxa"/>
              </w:tcPr>
            </w:tcPrChange>
          </w:tcPr>
          <w:p w14:paraId="2B665EE7" w14:textId="77777777" w:rsidR="00446A81" w:rsidRPr="00061EC2" w:rsidRDefault="00446A81" w:rsidP="00BA66F6">
            <w:pPr>
              <w:rPr>
                <w:ins w:id="796" w:author="ACER" w:date="2025-11-04T10:48:00Z"/>
                <w:rFonts w:ascii="Times New Roman" w:hAnsi="Times New Roman" w:cs="Times New Roman"/>
                <w:sz w:val="18"/>
                <w:rPrChange w:id="797" w:author="ACER" w:date="2025-11-13T10:33:00Z">
                  <w:rPr>
                    <w:ins w:id="798" w:author="ACER" w:date="2025-11-04T10:48:00Z"/>
                  </w:rPr>
                </w:rPrChange>
              </w:rPr>
            </w:pPr>
            <w:ins w:id="799" w:author="ACER" w:date="2025-11-04T10:48:00Z">
              <w:r w:rsidRPr="00061EC2">
                <w:rPr>
                  <w:rFonts w:ascii="Times New Roman" w:hAnsi="Times New Roman" w:cs="Times New Roman"/>
                  <w:sz w:val="18"/>
                  <w:rPrChange w:id="800" w:author="ACER" w:date="2025-11-13T10:33:00Z">
                    <w:rPr/>
                  </w:rPrChange>
                </w:rPr>
                <w:t>Deep Learning (Convolutional Neural Network, supervised)</w:t>
              </w:r>
            </w:ins>
          </w:p>
        </w:tc>
        <w:tc>
          <w:tcPr>
            <w:tcW w:w="1607" w:type="dxa"/>
            <w:tcPrChange w:id="801" w:author="ACER" w:date="2025-11-13T11:21:00Z">
              <w:tcPr>
                <w:tcW w:w="1440" w:type="dxa"/>
              </w:tcPr>
            </w:tcPrChange>
          </w:tcPr>
          <w:p w14:paraId="11538542" w14:textId="77777777" w:rsidR="00446A81" w:rsidRPr="00061EC2" w:rsidRDefault="00446A81" w:rsidP="00BA66F6">
            <w:pPr>
              <w:rPr>
                <w:ins w:id="802" w:author="ACER" w:date="2025-11-04T10:48:00Z"/>
                <w:rFonts w:ascii="Times New Roman" w:hAnsi="Times New Roman" w:cs="Times New Roman"/>
                <w:sz w:val="18"/>
                <w:rPrChange w:id="803" w:author="ACER" w:date="2025-11-13T10:33:00Z">
                  <w:rPr>
                    <w:ins w:id="804" w:author="ACER" w:date="2025-11-04T10:48:00Z"/>
                  </w:rPr>
                </w:rPrChange>
              </w:rPr>
            </w:pPr>
            <w:ins w:id="805" w:author="ACER" w:date="2025-11-04T10:48:00Z">
              <w:r w:rsidRPr="00061EC2">
                <w:rPr>
                  <w:rFonts w:ascii="Times New Roman" w:hAnsi="Times New Roman" w:cs="Times New Roman"/>
                  <w:sz w:val="18"/>
                  <w:rPrChange w:id="806" w:author="ACER" w:date="2025-11-13T10:33:00Z">
                    <w:rPr/>
                  </w:rPrChange>
                </w:rPr>
                <w:t>Transferred deep convolutional neural network with pixel pair generation</w:t>
              </w:r>
            </w:ins>
          </w:p>
        </w:tc>
        <w:tc>
          <w:tcPr>
            <w:tcW w:w="1670" w:type="dxa"/>
            <w:tcPrChange w:id="807" w:author="ACER" w:date="2025-11-13T11:21:00Z">
              <w:tcPr>
                <w:tcW w:w="1440" w:type="dxa"/>
              </w:tcPr>
            </w:tcPrChange>
          </w:tcPr>
          <w:p w14:paraId="4C2BF770" w14:textId="77777777" w:rsidR="00446A81" w:rsidRPr="00061EC2" w:rsidRDefault="00446A81" w:rsidP="00BA66F6">
            <w:pPr>
              <w:rPr>
                <w:ins w:id="808" w:author="ACER" w:date="2025-11-04T10:48:00Z"/>
                <w:rFonts w:ascii="Times New Roman" w:hAnsi="Times New Roman" w:cs="Times New Roman"/>
                <w:sz w:val="18"/>
                <w:rPrChange w:id="809" w:author="ACER" w:date="2025-11-13T10:33:00Z">
                  <w:rPr>
                    <w:ins w:id="810" w:author="ACER" w:date="2025-11-04T10:48:00Z"/>
                  </w:rPr>
                </w:rPrChange>
              </w:rPr>
            </w:pPr>
            <w:ins w:id="811" w:author="ACER" w:date="2025-11-04T10:48:00Z">
              <w:r w:rsidRPr="00061EC2">
                <w:rPr>
                  <w:rFonts w:ascii="Times New Roman" w:hAnsi="Times New Roman" w:cs="Times New Roman"/>
                  <w:sz w:val="18"/>
                  <w:rPrChange w:id="812" w:author="ACER" w:date="2025-11-13T10:33:00Z">
                    <w:rPr/>
                  </w:rPrChange>
                </w:rPr>
                <w:t>Reference data with labeled samples (No mention found)</w:t>
              </w:r>
            </w:ins>
          </w:p>
        </w:tc>
        <w:tc>
          <w:tcPr>
            <w:tcW w:w="1493" w:type="dxa"/>
            <w:tcPrChange w:id="813" w:author="ACER" w:date="2025-11-13T11:21:00Z">
              <w:tcPr>
                <w:tcW w:w="1440" w:type="dxa"/>
              </w:tcPr>
            </w:tcPrChange>
          </w:tcPr>
          <w:p w14:paraId="4DC061F2" w14:textId="77777777" w:rsidR="00446A81" w:rsidRPr="00061EC2" w:rsidRDefault="00446A81" w:rsidP="00BA66F6">
            <w:pPr>
              <w:rPr>
                <w:ins w:id="814" w:author="ACER" w:date="2025-11-04T10:48:00Z"/>
                <w:rFonts w:ascii="Times New Roman" w:hAnsi="Times New Roman" w:cs="Times New Roman"/>
                <w:sz w:val="18"/>
                <w:rPrChange w:id="815" w:author="ACER" w:date="2025-11-13T10:33:00Z">
                  <w:rPr>
                    <w:ins w:id="816" w:author="ACER" w:date="2025-11-04T10:48:00Z"/>
                  </w:rPr>
                </w:rPrChange>
              </w:rPr>
            </w:pPr>
            <w:ins w:id="817" w:author="ACER" w:date="2025-11-04T10:48:00Z">
              <w:r w:rsidRPr="00061EC2">
                <w:rPr>
                  <w:rFonts w:ascii="Times New Roman" w:hAnsi="Times New Roman" w:cs="Times New Roman"/>
                  <w:sz w:val="18"/>
                  <w:rPrChange w:id="818" w:author="ACER" w:date="2025-11-13T10:33:00Z">
                    <w:rPr/>
                  </w:rPrChange>
                </w:rPr>
                <w:t>No</w:t>
              </w:r>
            </w:ins>
          </w:p>
        </w:tc>
      </w:tr>
      <w:tr w:rsidR="00446A81" w:rsidRPr="005D5C79" w14:paraId="1D477467" w14:textId="77777777" w:rsidTr="005461AD">
        <w:trPr>
          <w:trHeight w:val="1107"/>
          <w:ins w:id="819" w:author="ACER" w:date="2025-11-04T10:48:00Z"/>
        </w:trPr>
        <w:tc>
          <w:tcPr>
            <w:tcW w:w="1493" w:type="dxa"/>
            <w:tcPrChange w:id="820" w:author="ACER" w:date="2025-11-13T11:21:00Z">
              <w:tcPr>
                <w:tcW w:w="1440" w:type="dxa"/>
              </w:tcPr>
            </w:tcPrChange>
          </w:tcPr>
          <w:p w14:paraId="3BDE0E6B" w14:textId="77777777" w:rsidR="00446A81" w:rsidRPr="00061EC2" w:rsidRDefault="00446A81" w:rsidP="00BA66F6">
            <w:pPr>
              <w:rPr>
                <w:ins w:id="821" w:author="ACER" w:date="2025-11-04T10:48:00Z"/>
                <w:rFonts w:ascii="Times New Roman" w:hAnsi="Times New Roman" w:cs="Times New Roman"/>
                <w:sz w:val="18"/>
                <w:rPrChange w:id="822" w:author="ACER" w:date="2025-11-13T10:33:00Z">
                  <w:rPr>
                    <w:ins w:id="823" w:author="ACER" w:date="2025-11-04T10:48:00Z"/>
                  </w:rPr>
                </w:rPrChange>
              </w:rPr>
            </w:pPr>
            <w:ins w:id="824" w:author="ACER" w:date="2025-11-04T10:48:00Z">
              <w:r w:rsidRPr="00061EC2">
                <w:rPr>
                  <w:rFonts w:ascii="Times New Roman" w:hAnsi="Times New Roman" w:cs="Times New Roman"/>
                  <w:sz w:val="18"/>
                  <w:rPrChange w:id="825" w:author="ACER" w:date="2025-11-13T10:33:00Z">
                    <w:rPr/>
                  </w:rPrChange>
                </w:rPr>
                <w:t>Lin et al., 2024</w:t>
              </w:r>
            </w:ins>
          </w:p>
        </w:tc>
        <w:tc>
          <w:tcPr>
            <w:tcW w:w="1493" w:type="dxa"/>
            <w:tcPrChange w:id="826" w:author="ACER" w:date="2025-11-13T11:21:00Z">
              <w:tcPr>
                <w:tcW w:w="1440" w:type="dxa"/>
              </w:tcPr>
            </w:tcPrChange>
          </w:tcPr>
          <w:p w14:paraId="50DC0333" w14:textId="77777777" w:rsidR="00446A81" w:rsidRPr="00061EC2" w:rsidRDefault="00446A81" w:rsidP="00BA66F6">
            <w:pPr>
              <w:rPr>
                <w:ins w:id="827" w:author="ACER" w:date="2025-11-04T10:48:00Z"/>
                <w:rFonts w:ascii="Times New Roman" w:hAnsi="Times New Roman" w:cs="Times New Roman"/>
                <w:sz w:val="18"/>
                <w:rPrChange w:id="828" w:author="ACER" w:date="2025-11-13T10:33:00Z">
                  <w:rPr>
                    <w:ins w:id="829" w:author="ACER" w:date="2025-11-04T10:48:00Z"/>
                  </w:rPr>
                </w:rPrChange>
              </w:rPr>
            </w:pPr>
            <w:ins w:id="830" w:author="ACER" w:date="2025-11-04T10:48:00Z">
              <w:r w:rsidRPr="00061EC2">
                <w:rPr>
                  <w:rFonts w:ascii="Times New Roman" w:hAnsi="Times New Roman" w:cs="Times New Roman"/>
                  <w:sz w:val="18"/>
                  <w:rPrChange w:id="831" w:author="ACER" w:date="2025-11-13T10:33:00Z">
                    <w:rPr/>
                  </w:rPrChange>
                </w:rPr>
                <w:t>Anomaly detection</w:t>
              </w:r>
            </w:ins>
          </w:p>
        </w:tc>
        <w:tc>
          <w:tcPr>
            <w:tcW w:w="1697" w:type="dxa"/>
            <w:tcPrChange w:id="832" w:author="ACER" w:date="2025-11-13T11:21:00Z">
              <w:tcPr>
                <w:tcW w:w="1440" w:type="dxa"/>
              </w:tcPr>
            </w:tcPrChange>
          </w:tcPr>
          <w:p w14:paraId="23739DAF" w14:textId="77777777" w:rsidR="00446A81" w:rsidRPr="00061EC2" w:rsidRDefault="00446A81" w:rsidP="00BA66F6">
            <w:pPr>
              <w:rPr>
                <w:ins w:id="833" w:author="ACER" w:date="2025-11-04T10:48:00Z"/>
                <w:rFonts w:ascii="Times New Roman" w:hAnsi="Times New Roman" w:cs="Times New Roman"/>
                <w:sz w:val="18"/>
                <w:rPrChange w:id="834" w:author="ACER" w:date="2025-11-13T10:33:00Z">
                  <w:rPr>
                    <w:ins w:id="835" w:author="ACER" w:date="2025-11-04T10:48:00Z"/>
                  </w:rPr>
                </w:rPrChange>
              </w:rPr>
            </w:pPr>
            <w:ins w:id="836" w:author="ACER" w:date="2025-11-04T10:48:00Z">
              <w:r w:rsidRPr="00061EC2">
                <w:rPr>
                  <w:rFonts w:ascii="Times New Roman" w:hAnsi="Times New Roman" w:cs="Times New Roman"/>
                  <w:sz w:val="18"/>
                  <w:rPrChange w:id="837" w:author="ACER" w:date="2025-11-13T10:33:00Z">
                    <w:rPr/>
                  </w:rPrChange>
                </w:rPr>
                <w:t>Deep Learning (Autoencoder, priors)</w:t>
              </w:r>
            </w:ins>
          </w:p>
        </w:tc>
        <w:tc>
          <w:tcPr>
            <w:tcW w:w="1607" w:type="dxa"/>
            <w:tcPrChange w:id="838" w:author="ACER" w:date="2025-11-13T11:21:00Z">
              <w:tcPr>
                <w:tcW w:w="1440" w:type="dxa"/>
              </w:tcPr>
            </w:tcPrChange>
          </w:tcPr>
          <w:p w14:paraId="25751A78" w14:textId="77777777" w:rsidR="00446A81" w:rsidRPr="00061EC2" w:rsidRDefault="00446A81" w:rsidP="00BA66F6">
            <w:pPr>
              <w:rPr>
                <w:ins w:id="839" w:author="ACER" w:date="2025-11-04T10:48:00Z"/>
                <w:rFonts w:ascii="Times New Roman" w:hAnsi="Times New Roman" w:cs="Times New Roman"/>
                <w:sz w:val="18"/>
                <w:rPrChange w:id="840" w:author="ACER" w:date="2025-11-13T10:33:00Z">
                  <w:rPr>
                    <w:ins w:id="841" w:author="ACER" w:date="2025-11-04T10:48:00Z"/>
                  </w:rPr>
                </w:rPrChange>
              </w:rPr>
            </w:pPr>
            <w:ins w:id="842" w:author="ACER" w:date="2025-11-04T10:48:00Z">
              <w:r w:rsidRPr="00061EC2">
                <w:rPr>
                  <w:rFonts w:ascii="Times New Roman" w:hAnsi="Times New Roman" w:cs="Times New Roman"/>
                  <w:sz w:val="18"/>
                  <w:rPrChange w:id="843" w:author="ACER" w:date="2025-11-13T10:33:00Z">
                    <w:rPr/>
                  </w:rPrChange>
                </w:rPr>
                <w:t>Dynamic low-rank and sparse priors-constrained deep autoencoders</w:t>
              </w:r>
            </w:ins>
          </w:p>
        </w:tc>
        <w:tc>
          <w:tcPr>
            <w:tcW w:w="1670" w:type="dxa"/>
            <w:tcPrChange w:id="844" w:author="ACER" w:date="2025-11-13T11:21:00Z">
              <w:tcPr>
                <w:tcW w:w="1440" w:type="dxa"/>
              </w:tcPr>
            </w:tcPrChange>
          </w:tcPr>
          <w:p w14:paraId="1885238B" w14:textId="77777777" w:rsidR="00446A81" w:rsidRPr="00061EC2" w:rsidRDefault="00446A81" w:rsidP="00BA66F6">
            <w:pPr>
              <w:rPr>
                <w:ins w:id="845" w:author="ACER" w:date="2025-11-04T10:48:00Z"/>
                <w:rFonts w:ascii="Times New Roman" w:hAnsi="Times New Roman" w:cs="Times New Roman"/>
                <w:sz w:val="18"/>
                <w:rPrChange w:id="846" w:author="ACER" w:date="2025-11-13T10:33:00Z">
                  <w:rPr>
                    <w:ins w:id="847" w:author="ACER" w:date="2025-11-04T10:48:00Z"/>
                  </w:rPr>
                </w:rPrChange>
              </w:rPr>
            </w:pPr>
            <w:ins w:id="848" w:author="ACER" w:date="2025-11-04T10:48:00Z">
              <w:r w:rsidRPr="00061EC2">
                <w:rPr>
                  <w:rFonts w:ascii="Times New Roman" w:hAnsi="Times New Roman" w:cs="Times New Roman"/>
                  <w:sz w:val="18"/>
                  <w:rPrChange w:id="849" w:author="ACER" w:date="2025-11-13T10:33:00Z">
                    <w:rPr/>
                  </w:rPrChange>
                </w:rPr>
                <w:t>Several datasets (No mention found)</w:t>
              </w:r>
            </w:ins>
          </w:p>
        </w:tc>
        <w:tc>
          <w:tcPr>
            <w:tcW w:w="1493" w:type="dxa"/>
            <w:tcPrChange w:id="850" w:author="ACER" w:date="2025-11-13T11:21:00Z">
              <w:tcPr>
                <w:tcW w:w="1440" w:type="dxa"/>
              </w:tcPr>
            </w:tcPrChange>
          </w:tcPr>
          <w:p w14:paraId="46B15CF1" w14:textId="77777777" w:rsidR="00446A81" w:rsidRPr="00061EC2" w:rsidRDefault="00446A81" w:rsidP="00BA66F6">
            <w:pPr>
              <w:rPr>
                <w:ins w:id="851" w:author="ACER" w:date="2025-11-04T10:48:00Z"/>
                <w:rFonts w:ascii="Times New Roman" w:hAnsi="Times New Roman" w:cs="Times New Roman"/>
                <w:sz w:val="18"/>
                <w:rPrChange w:id="852" w:author="ACER" w:date="2025-11-13T10:33:00Z">
                  <w:rPr>
                    <w:ins w:id="853" w:author="ACER" w:date="2025-11-04T10:48:00Z"/>
                  </w:rPr>
                </w:rPrChange>
              </w:rPr>
            </w:pPr>
            <w:ins w:id="854" w:author="ACER" w:date="2025-11-04T10:48:00Z">
              <w:r w:rsidRPr="00061EC2">
                <w:rPr>
                  <w:rFonts w:ascii="Times New Roman" w:hAnsi="Times New Roman" w:cs="Times New Roman"/>
                  <w:sz w:val="18"/>
                  <w:rPrChange w:id="855" w:author="ACER" w:date="2025-11-13T10:33:00Z">
                    <w:rPr/>
                  </w:rPrChange>
                </w:rPr>
                <w:t>No</w:t>
              </w:r>
            </w:ins>
          </w:p>
        </w:tc>
      </w:tr>
      <w:tr w:rsidR="00446A81" w:rsidRPr="005D5C79" w14:paraId="10A9D65C" w14:textId="77777777" w:rsidTr="005461AD">
        <w:trPr>
          <w:trHeight w:val="1328"/>
          <w:ins w:id="856" w:author="ACER" w:date="2025-11-04T10:48:00Z"/>
        </w:trPr>
        <w:tc>
          <w:tcPr>
            <w:tcW w:w="1493" w:type="dxa"/>
            <w:tcPrChange w:id="857" w:author="ACER" w:date="2025-11-13T11:21:00Z">
              <w:tcPr>
                <w:tcW w:w="1440" w:type="dxa"/>
              </w:tcPr>
            </w:tcPrChange>
          </w:tcPr>
          <w:p w14:paraId="594947A4" w14:textId="77777777" w:rsidR="00446A81" w:rsidRPr="00061EC2" w:rsidRDefault="00446A81" w:rsidP="00BA66F6">
            <w:pPr>
              <w:rPr>
                <w:ins w:id="858" w:author="ACER" w:date="2025-11-04T10:48:00Z"/>
                <w:rFonts w:ascii="Times New Roman" w:hAnsi="Times New Roman" w:cs="Times New Roman"/>
                <w:sz w:val="18"/>
                <w:rPrChange w:id="859" w:author="ACER" w:date="2025-11-13T10:33:00Z">
                  <w:rPr>
                    <w:ins w:id="860" w:author="ACER" w:date="2025-11-04T10:48:00Z"/>
                  </w:rPr>
                </w:rPrChange>
              </w:rPr>
            </w:pPr>
            <w:ins w:id="861" w:author="ACER" w:date="2025-11-04T10:48:00Z">
              <w:r w:rsidRPr="00061EC2">
                <w:rPr>
                  <w:rFonts w:ascii="Times New Roman" w:hAnsi="Times New Roman" w:cs="Times New Roman"/>
                  <w:sz w:val="18"/>
                  <w:rPrChange w:id="862" w:author="ACER" w:date="2025-11-13T10:33:00Z">
                    <w:rPr/>
                  </w:rPrChange>
                </w:rPr>
                <w:t>Ma et al., 2018</w:t>
              </w:r>
            </w:ins>
          </w:p>
        </w:tc>
        <w:tc>
          <w:tcPr>
            <w:tcW w:w="1493" w:type="dxa"/>
            <w:tcPrChange w:id="863" w:author="ACER" w:date="2025-11-13T11:21:00Z">
              <w:tcPr>
                <w:tcW w:w="1440" w:type="dxa"/>
              </w:tcPr>
            </w:tcPrChange>
          </w:tcPr>
          <w:p w14:paraId="6B4E4F91" w14:textId="77777777" w:rsidR="00446A81" w:rsidRPr="00061EC2" w:rsidRDefault="00446A81" w:rsidP="00BA66F6">
            <w:pPr>
              <w:rPr>
                <w:ins w:id="864" w:author="ACER" w:date="2025-11-04T10:48:00Z"/>
                <w:rFonts w:ascii="Times New Roman" w:hAnsi="Times New Roman" w:cs="Times New Roman"/>
                <w:sz w:val="18"/>
                <w:rPrChange w:id="865" w:author="ACER" w:date="2025-11-13T10:33:00Z">
                  <w:rPr>
                    <w:ins w:id="866" w:author="ACER" w:date="2025-11-04T10:48:00Z"/>
                  </w:rPr>
                </w:rPrChange>
              </w:rPr>
            </w:pPr>
            <w:ins w:id="867" w:author="ACER" w:date="2025-11-04T10:48:00Z">
              <w:r w:rsidRPr="00061EC2">
                <w:rPr>
                  <w:rFonts w:ascii="Times New Roman" w:hAnsi="Times New Roman" w:cs="Times New Roman"/>
                  <w:sz w:val="18"/>
                  <w:rPrChange w:id="868" w:author="ACER" w:date="2025-11-13T10:33:00Z">
                    <w:rPr/>
                  </w:rPrChange>
                </w:rPr>
                <w:t>Anomaly detection</w:t>
              </w:r>
            </w:ins>
          </w:p>
        </w:tc>
        <w:tc>
          <w:tcPr>
            <w:tcW w:w="1697" w:type="dxa"/>
            <w:tcPrChange w:id="869" w:author="ACER" w:date="2025-11-13T11:21:00Z">
              <w:tcPr>
                <w:tcW w:w="1440" w:type="dxa"/>
              </w:tcPr>
            </w:tcPrChange>
          </w:tcPr>
          <w:p w14:paraId="364F6A95" w14:textId="77777777" w:rsidR="00446A81" w:rsidRPr="00061EC2" w:rsidRDefault="00446A81" w:rsidP="00BA66F6">
            <w:pPr>
              <w:rPr>
                <w:ins w:id="870" w:author="ACER" w:date="2025-11-04T10:48:00Z"/>
                <w:rFonts w:ascii="Times New Roman" w:hAnsi="Times New Roman" w:cs="Times New Roman"/>
                <w:sz w:val="18"/>
                <w:rPrChange w:id="871" w:author="ACER" w:date="2025-11-13T10:33:00Z">
                  <w:rPr>
                    <w:ins w:id="872" w:author="ACER" w:date="2025-11-04T10:48:00Z"/>
                  </w:rPr>
                </w:rPrChange>
              </w:rPr>
            </w:pPr>
            <w:ins w:id="873" w:author="ACER" w:date="2025-11-04T10:48:00Z">
              <w:r w:rsidRPr="00061EC2">
                <w:rPr>
                  <w:rFonts w:ascii="Times New Roman" w:hAnsi="Times New Roman" w:cs="Times New Roman"/>
                  <w:sz w:val="18"/>
                  <w:rPrChange w:id="874" w:author="ACER" w:date="2025-11-13T10:33:00Z">
                    <w:rPr/>
                  </w:rPrChange>
                </w:rPr>
                <w:t>Deep Learning (Deep Belief Network, unsupervised)</w:t>
              </w:r>
            </w:ins>
          </w:p>
        </w:tc>
        <w:tc>
          <w:tcPr>
            <w:tcW w:w="1607" w:type="dxa"/>
            <w:tcPrChange w:id="875" w:author="ACER" w:date="2025-11-13T11:21:00Z">
              <w:tcPr>
                <w:tcW w:w="1440" w:type="dxa"/>
              </w:tcPr>
            </w:tcPrChange>
          </w:tcPr>
          <w:p w14:paraId="1FB8A82D" w14:textId="77777777" w:rsidR="00446A81" w:rsidRPr="00061EC2" w:rsidRDefault="00446A81" w:rsidP="00BA66F6">
            <w:pPr>
              <w:rPr>
                <w:ins w:id="876" w:author="ACER" w:date="2025-11-04T10:48:00Z"/>
                <w:rFonts w:ascii="Times New Roman" w:hAnsi="Times New Roman" w:cs="Times New Roman"/>
                <w:sz w:val="18"/>
                <w:rPrChange w:id="877" w:author="ACER" w:date="2025-11-13T10:33:00Z">
                  <w:rPr>
                    <w:ins w:id="878" w:author="ACER" w:date="2025-11-04T10:48:00Z"/>
                  </w:rPr>
                </w:rPrChange>
              </w:rPr>
            </w:pPr>
            <w:ins w:id="879" w:author="ACER" w:date="2025-11-04T10:48:00Z">
              <w:r w:rsidRPr="00061EC2">
                <w:rPr>
                  <w:rFonts w:ascii="Times New Roman" w:hAnsi="Times New Roman" w:cs="Times New Roman"/>
                  <w:sz w:val="18"/>
                  <w:rPrChange w:id="880" w:author="ACER" w:date="2025-11-13T10:33:00Z">
                    <w:rPr/>
                  </w:rPrChange>
                </w:rPr>
                <w:t>Deep belief network autoencoder with adaptive weights for local anomaly detection</w:t>
              </w:r>
            </w:ins>
          </w:p>
        </w:tc>
        <w:tc>
          <w:tcPr>
            <w:tcW w:w="1670" w:type="dxa"/>
            <w:tcPrChange w:id="881" w:author="ACER" w:date="2025-11-13T11:21:00Z">
              <w:tcPr>
                <w:tcW w:w="1440" w:type="dxa"/>
              </w:tcPr>
            </w:tcPrChange>
          </w:tcPr>
          <w:p w14:paraId="0A189C38" w14:textId="77777777" w:rsidR="00446A81" w:rsidRPr="00061EC2" w:rsidRDefault="00446A81" w:rsidP="00BA66F6">
            <w:pPr>
              <w:rPr>
                <w:ins w:id="882" w:author="ACER" w:date="2025-11-04T10:48:00Z"/>
                <w:rFonts w:ascii="Times New Roman" w:hAnsi="Times New Roman" w:cs="Times New Roman"/>
                <w:sz w:val="18"/>
                <w:rPrChange w:id="883" w:author="ACER" w:date="2025-11-13T10:33:00Z">
                  <w:rPr>
                    <w:ins w:id="884" w:author="ACER" w:date="2025-11-04T10:48:00Z"/>
                  </w:rPr>
                </w:rPrChange>
              </w:rPr>
            </w:pPr>
            <w:ins w:id="885" w:author="ACER" w:date="2025-11-04T10:48:00Z">
              <w:r w:rsidRPr="00061EC2">
                <w:rPr>
                  <w:rFonts w:ascii="Times New Roman" w:hAnsi="Times New Roman" w:cs="Times New Roman"/>
                  <w:sz w:val="18"/>
                  <w:rPrChange w:id="886" w:author="ACER" w:date="2025-11-13T10:33:00Z">
                    <w:rPr/>
                  </w:rPrChange>
                </w:rPr>
                <w:t>Airborne Visible/Infrared Imaging Spectrometer (synthetic &amp; real), San Diego Airport</w:t>
              </w:r>
            </w:ins>
          </w:p>
        </w:tc>
        <w:tc>
          <w:tcPr>
            <w:tcW w:w="1493" w:type="dxa"/>
            <w:tcPrChange w:id="887" w:author="ACER" w:date="2025-11-13T11:21:00Z">
              <w:tcPr>
                <w:tcW w:w="1440" w:type="dxa"/>
              </w:tcPr>
            </w:tcPrChange>
          </w:tcPr>
          <w:p w14:paraId="6D2DC9F6" w14:textId="77777777" w:rsidR="00446A81" w:rsidRPr="00061EC2" w:rsidRDefault="00446A81" w:rsidP="00BA66F6">
            <w:pPr>
              <w:rPr>
                <w:ins w:id="888" w:author="ACER" w:date="2025-11-04T10:48:00Z"/>
                <w:rFonts w:ascii="Times New Roman" w:hAnsi="Times New Roman" w:cs="Times New Roman"/>
                <w:sz w:val="18"/>
                <w:rPrChange w:id="889" w:author="ACER" w:date="2025-11-13T10:33:00Z">
                  <w:rPr>
                    <w:ins w:id="890" w:author="ACER" w:date="2025-11-04T10:48:00Z"/>
                  </w:rPr>
                </w:rPrChange>
              </w:rPr>
            </w:pPr>
            <w:ins w:id="891" w:author="ACER" w:date="2025-11-04T10:48:00Z">
              <w:r w:rsidRPr="00061EC2">
                <w:rPr>
                  <w:rFonts w:ascii="Times New Roman" w:hAnsi="Times New Roman" w:cs="Times New Roman"/>
                  <w:sz w:val="18"/>
                  <w:rPrChange w:id="892" w:author="ACER" w:date="2025-11-13T10:33:00Z">
                    <w:rPr/>
                  </w:rPrChange>
                </w:rPr>
                <w:t>Yes</w:t>
              </w:r>
            </w:ins>
          </w:p>
        </w:tc>
      </w:tr>
      <w:tr w:rsidR="00446A81" w:rsidRPr="005D5C79" w14:paraId="04CFB6EC" w14:textId="77777777" w:rsidTr="005461AD">
        <w:trPr>
          <w:trHeight w:val="1408"/>
          <w:ins w:id="893" w:author="ACER" w:date="2025-11-04T10:48:00Z"/>
        </w:trPr>
        <w:tc>
          <w:tcPr>
            <w:tcW w:w="1493" w:type="dxa"/>
            <w:tcPrChange w:id="894" w:author="ACER" w:date="2025-11-13T11:21:00Z">
              <w:tcPr>
                <w:tcW w:w="1440" w:type="dxa"/>
              </w:tcPr>
            </w:tcPrChange>
          </w:tcPr>
          <w:p w14:paraId="5E9141CA" w14:textId="77777777" w:rsidR="00446A81" w:rsidRPr="00061EC2" w:rsidRDefault="00446A81" w:rsidP="00BA66F6">
            <w:pPr>
              <w:rPr>
                <w:ins w:id="895" w:author="ACER" w:date="2025-11-04T10:48:00Z"/>
                <w:rFonts w:ascii="Times New Roman" w:hAnsi="Times New Roman" w:cs="Times New Roman"/>
                <w:sz w:val="18"/>
                <w:rPrChange w:id="896" w:author="ACER" w:date="2025-11-13T10:33:00Z">
                  <w:rPr>
                    <w:ins w:id="897" w:author="ACER" w:date="2025-11-04T10:48:00Z"/>
                  </w:rPr>
                </w:rPrChange>
              </w:rPr>
            </w:pPr>
            <w:ins w:id="898" w:author="ACER" w:date="2025-11-04T10:48:00Z">
              <w:r w:rsidRPr="00061EC2">
                <w:rPr>
                  <w:rFonts w:ascii="Times New Roman" w:hAnsi="Times New Roman" w:cs="Times New Roman"/>
                  <w:sz w:val="18"/>
                  <w:rPrChange w:id="899" w:author="ACER" w:date="2025-11-13T10:33:00Z">
                    <w:rPr/>
                  </w:rPrChange>
                </w:rPr>
                <w:t>Zhang et al., 2016</w:t>
              </w:r>
            </w:ins>
          </w:p>
        </w:tc>
        <w:tc>
          <w:tcPr>
            <w:tcW w:w="1493" w:type="dxa"/>
            <w:tcPrChange w:id="900" w:author="ACER" w:date="2025-11-13T11:21:00Z">
              <w:tcPr>
                <w:tcW w:w="1440" w:type="dxa"/>
              </w:tcPr>
            </w:tcPrChange>
          </w:tcPr>
          <w:p w14:paraId="0595CF55" w14:textId="77777777" w:rsidR="00446A81" w:rsidRPr="00061EC2" w:rsidRDefault="00446A81" w:rsidP="00BA66F6">
            <w:pPr>
              <w:rPr>
                <w:ins w:id="901" w:author="ACER" w:date="2025-11-04T10:48:00Z"/>
                <w:rFonts w:ascii="Times New Roman" w:hAnsi="Times New Roman" w:cs="Times New Roman"/>
                <w:sz w:val="18"/>
                <w:rPrChange w:id="902" w:author="ACER" w:date="2025-11-13T10:33:00Z">
                  <w:rPr>
                    <w:ins w:id="903" w:author="ACER" w:date="2025-11-04T10:48:00Z"/>
                  </w:rPr>
                </w:rPrChange>
              </w:rPr>
            </w:pPr>
            <w:ins w:id="904" w:author="ACER" w:date="2025-11-04T10:48:00Z">
              <w:r w:rsidRPr="00061EC2">
                <w:rPr>
                  <w:rFonts w:ascii="Times New Roman" w:hAnsi="Times New Roman" w:cs="Times New Roman"/>
                  <w:sz w:val="18"/>
                  <w:rPrChange w:id="905" w:author="ACER" w:date="2025-11-13T10:33:00Z">
                    <w:rPr/>
                  </w:rPrChange>
                </w:rPr>
                <w:t>Anomaly detection</w:t>
              </w:r>
            </w:ins>
          </w:p>
        </w:tc>
        <w:tc>
          <w:tcPr>
            <w:tcW w:w="1697" w:type="dxa"/>
            <w:tcPrChange w:id="906" w:author="ACER" w:date="2025-11-13T11:21:00Z">
              <w:tcPr>
                <w:tcW w:w="1440" w:type="dxa"/>
              </w:tcPr>
            </w:tcPrChange>
          </w:tcPr>
          <w:p w14:paraId="5F3FA766" w14:textId="77777777" w:rsidR="00446A81" w:rsidRPr="00061EC2" w:rsidRDefault="00446A81" w:rsidP="00BA66F6">
            <w:pPr>
              <w:rPr>
                <w:ins w:id="907" w:author="ACER" w:date="2025-11-04T10:48:00Z"/>
                <w:rFonts w:ascii="Times New Roman" w:hAnsi="Times New Roman" w:cs="Times New Roman"/>
                <w:sz w:val="18"/>
                <w:rPrChange w:id="908" w:author="ACER" w:date="2025-11-13T10:33:00Z">
                  <w:rPr>
                    <w:ins w:id="909" w:author="ACER" w:date="2025-11-04T10:48:00Z"/>
                  </w:rPr>
                </w:rPrChange>
              </w:rPr>
            </w:pPr>
            <w:ins w:id="910" w:author="ACER" w:date="2025-11-04T10:48:00Z">
              <w:r w:rsidRPr="00061EC2">
                <w:rPr>
                  <w:rFonts w:ascii="Times New Roman" w:hAnsi="Times New Roman" w:cs="Times New Roman"/>
                  <w:sz w:val="18"/>
                  <w:rPrChange w:id="911" w:author="ACER" w:date="2025-11-13T10:33:00Z">
                    <w:rPr/>
                  </w:rPrChange>
                </w:rPr>
                <w:t>Matrix Decomposition (Low-rank and Sparse Matrix Decomposition)</w:t>
              </w:r>
            </w:ins>
          </w:p>
        </w:tc>
        <w:tc>
          <w:tcPr>
            <w:tcW w:w="1607" w:type="dxa"/>
            <w:tcPrChange w:id="912" w:author="ACER" w:date="2025-11-13T11:21:00Z">
              <w:tcPr>
                <w:tcW w:w="1440" w:type="dxa"/>
              </w:tcPr>
            </w:tcPrChange>
          </w:tcPr>
          <w:p w14:paraId="2805E4C0" w14:textId="77777777" w:rsidR="00446A81" w:rsidRPr="00061EC2" w:rsidRDefault="00446A81" w:rsidP="00BA66F6">
            <w:pPr>
              <w:rPr>
                <w:ins w:id="913" w:author="ACER" w:date="2025-11-04T10:48:00Z"/>
                <w:rFonts w:ascii="Times New Roman" w:hAnsi="Times New Roman" w:cs="Times New Roman"/>
                <w:sz w:val="18"/>
                <w:rPrChange w:id="914" w:author="ACER" w:date="2025-11-13T10:33:00Z">
                  <w:rPr>
                    <w:ins w:id="915" w:author="ACER" w:date="2025-11-04T10:48:00Z"/>
                  </w:rPr>
                </w:rPrChange>
              </w:rPr>
            </w:pPr>
            <w:ins w:id="916" w:author="ACER" w:date="2025-11-04T10:48:00Z">
              <w:r w:rsidRPr="00061EC2">
                <w:rPr>
                  <w:rFonts w:ascii="Times New Roman" w:hAnsi="Times New Roman" w:cs="Times New Roman"/>
                  <w:sz w:val="18"/>
                  <w:rPrChange w:id="917" w:author="ACER" w:date="2025-11-13T10:33:00Z">
                    <w:rPr/>
                  </w:rPrChange>
                </w:rPr>
                <w:t>Low-rank and sparse matrix decomposition with Mahalanobis distance</w:t>
              </w:r>
            </w:ins>
          </w:p>
        </w:tc>
        <w:tc>
          <w:tcPr>
            <w:tcW w:w="1670" w:type="dxa"/>
            <w:tcPrChange w:id="918" w:author="ACER" w:date="2025-11-13T11:21:00Z">
              <w:tcPr>
                <w:tcW w:w="1440" w:type="dxa"/>
              </w:tcPr>
            </w:tcPrChange>
          </w:tcPr>
          <w:p w14:paraId="0525546C" w14:textId="77777777" w:rsidR="00446A81" w:rsidRPr="00061EC2" w:rsidRDefault="00446A81" w:rsidP="00BA66F6">
            <w:pPr>
              <w:rPr>
                <w:ins w:id="919" w:author="ACER" w:date="2025-11-04T10:48:00Z"/>
                <w:rFonts w:ascii="Times New Roman" w:hAnsi="Times New Roman" w:cs="Times New Roman"/>
                <w:sz w:val="18"/>
                <w:rPrChange w:id="920" w:author="ACER" w:date="2025-11-13T10:33:00Z">
                  <w:rPr>
                    <w:ins w:id="921" w:author="ACER" w:date="2025-11-04T10:48:00Z"/>
                  </w:rPr>
                </w:rPrChange>
              </w:rPr>
            </w:pPr>
            <w:ins w:id="922" w:author="ACER" w:date="2025-11-04T10:48:00Z">
              <w:r w:rsidRPr="00061EC2">
                <w:rPr>
                  <w:rFonts w:ascii="Times New Roman" w:hAnsi="Times New Roman" w:cs="Times New Roman"/>
                  <w:sz w:val="18"/>
                  <w:rPrChange w:id="923" w:author="ACER" w:date="2025-11-13T10:33:00Z">
                    <w:rPr/>
                  </w:rPrChange>
                </w:rPr>
                <w:t>Four hyperspectral images (No mention found)</w:t>
              </w:r>
            </w:ins>
          </w:p>
        </w:tc>
        <w:tc>
          <w:tcPr>
            <w:tcW w:w="1493" w:type="dxa"/>
            <w:tcPrChange w:id="924" w:author="ACER" w:date="2025-11-13T11:21:00Z">
              <w:tcPr>
                <w:tcW w:w="1440" w:type="dxa"/>
              </w:tcPr>
            </w:tcPrChange>
          </w:tcPr>
          <w:p w14:paraId="04246F55" w14:textId="77777777" w:rsidR="00446A81" w:rsidRPr="00061EC2" w:rsidRDefault="00446A81" w:rsidP="00BA66F6">
            <w:pPr>
              <w:rPr>
                <w:ins w:id="925" w:author="ACER" w:date="2025-11-04T10:48:00Z"/>
                <w:rFonts w:ascii="Times New Roman" w:hAnsi="Times New Roman" w:cs="Times New Roman"/>
                <w:sz w:val="18"/>
                <w:rPrChange w:id="926" w:author="ACER" w:date="2025-11-13T10:33:00Z">
                  <w:rPr>
                    <w:ins w:id="927" w:author="ACER" w:date="2025-11-04T10:48:00Z"/>
                  </w:rPr>
                </w:rPrChange>
              </w:rPr>
            </w:pPr>
            <w:ins w:id="928" w:author="ACER" w:date="2025-11-04T10:48:00Z">
              <w:r w:rsidRPr="00061EC2">
                <w:rPr>
                  <w:rFonts w:ascii="Times New Roman" w:hAnsi="Times New Roman" w:cs="Times New Roman"/>
                  <w:sz w:val="18"/>
                  <w:rPrChange w:id="929" w:author="ACER" w:date="2025-11-13T10:33:00Z">
                    <w:rPr/>
                  </w:rPrChange>
                </w:rPr>
                <w:t>No</w:t>
              </w:r>
            </w:ins>
          </w:p>
        </w:tc>
      </w:tr>
    </w:tbl>
    <w:p w14:paraId="0FEDAD00" w14:textId="348BF430" w:rsidR="0043400B" w:rsidRDefault="0043400B">
      <w:pPr>
        <w:rPr>
          <w:ins w:id="930" w:author="ACER" w:date="2025-11-05T01:52:00Z"/>
          <w:color w:val="000000"/>
        </w:rPr>
        <w:sectPr w:rsidR="0043400B" w:rsidSect="00446A81">
          <w:footnotePr>
            <w:numRestart w:val="eachSect"/>
          </w:footnotePr>
          <w:type w:val="continuous"/>
          <w:pgSz w:w="12240" w:h="15840"/>
          <w:pgMar w:top="1008" w:right="936" w:bottom="1008" w:left="936" w:header="432" w:footer="432" w:gutter="0"/>
          <w:pgNumType w:start="1"/>
          <w:cols w:space="288"/>
        </w:sectPr>
      </w:pPr>
    </w:p>
    <w:p w14:paraId="752FF10B" w14:textId="57A86950" w:rsidR="00732E46" w:rsidDel="0058434C" w:rsidRDefault="000F2C11">
      <w:pPr>
        <w:widowControl w:val="0"/>
        <w:pBdr>
          <w:top w:val="nil"/>
          <w:left w:val="nil"/>
          <w:bottom w:val="nil"/>
          <w:right w:val="nil"/>
          <w:between w:val="nil"/>
        </w:pBdr>
        <w:spacing w:line="252" w:lineRule="auto"/>
        <w:jc w:val="both"/>
        <w:rPr>
          <w:del w:id="931" w:author="ACER" w:date="2025-11-04T10:37:00Z"/>
        </w:rPr>
        <w:pPrChange w:id="932" w:author="ACER" w:date="2025-11-04T10:37:00Z">
          <w:pPr>
            <w:widowControl w:val="0"/>
            <w:pBdr>
              <w:top w:val="nil"/>
              <w:left w:val="nil"/>
              <w:bottom w:val="nil"/>
              <w:right w:val="nil"/>
              <w:between w:val="nil"/>
            </w:pBdr>
            <w:spacing w:line="252" w:lineRule="auto"/>
            <w:ind w:firstLine="202"/>
            <w:jc w:val="both"/>
          </w:pPr>
        </w:pPrChange>
      </w:pPr>
      <w:del w:id="933" w:author="ACER" w:date="2025-11-04T10:37:00Z">
        <w:r w:rsidRPr="007B62A7" w:rsidDel="0058434C">
          <w:rPr>
            <w:color w:val="000000"/>
          </w:rPr>
          <w:lastRenderedPageBreak/>
          <w:delText>Number</w:delText>
        </w:r>
        <w:r w:rsidDel="0058434C">
          <w:delText xml:space="preserve"> equations consecutively with equation numbers in parentheses flush with the right margin of the column, as in (1). First use the equation editor to create the equation. Then </w:delText>
        </w:r>
        <w:r w:rsidR="005E2D10" w:rsidDel="0058434C">
          <w:delText xml:space="preserve">select </w:delText>
        </w:r>
        <w:r w:rsidDel="0058434C">
          <w:delText xml:space="preserve">the “Equation” markup style. Press the tab key and write the equation </w:delText>
        </w:r>
        <w:r w:rsidRPr="00A65256" w:rsidDel="0058434C">
          <w:rPr>
            <w:color w:val="000000"/>
          </w:rPr>
          <w:delText>number</w:delText>
        </w:r>
        <w:r w:rsidDel="0058434C">
          <w:delText xml:space="preserve"> in parentheses. To make your equations more compact, you may use the solidus ( / ), the exp function, or appropriate exponents. Use parentheses to avoid ambiguities in denominators. Punctuate equations when they are part of a sentence, as in</w:delText>
        </w:r>
      </w:del>
    </w:p>
    <w:p w14:paraId="4B3F1CB8" w14:textId="49CD0C81" w:rsidR="00732E46" w:rsidDel="0058434C" w:rsidRDefault="000F2C11">
      <w:pPr>
        <w:widowControl w:val="0"/>
        <w:pBdr>
          <w:top w:val="nil"/>
          <w:left w:val="nil"/>
          <w:bottom w:val="nil"/>
          <w:right w:val="nil"/>
          <w:between w:val="nil"/>
        </w:pBdr>
        <w:spacing w:line="252" w:lineRule="auto"/>
        <w:jc w:val="both"/>
        <w:rPr>
          <w:del w:id="934" w:author="ACER" w:date="2025-11-04T10:37:00Z"/>
          <w:color w:val="000000"/>
        </w:rPr>
        <w:pPrChange w:id="935" w:author="ACER" w:date="2025-11-04T10:37:00Z">
          <w:pPr>
            <w:widowControl w:val="0"/>
            <w:pBdr>
              <w:top w:val="nil"/>
              <w:left w:val="nil"/>
              <w:bottom w:val="nil"/>
              <w:right w:val="nil"/>
              <w:between w:val="nil"/>
            </w:pBdr>
            <w:tabs>
              <w:tab w:val="center" w:pos="2790"/>
              <w:tab w:val="right" w:pos="5040"/>
            </w:tabs>
            <w:spacing w:line="252" w:lineRule="auto"/>
            <w:jc w:val="center"/>
          </w:pPr>
        </w:pPrChange>
      </w:pPr>
      <w:del w:id="936" w:author="ACER" w:date="2025-11-04T10:37:00Z">
        <w:r w:rsidDel="0058434C">
          <w:rPr>
            <w:color w:val="000000"/>
          </w:rPr>
          <w:tab/>
        </w:r>
        <w:r w:rsidDel="0058434C">
          <w:rPr>
            <w:i/>
          </w:rPr>
          <w:delText>B</w:delText>
        </w:r>
        <w:r w:rsidDel="0058434C">
          <w:rPr>
            <w:i/>
            <w:vertAlign w:val="subscript"/>
          </w:rPr>
          <w:delText xml:space="preserve">p </w:delText>
        </w:r>
        <w:r w:rsidDel="0058434C">
          <w:delText xml:space="preserve">+ </w:delText>
        </w:r>
        <w:r w:rsidDel="0058434C">
          <w:rPr>
            <w:i/>
          </w:rPr>
          <w:delText>H</w:delText>
        </w:r>
        <w:r w:rsidDel="0058434C">
          <w:rPr>
            <w:vertAlign w:val="subscript"/>
          </w:rPr>
          <w:delText>2</w:delText>
        </w:r>
        <w:r w:rsidDel="0058434C">
          <w:delText xml:space="preserve"> = 40.</w:delText>
        </w:r>
        <w:r w:rsidDel="0058434C">
          <w:tab/>
        </w:r>
        <w:r w:rsidDel="0058434C">
          <w:rPr>
            <w:color w:val="000000"/>
          </w:rPr>
          <w:delText>(1)</w:delText>
        </w:r>
      </w:del>
    </w:p>
    <w:p w14:paraId="394EE51F" w14:textId="6929607C" w:rsidR="00A853F3" w:rsidDel="00686383" w:rsidRDefault="00A853F3">
      <w:pPr>
        <w:widowControl w:val="0"/>
        <w:pBdr>
          <w:top w:val="nil"/>
          <w:left w:val="nil"/>
          <w:bottom w:val="nil"/>
          <w:right w:val="nil"/>
          <w:between w:val="nil"/>
        </w:pBdr>
        <w:spacing w:before="20" w:line="252" w:lineRule="auto"/>
        <w:jc w:val="both"/>
        <w:rPr>
          <w:del w:id="937" w:author="ACER" w:date="2025-11-04T11:21:00Z"/>
          <w:color w:val="000000"/>
        </w:rPr>
        <w:pPrChange w:id="938" w:author="ACER" w:date="2025-11-04T10:37:00Z">
          <w:pPr>
            <w:widowControl w:val="0"/>
            <w:pBdr>
              <w:top w:val="nil"/>
              <w:left w:val="nil"/>
              <w:bottom w:val="nil"/>
              <w:right w:val="nil"/>
              <w:between w:val="nil"/>
            </w:pBdr>
            <w:spacing w:before="20" w:line="252" w:lineRule="auto"/>
            <w:ind w:firstLine="202"/>
            <w:jc w:val="both"/>
          </w:pPr>
        </w:pPrChange>
      </w:pPr>
    </w:p>
    <w:p w14:paraId="0ACC2F98" w14:textId="521925AA" w:rsidR="00732E46" w:rsidDel="0058434C" w:rsidRDefault="00E57D3D" w:rsidP="00A853F3">
      <w:pPr>
        <w:widowControl w:val="0"/>
        <w:pBdr>
          <w:top w:val="nil"/>
          <w:left w:val="nil"/>
          <w:bottom w:val="nil"/>
          <w:right w:val="nil"/>
          <w:between w:val="nil"/>
        </w:pBdr>
        <w:spacing w:line="252" w:lineRule="auto"/>
        <w:ind w:firstLine="202"/>
        <w:jc w:val="both"/>
        <w:rPr>
          <w:del w:id="939" w:author="ACER" w:date="2025-11-04T10:37:00Z"/>
          <w:color w:val="000000"/>
        </w:rPr>
      </w:pPr>
      <w:del w:id="940" w:author="ACER" w:date="2025-11-04T10:37:00Z">
        <w:r w:rsidDel="0058434C">
          <w:rPr>
            <w:color w:val="000000"/>
          </w:rPr>
          <w:delText>Be sure that the symbols in your equation have been defined before the equation appears or immediately following. Italicize</w:delText>
        </w:r>
        <w:r w:rsidR="00A853F3" w:rsidDel="0058434C">
          <w:rPr>
            <w:color w:val="000000"/>
          </w:rPr>
          <w:delText xml:space="preserve"> </w:delText>
        </w:r>
        <w:r w:rsidR="000F2C11" w:rsidDel="0058434C">
          <w:rPr>
            <w:color w:val="000000"/>
          </w:rPr>
          <w:delText>symbols (</w:delText>
        </w:r>
        <w:r w:rsidR="000F2C11" w:rsidDel="0058434C">
          <w:rPr>
            <w:i/>
            <w:color w:val="000000"/>
          </w:rPr>
          <w:delText>T</w:delText>
        </w:r>
        <w:r w:rsidR="000F2C11" w:rsidDel="0058434C">
          <w:rPr>
            <w:color w:val="000000"/>
          </w:rPr>
          <w:delText xml:space="preserve"> might refer to temperature, but T is the unit tesla). </w:delText>
        </w:r>
        <w:r w:rsidR="000F2C11" w:rsidDel="0058434C">
          <w:delText xml:space="preserve">When referring to an equation or formula, use simply </w:delText>
        </w:r>
        <w:r w:rsidR="000F2C11" w:rsidDel="0058434C">
          <w:rPr>
            <w:color w:val="000000"/>
          </w:rPr>
          <w:delText>“(1),” not “Eq. (1)” or “equation (1),” except at the beginning of a sentence: “Equation (1) is ... .”</w:delText>
        </w:r>
      </w:del>
    </w:p>
    <w:p w14:paraId="233DFA19" w14:textId="29C6C114" w:rsidR="00031B79" w:rsidDel="0058434C" w:rsidRDefault="00031B79" w:rsidP="00A65256">
      <w:pPr>
        <w:widowControl w:val="0"/>
        <w:pBdr>
          <w:top w:val="nil"/>
          <w:left w:val="nil"/>
          <w:bottom w:val="nil"/>
          <w:right w:val="nil"/>
          <w:between w:val="nil"/>
        </w:pBdr>
        <w:spacing w:before="20" w:line="252" w:lineRule="auto"/>
        <w:ind w:firstLine="202"/>
        <w:jc w:val="both"/>
        <w:rPr>
          <w:del w:id="941" w:author="ACER" w:date="2025-11-04T10:37:00Z"/>
          <w:color w:val="000000"/>
        </w:rPr>
      </w:pPr>
    </w:p>
    <w:p w14:paraId="120293A3" w14:textId="4E436D24" w:rsidR="002947C5" w:rsidRPr="00D050EC" w:rsidDel="0058434C" w:rsidRDefault="002947C5" w:rsidP="00D050EC">
      <w:pPr>
        <w:pStyle w:val="Heading2"/>
        <w:numPr>
          <w:ilvl w:val="0"/>
          <w:numId w:val="0"/>
        </w:numPr>
        <w:rPr>
          <w:del w:id="942" w:author="ACER" w:date="2025-11-04T10:37:00Z"/>
        </w:rPr>
      </w:pPr>
      <w:del w:id="943" w:author="ACER" w:date="2025-11-04T10:37:00Z">
        <w:r w:rsidRPr="00D050EC" w:rsidDel="0058434C">
          <w:delText>B. Algorithms</w:delText>
        </w:r>
      </w:del>
    </w:p>
    <w:p w14:paraId="4FA98CB4" w14:textId="79DFA109" w:rsidR="002947C5" w:rsidDel="0058434C" w:rsidRDefault="002947C5" w:rsidP="00D050EC">
      <w:pPr>
        <w:pStyle w:val="Text"/>
        <w:rPr>
          <w:del w:id="944" w:author="ACER" w:date="2025-11-04T10:37:00Z"/>
          <w:color w:val="000000"/>
        </w:rPr>
      </w:pPr>
      <w:del w:id="945" w:author="ACER" w:date="2025-11-04T10:37:00Z">
        <w:r w:rsidDel="0058434C">
          <w:delText>Algorithms should be numbered and include a short title.</w:delText>
        </w:r>
        <w:r w:rsidR="007A2DEB" w:rsidDel="0058434C">
          <w:delText xml:space="preserve"> </w:delText>
        </w:r>
        <w:r w:rsidDel="0058434C">
          <w:delText>They are set off from the text with rules above and below the</w:delText>
        </w:r>
        <w:r w:rsidR="00B05CCE" w:rsidDel="0058434C">
          <w:delText xml:space="preserve"> </w:delText>
        </w:r>
        <w:r w:rsidDel="0058434C">
          <w:delText>title and after the last line.</w:delText>
        </w:r>
      </w:del>
    </w:p>
    <w:p w14:paraId="43B7010B" w14:textId="736771CD" w:rsidR="00621141" w:rsidDel="00686383" w:rsidRDefault="00621141" w:rsidP="00621141">
      <w:pPr>
        <w:pStyle w:val="PARAIndent"/>
        <w:spacing w:before="240"/>
        <w:rPr>
          <w:del w:id="946" w:author="ACER" w:date="2025-11-04T11:21:00Z"/>
          <w:rFonts w:eastAsia="NimbusRomNo9L-Regu"/>
          <w:lang w:eastAsia="en-IN"/>
        </w:rPr>
      </w:pPr>
      <w:del w:id="947" w:author="ACER" w:date="2025-11-04T10:37:00Z">
        <w:r w:rsidDel="0058434C">
          <w:rPr>
            <w:noProof/>
            <w:lang w:val="en-IN" w:eastAsia="en-IN"/>
          </w:rPr>
          <w:drawing>
            <wp:inline distT="0" distB="0" distL="0" distR="0" wp14:anchorId="02982399" wp14:editId="441842A1">
              <wp:extent cx="3392170" cy="2232546"/>
              <wp:effectExtent l="0" t="0" r="0" b="0"/>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65096" cy="2280542"/>
                      </a:xfrm>
                      <a:prstGeom prst="rect">
                        <a:avLst/>
                      </a:prstGeom>
                      <a:noFill/>
                      <a:ln>
                        <a:noFill/>
                      </a:ln>
                    </pic:spPr>
                  </pic:pic>
                </a:graphicData>
              </a:graphic>
            </wp:inline>
          </w:drawing>
        </w:r>
      </w:del>
    </w:p>
    <w:p w14:paraId="4F1C26D4" w14:textId="5067DC72" w:rsidR="00732E46" w:rsidRPr="00621141" w:rsidDel="0058434C" w:rsidRDefault="00DB3364" w:rsidP="00827FB8">
      <w:pPr>
        <w:pStyle w:val="Heading1"/>
        <w:rPr>
          <w:del w:id="948" w:author="ACER" w:date="2025-11-04T10:37:00Z"/>
        </w:rPr>
      </w:pPr>
      <w:del w:id="949" w:author="ACER" w:date="2025-11-04T10:37:00Z">
        <w:r w:rsidRPr="00621141" w:rsidDel="0058434C">
          <w:delText xml:space="preserve">IV. </w:delText>
        </w:r>
        <w:r w:rsidR="000F2C11" w:rsidRPr="00621141" w:rsidDel="0058434C">
          <w:delText xml:space="preserve">Guidelines for Graphics Preparation </w:delText>
        </w:r>
        <w:r w:rsidR="000F2C11" w:rsidRPr="00621141" w:rsidDel="0058434C">
          <w:br/>
          <w:delText>and Submission</w:delText>
        </w:r>
      </w:del>
    </w:p>
    <w:p w14:paraId="060A7626" w14:textId="2F39E118" w:rsidR="00732E46" w:rsidDel="0058434C" w:rsidRDefault="00DB3364" w:rsidP="007E5119">
      <w:pPr>
        <w:pStyle w:val="Heading2"/>
        <w:numPr>
          <w:ilvl w:val="0"/>
          <w:numId w:val="0"/>
        </w:numPr>
        <w:spacing w:before="240"/>
        <w:rPr>
          <w:del w:id="950" w:author="ACER" w:date="2025-11-04T10:37:00Z"/>
        </w:rPr>
      </w:pPr>
      <w:del w:id="951" w:author="ACER" w:date="2025-11-04T10:37:00Z">
        <w:r w:rsidDel="0058434C">
          <w:delText xml:space="preserve">A. </w:delText>
        </w:r>
        <w:r w:rsidR="000F2C11" w:rsidDel="0058434C">
          <w:delText>Types of Graphics</w:delText>
        </w:r>
      </w:del>
    </w:p>
    <w:p w14:paraId="5A634F31" w14:textId="4A5773B1" w:rsidR="00732E46" w:rsidDel="0058434C" w:rsidRDefault="000F2C11">
      <w:pPr>
        <w:ind w:firstLine="144"/>
        <w:jc w:val="both"/>
        <w:rPr>
          <w:del w:id="952" w:author="ACER" w:date="2025-11-04T10:37:00Z"/>
        </w:rPr>
      </w:pPr>
      <w:del w:id="953" w:author="ACER" w:date="2025-11-04T10:37:00Z">
        <w:r w:rsidDel="0058434C">
          <w:delText>The following list outlines the different types of graphics published in IEEE journals. They are categorized based on their construction, and use of color / shades of gray:</w:delText>
        </w:r>
      </w:del>
    </w:p>
    <w:p w14:paraId="076B9C40" w14:textId="173D5E5E" w:rsidR="00732E46" w:rsidRPr="00DB3364" w:rsidDel="0058434C" w:rsidRDefault="000F2C11" w:rsidP="00DB3364">
      <w:pPr>
        <w:pStyle w:val="ListParagraph"/>
        <w:numPr>
          <w:ilvl w:val="1"/>
          <w:numId w:val="10"/>
        </w:numPr>
        <w:rPr>
          <w:del w:id="954" w:author="ACER" w:date="2025-11-04T10:37:00Z"/>
          <w:rFonts w:ascii="Times" w:eastAsia="Times" w:hAnsi="Times" w:cs="Times"/>
          <w:color w:val="000000"/>
        </w:rPr>
      </w:pPr>
      <w:del w:id="955" w:author="ACER" w:date="2025-11-04T10:37:00Z">
        <w:r w:rsidRPr="00DB3364" w:rsidDel="0058434C">
          <w:rPr>
            <w:b/>
          </w:rPr>
          <w:delText>Color/Grayscale Figures</w:delText>
        </w:r>
        <w:r w:rsidR="00DB3364" w:rsidDel="0058434C">
          <w:br/>
        </w:r>
        <w:r w:rsidRPr="00DB3364" w:rsidDel="0058434C">
          <w:rPr>
            <w:rFonts w:ascii="Times" w:eastAsia="Times" w:hAnsi="Times" w:cs="Times"/>
            <w:color w:val="000000"/>
          </w:rPr>
          <w:delText xml:space="preserve">Figures that are meant to appear in color, or shades of black/gray. Such figures may include photographs, </w:delText>
        </w:r>
        <w:r w:rsidRPr="00DB3364" w:rsidDel="0058434C">
          <w:rPr>
            <w:rFonts w:ascii="Times" w:eastAsia="Times" w:hAnsi="Times" w:cs="Times"/>
            <w:color w:val="000000"/>
          </w:rPr>
          <w:br/>
          <w:delText>illustrations, multicolor graphs, and flowcharts.</w:delText>
        </w:r>
      </w:del>
    </w:p>
    <w:p w14:paraId="6B1DACC8" w14:textId="5ABF3106" w:rsidR="00732E46" w:rsidRPr="00DB3364" w:rsidDel="0058434C" w:rsidRDefault="000F2C11" w:rsidP="00DB3364">
      <w:pPr>
        <w:pStyle w:val="ListParagraph"/>
        <w:numPr>
          <w:ilvl w:val="1"/>
          <w:numId w:val="10"/>
        </w:numPr>
        <w:rPr>
          <w:del w:id="956" w:author="ACER" w:date="2025-11-04T10:37:00Z"/>
          <w:rFonts w:ascii="Times" w:eastAsia="Times" w:hAnsi="Times" w:cs="Times"/>
          <w:color w:val="000000"/>
        </w:rPr>
      </w:pPr>
      <w:del w:id="957" w:author="ACER" w:date="2025-11-04T10:37:00Z">
        <w:r w:rsidRPr="00DB3364" w:rsidDel="0058434C">
          <w:rPr>
            <w:b/>
          </w:rPr>
          <w:delText>Line Art Figures</w:delText>
        </w:r>
        <w:r w:rsidR="00DB3364" w:rsidDel="0058434C">
          <w:rPr>
            <w:rFonts w:ascii="Times" w:eastAsia="Times" w:hAnsi="Times" w:cs="Times"/>
            <w:color w:val="000000"/>
          </w:rPr>
          <w:br/>
        </w:r>
        <w:r w:rsidRPr="00DB3364" w:rsidDel="0058434C">
          <w:rPr>
            <w:rFonts w:ascii="Times" w:eastAsia="Times" w:hAnsi="Times" w:cs="Times"/>
            <w:color w:val="000000"/>
          </w:rPr>
          <w:delText>Figures that are composed of only black lines and shapes. These figures should have no shades or half-tones of gray, only black and white.</w:delText>
        </w:r>
      </w:del>
    </w:p>
    <w:p w14:paraId="6C7A72D5" w14:textId="687D4694" w:rsidR="00732E46" w:rsidRPr="001F512A" w:rsidDel="0058434C" w:rsidRDefault="000F2C11" w:rsidP="00DB3364">
      <w:pPr>
        <w:pStyle w:val="ListParagraph"/>
        <w:numPr>
          <w:ilvl w:val="1"/>
          <w:numId w:val="10"/>
        </w:numPr>
        <w:rPr>
          <w:del w:id="958" w:author="ACER" w:date="2025-11-04T10:37:00Z"/>
          <w:rFonts w:ascii="Times" w:eastAsia="Times" w:hAnsi="Times" w:cs="Times"/>
          <w:i/>
          <w:color w:val="000000"/>
        </w:rPr>
      </w:pPr>
      <w:del w:id="959" w:author="ACER" w:date="2025-11-04T10:37:00Z">
        <w:r w:rsidRPr="00DB3364" w:rsidDel="0058434C">
          <w:rPr>
            <w:b/>
          </w:rPr>
          <w:delText>Tables</w:delText>
        </w:r>
        <w:r w:rsidDel="0058434C">
          <w:rPr>
            <w:rFonts w:ascii="Times" w:eastAsia="Times" w:hAnsi="Times" w:cs="Times"/>
            <w:color w:val="000000"/>
          </w:rPr>
          <w:br/>
          <w:delText>Data charts which are typically black and white, but sometimes include color.</w:delText>
        </w:r>
      </w:del>
    </w:p>
    <w:p w14:paraId="7C6970AE" w14:textId="5B47D935" w:rsidR="001F512A" w:rsidDel="00446A81" w:rsidRDefault="001F512A" w:rsidP="001F512A">
      <w:pPr>
        <w:pStyle w:val="ListParagraph"/>
        <w:ind w:left="450"/>
        <w:rPr>
          <w:del w:id="960" w:author="ACER" w:date="2025-11-04T10:52:00Z"/>
          <w:rFonts w:ascii="Times" w:eastAsia="Times" w:hAnsi="Times" w:cs="Times"/>
          <w:i/>
          <w:color w:val="000000"/>
        </w:rPr>
      </w:pPr>
    </w:p>
    <w:p w14:paraId="30945116" w14:textId="5A0EF522" w:rsidR="00732E46" w:rsidRPr="00DB3364" w:rsidDel="0058434C" w:rsidRDefault="00DB3364" w:rsidP="00DB3364">
      <w:pPr>
        <w:pStyle w:val="Heading2"/>
        <w:numPr>
          <w:ilvl w:val="0"/>
          <w:numId w:val="0"/>
        </w:numPr>
        <w:jc w:val="both"/>
        <w:rPr>
          <w:del w:id="961" w:author="ACER" w:date="2025-11-04T10:37:00Z"/>
          <w:rFonts w:eastAsia="Cambria"/>
          <w:color w:val="000000"/>
        </w:rPr>
      </w:pPr>
      <w:del w:id="962" w:author="ACER" w:date="2025-11-04T10:37:00Z">
        <w:r w:rsidRPr="00DB3364" w:rsidDel="0058434C">
          <w:rPr>
            <w:rFonts w:eastAsia="Cambria"/>
            <w:color w:val="000000"/>
          </w:rPr>
          <w:delText xml:space="preserve">B. </w:delText>
        </w:r>
        <w:r w:rsidR="000F2C11" w:rsidRPr="00DB3364" w:rsidDel="0058434C">
          <w:rPr>
            <w:rFonts w:eastAsia="Cambria"/>
            <w:color w:val="000000"/>
          </w:rPr>
          <w:delText xml:space="preserve">Multipart </w:delText>
        </w:r>
        <w:r w:rsidR="000F2C11" w:rsidRPr="00DB3364" w:rsidDel="0058434C">
          <w:rPr>
            <w:rFonts w:eastAsia="Cambria"/>
          </w:rPr>
          <w:delText>F</w:delText>
        </w:r>
        <w:r w:rsidR="000F2C11" w:rsidRPr="00DB3364" w:rsidDel="0058434C">
          <w:rPr>
            <w:rFonts w:eastAsia="Cambria"/>
            <w:color w:val="000000"/>
          </w:rPr>
          <w:delText>igures</w:delText>
        </w:r>
      </w:del>
    </w:p>
    <w:p w14:paraId="44F78EA3" w14:textId="29C7120E" w:rsidR="00732E46" w:rsidRPr="00D050EC" w:rsidDel="0058434C" w:rsidRDefault="005E2D10">
      <w:pPr>
        <w:ind w:firstLine="144"/>
        <w:jc w:val="both"/>
        <w:rPr>
          <w:del w:id="963" w:author="ACER" w:date="2025-11-04T10:37:00Z"/>
          <w:rFonts w:ascii="Times" w:eastAsia="Times" w:hAnsi="Times" w:cs="Times"/>
          <w:color w:val="000000"/>
          <w:spacing w:val="-3"/>
        </w:rPr>
      </w:pPr>
      <w:del w:id="964" w:author="ACER" w:date="2025-11-04T10:37:00Z">
        <w:r w:rsidRPr="00D050EC" w:rsidDel="0058434C">
          <w:rPr>
            <w:rFonts w:ascii="Times" w:eastAsia="Times" w:hAnsi="Times" w:cs="Times"/>
            <w:color w:val="000000"/>
            <w:spacing w:val="-3"/>
          </w:rPr>
          <w:delText>These are f</w:delText>
        </w:r>
        <w:r w:rsidR="000F2C11" w:rsidRPr="00D050EC" w:rsidDel="0058434C">
          <w:rPr>
            <w:rFonts w:ascii="Times" w:eastAsia="Times" w:hAnsi="Times" w:cs="Times"/>
            <w:color w:val="000000"/>
            <w:spacing w:val="-3"/>
          </w:rPr>
          <w:delText>igures compiled of more than one sub-figure presented side-by-side or stacked. If a multipart figure is made up of multiple figure types (one part is line</w:delText>
        </w:r>
        <w:r w:rsidR="001E7EDB" w:rsidRPr="00D050EC" w:rsidDel="0058434C">
          <w:rPr>
            <w:rFonts w:ascii="Times" w:eastAsia="Times" w:hAnsi="Times" w:cs="Times"/>
            <w:color w:val="000000"/>
            <w:spacing w:val="-3"/>
          </w:rPr>
          <w:delText xml:space="preserve"> </w:delText>
        </w:r>
        <w:r w:rsidR="000F2C11" w:rsidRPr="00D050EC" w:rsidDel="0058434C">
          <w:rPr>
            <w:rFonts w:ascii="Times" w:eastAsia="Times" w:hAnsi="Times" w:cs="Times"/>
            <w:color w:val="000000"/>
            <w:spacing w:val="-3"/>
          </w:rPr>
          <w:delText>art, and another is grayscale or color), the figure should meet the stricter guidelines.</w:delText>
        </w:r>
      </w:del>
    </w:p>
    <w:p w14:paraId="4D21B673" w14:textId="550C6FA9" w:rsidR="00031B79" w:rsidDel="0058434C" w:rsidRDefault="00031B79" w:rsidP="00D050EC">
      <w:pPr>
        <w:rPr>
          <w:del w:id="965" w:author="ACER" w:date="2025-11-04T10:37:00Z"/>
          <w:rFonts w:eastAsia="Times"/>
        </w:rPr>
      </w:pPr>
    </w:p>
    <w:p w14:paraId="6827CE4A" w14:textId="0C986058" w:rsidR="00732E46" w:rsidDel="0058434C" w:rsidRDefault="00DB3364" w:rsidP="00DB3364">
      <w:pPr>
        <w:pStyle w:val="Heading2"/>
        <w:numPr>
          <w:ilvl w:val="0"/>
          <w:numId w:val="0"/>
        </w:numPr>
        <w:jc w:val="both"/>
        <w:rPr>
          <w:del w:id="966" w:author="ACER" w:date="2025-11-04T10:37:00Z"/>
        </w:rPr>
      </w:pPr>
      <w:del w:id="967" w:author="ACER" w:date="2025-11-04T10:37:00Z">
        <w:r w:rsidDel="0058434C">
          <w:delText xml:space="preserve">C. </w:delText>
        </w:r>
        <w:r w:rsidR="000F2C11" w:rsidDel="0058434C">
          <w:delText>File Formats for Graphics</w:delText>
        </w:r>
      </w:del>
    </w:p>
    <w:p w14:paraId="5A21ED3C" w14:textId="228DA577" w:rsidR="00732E46" w:rsidRPr="00D050EC" w:rsidDel="00446A81" w:rsidRDefault="000F2C11">
      <w:pPr>
        <w:ind w:firstLine="144"/>
        <w:jc w:val="both"/>
        <w:rPr>
          <w:del w:id="968" w:author="ACER" w:date="2025-11-04T10:52:00Z"/>
          <w:spacing w:val="-3"/>
        </w:rPr>
      </w:pPr>
      <w:del w:id="969" w:author="ACER" w:date="2025-11-04T10:52:00Z">
        <w:r w:rsidRPr="00D050EC" w:rsidDel="00446A81">
          <w:rPr>
            <w:spacing w:val="-3"/>
          </w:rPr>
          <w:delText>Format and save your graphics using a suitable graphics processing program that will allow you to create the images as PostScript (PS), Encapsulated PostScript (.EPS), Tagged Image File Format (.TIFF), Portable Document Format (.PDF), JPEG, or Portable Network Graphics (.PNG)</w:delText>
        </w:r>
        <w:r w:rsidR="00DB3364" w:rsidRPr="00D050EC" w:rsidDel="00446A81">
          <w:rPr>
            <w:spacing w:val="-3"/>
          </w:rPr>
          <w:delText>. These programs can</w:delText>
        </w:r>
        <w:r w:rsidRPr="00D050EC" w:rsidDel="00446A81">
          <w:rPr>
            <w:spacing w:val="-3"/>
          </w:rPr>
          <w:delText xml:space="preserve"> </w:delText>
        </w:r>
        <w:r w:rsidR="00DB3364" w:rsidRPr="00D050EC" w:rsidDel="00446A81">
          <w:rPr>
            <w:spacing w:val="-3"/>
          </w:rPr>
          <w:delText>re-</w:delText>
        </w:r>
        <w:r w:rsidRPr="00D050EC" w:rsidDel="00446A81">
          <w:rPr>
            <w:spacing w:val="-3"/>
          </w:rPr>
          <w:delTex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delText>
        </w:r>
      </w:del>
    </w:p>
    <w:p w14:paraId="590FE87B" w14:textId="6285AFDE" w:rsidR="001F512A" w:rsidDel="00686383" w:rsidRDefault="001F512A">
      <w:pPr>
        <w:ind w:firstLine="144"/>
        <w:jc w:val="both"/>
        <w:rPr>
          <w:del w:id="970" w:author="ACER" w:date="2025-11-04T11:21:00Z"/>
        </w:rPr>
      </w:pPr>
    </w:p>
    <w:p w14:paraId="6296F667" w14:textId="2583134E" w:rsidR="00732E46" w:rsidDel="00446A81" w:rsidRDefault="00DB3364" w:rsidP="00DB3364">
      <w:pPr>
        <w:pStyle w:val="Heading2"/>
        <w:numPr>
          <w:ilvl w:val="0"/>
          <w:numId w:val="0"/>
        </w:numPr>
        <w:jc w:val="both"/>
        <w:rPr>
          <w:del w:id="971" w:author="ACER" w:date="2025-11-04T10:51:00Z"/>
        </w:rPr>
      </w:pPr>
      <w:del w:id="972" w:author="ACER" w:date="2025-11-04T10:51:00Z">
        <w:r w:rsidDel="00446A81">
          <w:delText xml:space="preserve">D. </w:delText>
        </w:r>
        <w:r w:rsidR="000F2C11" w:rsidDel="00446A81">
          <w:delText>Sizing of Graphics</w:delText>
        </w:r>
      </w:del>
    </w:p>
    <w:p w14:paraId="5477C4ED" w14:textId="65E40DCF" w:rsidR="00732E46" w:rsidDel="00446A81" w:rsidRDefault="000F2C11">
      <w:pPr>
        <w:ind w:firstLine="144"/>
        <w:jc w:val="both"/>
        <w:rPr>
          <w:del w:id="973" w:author="ACER" w:date="2025-11-04T10:51:00Z"/>
          <w:rFonts w:ascii="Times" w:eastAsia="Times" w:hAnsi="Times" w:cs="Times"/>
          <w:color w:val="000000"/>
        </w:rPr>
      </w:pPr>
      <w:del w:id="974" w:author="ACER" w:date="2025-11-04T10:51:00Z">
        <w:r w:rsidDel="00446A81">
          <w:rPr>
            <w:rFonts w:ascii="Times" w:eastAsia="Times" w:hAnsi="Times" w:cs="Times"/>
            <w:color w:val="000000"/>
          </w:rPr>
          <w:delText xml:space="preserve">Most charts, graphs, and tables are one column wide (3.5 inches / 88 </w:delText>
        </w:r>
        <w:r w:rsidDel="00446A81">
          <w:rPr>
            <w:rFonts w:ascii="Times" w:eastAsia="Times" w:hAnsi="Times" w:cs="Times"/>
          </w:rPr>
          <w:delText>mm</w:delText>
        </w:r>
        <w:r w:rsidDel="00446A81">
          <w:rPr>
            <w:rFonts w:ascii="Times" w:eastAsia="Times" w:hAnsi="Times" w:cs="Times"/>
            <w:color w:val="000000"/>
          </w:rPr>
          <w:delTex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delText>
        </w:r>
        <w:r w:rsidDel="00446A81">
          <w:rPr>
            <w:rFonts w:ascii="Times" w:eastAsia="Times" w:hAnsi="Times" w:cs="Times"/>
          </w:rPr>
          <w:delText>not be</w:delText>
        </w:r>
        <w:r w:rsidDel="00446A81">
          <w:rPr>
            <w:rFonts w:ascii="Times" w:eastAsia="Times" w:hAnsi="Times" w:cs="Times"/>
            <w:color w:val="000000"/>
          </w:rPr>
          <w:delText xml:space="preserve"> sized less than column width unless when necessary. </w:delText>
        </w:r>
      </w:del>
    </w:p>
    <w:p w14:paraId="11CAAD70" w14:textId="5035F07F" w:rsidR="00732E46" w:rsidDel="00446A81" w:rsidRDefault="000F2C11">
      <w:pPr>
        <w:ind w:firstLine="144"/>
        <w:jc w:val="both"/>
        <w:rPr>
          <w:del w:id="975" w:author="ACER" w:date="2025-11-04T10:51:00Z"/>
          <w:rFonts w:ascii="Times" w:eastAsia="Times" w:hAnsi="Times" w:cs="Times"/>
          <w:color w:val="000000"/>
        </w:rPr>
      </w:pPr>
      <w:del w:id="976" w:author="ACER" w:date="2025-11-04T10:51:00Z">
        <w:r w:rsidDel="00446A81">
          <w:rPr>
            <w:rFonts w:ascii="Times" w:eastAsia="Times" w:hAnsi="Times" w:cs="Times"/>
            <w:color w:val="000000"/>
          </w:rPr>
          <w:delText xml:space="preserve">The final printed size of author photographs is exactly </w:delText>
        </w:r>
        <w:r w:rsidDel="00446A81">
          <w:rPr>
            <w:rFonts w:ascii="Times" w:eastAsia="Times" w:hAnsi="Times" w:cs="Times"/>
            <w:color w:val="000000"/>
          </w:rPr>
          <w:br/>
          <w:delText xml:space="preserve">1 </w:delText>
        </w:r>
        <w:r w:rsidDel="00446A81">
          <w:rPr>
            <w:rFonts w:ascii="Times" w:eastAsia="Times" w:hAnsi="Times" w:cs="Times"/>
          </w:rPr>
          <w:delText xml:space="preserve">in </w:delText>
        </w:r>
        <w:r w:rsidDel="00446A81">
          <w:rPr>
            <w:rFonts w:ascii="Times" w:eastAsia="Times" w:hAnsi="Times" w:cs="Times"/>
            <w:color w:val="000000"/>
          </w:rPr>
          <w:delText xml:space="preserve">wide by 1.25 </w:delText>
        </w:r>
        <w:r w:rsidDel="00446A81">
          <w:rPr>
            <w:rFonts w:ascii="Times" w:eastAsia="Times" w:hAnsi="Times" w:cs="Times"/>
          </w:rPr>
          <w:delText xml:space="preserve">in </w:delText>
        </w:r>
        <w:r w:rsidDel="00446A81">
          <w:rPr>
            <w:rFonts w:ascii="Times" w:eastAsia="Times" w:hAnsi="Times" w:cs="Times"/>
            <w:color w:val="000000"/>
          </w:rPr>
          <w:delText xml:space="preserve">tall (25.4 </w:delText>
        </w:r>
        <w:r w:rsidDel="00446A81">
          <w:rPr>
            <w:rFonts w:ascii="Times" w:eastAsia="Times" w:hAnsi="Times" w:cs="Times"/>
          </w:rPr>
          <w:delText xml:space="preserve">mm </w:delText>
        </w:r>
        <w:r w:rsidDel="00446A81">
          <w:rPr>
            <w:rFonts w:ascii="Times" w:eastAsia="Times" w:hAnsi="Times" w:cs="Times"/>
            <w:color w:val="000000"/>
          </w:rPr>
          <w:delText xml:space="preserve">x 31.75 </w:delText>
        </w:r>
        <w:r w:rsidDel="00446A81">
          <w:rPr>
            <w:rFonts w:ascii="Times" w:eastAsia="Times" w:hAnsi="Times" w:cs="Times"/>
          </w:rPr>
          <w:delText xml:space="preserve">mm </w:delText>
        </w:r>
        <w:r w:rsidDel="00446A81">
          <w:rPr>
            <w:rFonts w:ascii="Times" w:eastAsia="Times" w:hAnsi="Times" w:cs="Times"/>
            <w:color w:val="000000"/>
          </w:rPr>
          <w:delText xml:space="preserve">/ 6 picas x 7.5 picas). Author photos printed in editorials measure 1.59 </w:delText>
        </w:r>
        <w:r w:rsidDel="00446A81">
          <w:rPr>
            <w:rFonts w:ascii="Times" w:eastAsia="Times" w:hAnsi="Times" w:cs="Times"/>
          </w:rPr>
          <w:delText xml:space="preserve">in </w:delText>
        </w:r>
        <w:r w:rsidDel="00446A81">
          <w:rPr>
            <w:rFonts w:ascii="Times" w:eastAsia="Times" w:hAnsi="Times" w:cs="Times"/>
            <w:color w:val="000000"/>
          </w:rPr>
          <w:delText xml:space="preserve">wide by 2 </w:delText>
        </w:r>
        <w:r w:rsidDel="00446A81">
          <w:rPr>
            <w:rFonts w:ascii="Times" w:eastAsia="Times" w:hAnsi="Times" w:cs="Times"/>
          </w:rPr>
          <w:delText xml:space="preserve">in </w:delText>
        </w:r>
        <w:r w:rsidDel="00446A81">
          <w:rPr>
            <w:rFonts w:ascii="Times" w:eastAsia="Times" w:hAnsi="Times" w:cs="Times"/>
            <w:color w:val="000000"/>
          </w:rPr>
          <w:delText xml:space="preserve">tall (40 </w:delText>
        </w:r>
        <w:r w:rsidDel="00446A81">
          <w:rPr>
            <w:rFonts w:ascii="Times" w:eastAsia="Times" w:hAnsi="Times" w:cs="Times"/>
          </w:rPr>
          <w:delText>mm</w:delText>
        </w:r>
        <w:r w:rsidDel="00446A81">
          <w:rPr>
            <w:rFonts w:ascii="Times" w:eastAsia="Times" w:hAnsi="Times" w:cs="Times"/>
            <w:color w:val="000000"/>
          </w:rPr>
          <w:delText xml:space="preserve"> x 50 </w:delText>
        </w:r>
        <w:r w:rsidDel="00446A81">
          <w:rPr>
            <w:rFonts w:ascii="Times" w:eastAsia="Times" w:hAnsi="Times" w:cs="Times"/>
          </w:rPr>
          <w:delText>mm</w:delText>
        </w:r>
        <w:r w:rsidDel="00446A81">
          <w:rPr>
            <w:rFonts w:ascii="Times" w:eastAsia="Times" w:hAnsi="Times" w:cs="Times"/>
            <w:color w:val="000000"/>
          </w:rPr>
          <w:delText xml:space="preserve"> / 9.5 picas x 12 picas).</w:delText>
        </w:r>
      </w:del>
    </w:p>
    <w:p w14:paraId="6088589B" w14:textId="4058272E" w:rsidR="001F512A" w:rsidDel="00446A81" w:rsidRDefault="001F512A" w:rsidP="00A65256">
      <w:pPr>
        <w:spacing w:before="20"/>
        <w:ind w:firstLine="144"/>
        <w:jc w:val="both"/>
        <w:rPr>
          <w:del w:id="977" w:author="ACER" w:date="2025-11-04T10:51:00Z"/>
          <w:rFonts w:ascii="Times" w:eastAsia="Times" w:hAnsi="Times" w:cs="Times"/>
          <w:color w:val="000000"/>
        </w:rPr>
      </w:pPr>
    </w:p>
    <w:p w14:paraId="276C6666" w14:textId="1784A73A" w:rsidR="00732E46" w:rsidDel="00446A81" w:rsidRDefault="00DB3364" w:rsidP="00DB3364">
      <w:pPr>
        <w:pStyle w:val="Heading2"/>
        <w:numPr>
          <w:ilvl w:val="0"/>
          <w:numId w:val="0"/>
        </w:numPr>
        <w:jc w:val="both"/>
        <w:rPr>
          <w:del w:id="978" w:author="ACER" w:date="2025-11-04T10:51:00Z"/>
          <w:rFonts w:ascii="Times" w:eastAsia="Times" w:hAnsi="Times" w:cs="Times"/>
          <w:smallCaps/>
          <w:color w:val="000000"/>
        </w:rPr>
      </w:pPr>
      <w:del w:id="979" w:author="ACER" w:date="2025-11-04T10:51:00Z">
        <w:r w:rsidDel="00446A81">
          <w:delText xml:space="preserve">E. </w:delText>
        </w:r>
        <w:r w:rsidR="000F2C11" w:rsidDel="00446A81">
          <w:delText>Resolution</w:delText>
        </w:r>
        <w:r w:rsidR="000F2C11" w:rsidDel="00446A81">
          <w:rPr>
            <w:rFonts w:ascii="Times" w:eastAsia="Times" w:hAnsi="Times" w:cs="Times"/>
            <w:color w:val="000000"/>
          </w:rPr>
          <w:delText xml:space="preserve"> </w:delText>
        </w:r>
      </w:del>
    </w:p>
    <w:p w14:paraId="04A12030" w14:textId="5009F627" w:rsidR="00732E46" w:rsidDel="00446A81" w:rsidRDefault="000F2C11">
      <w:pPr>
        <w:ind w:firstLine="144"/>
        <w:jc w:val="both"/>
        <w:rPr>
          <w:del w:id="980" w:author="ACER" w:date="2025-11-04T10:51:00Z"/>
          <w:rFonts w:ascii="Times" w:eastAsia="Times" w:hAnsi="Times" w:cs="Times"/>
          <w:color w:val="000000"/>
        </w:rPr>
      </w:pPr>
      <w:del w:id="981" w:author="ACER" w:date="2025-11-04T10:51:00Z">
        <w:r w:rsidDel="00446A81">
          <w:rPr>
            <w:rFonts w:ascii="Times" w:eastAsia="Times" w:hAnsi="Times" w:cs="Times"/>
            <w:color w:val="000000"/>
          </w:rPr>
          <w:delText>The proper resolution of your figures will depend on the type of figure it is as defined in the “Types of Figures” section. Author photographs, color, and grayscale figures should be at least 300dpi. Line art, including tables should be a minimum of 600dpi.</w:delText>
        </w:r>
      </w:del>
    </w:p>
    <w:p w14:paraId="345C8FB4" w14:textId="12065D1E" w:rsidR="00732E46" w:rsidRPr="00EF6430" w:rsidDel="00446A81" w:rsidRDefault="00DB3364" w:rsidP="00DB3364">
      <w:pPr>
        <w:pStyle w:val="Heading2"/>
        <w:numPr>
          <w:ilvl w:val="0"/>
          <w:numId w:val="0"/>
        </w:numPr>
        <w:jc w:val="both"/>
        <w:rPr>
          <w:del w:id="982" w:author="ACER" w:date="2025-11-04T10:51:00Z"/>
          <w:rFonts w:eastAsia="Cambria"/>
          <w:smallCaps/>
          <w:color w:val="000000"/>
        </w:rPr>
      </w:pPr>
      <w:del w:id="983" w:author="ACER" w:date="2025-11-04T10:51:00Z">
        <w:r w:rsidRPr="00EF6430" w:rsidDel="00446A81">
          <w:rPr>
            <w:rFonts w:eastAsia="Cambria"/>
            <w:color w:val="000000"/>
          </w:rPr>
          <w:delText xml:space="preserve">F. </w:delText>
        </w:r>
        <w:r w:rsidR="000F2C11" w:rsidRPr="00EF6430" w:rsidDel="00446A81">
          <w:rPr>
            <w:rFonts w:eastAsia="Cambria"/>
            <w:color w:val="000000"/>
          </w:rPr>
          <w:delText>Vector Art</w:delText>
        </w:r>
      </w:del>
    </w:p>
    <w:p w14:paraId="5E01C40E" w14:textId="1E3B4D91" w:rsidR="00732E46" w:rsidDel="00446A81" w:rsidRDefault="000F2C11">
      <w:pPr>
        <w:ind w:firstLine="144"/>
        <w:jc w:val="both"/>
        <w:rPr>
          <w:del w:id="984" w:author="ACER" w:date="2025-11-04T10:51:00Z"/>
          <w:rFonts w:ascii="Times" w:eastAsia="Times" w:hAnsi="Times" w:cs="Times"/>
          <w:color w:val="000000"/>
        </w:rPr>
      </w:pPr>
      <w:del w:id="985" w:author="ACER" w:date="2025-11-04T10:51:00Z">
        <w:r w:rsidDel="00446A81">
          <w:rPr>
            <w:rFonts w:ascii="Times" w:eastAsia="Times" w:hAnsi="Times" w:cs="Times"/>
            <w:color w:val="000000"/>
          </w:rPr>
          <w:delText>In order to preserve the figures’ integrity across multiple computer platforms, we accept files in the following formats: .EPS/.PDF/.PS. All fonts must be embedded or text converted to outlines in order to achieve the best-quality results.</w:delText>
        </w:r>
      </w:del>
    </w:p>
    <w:p w14:paraId="04CB3ADC" w14:textId="641B6F04" w:rsidR="00732E46" w:rsidDel="00446A81" w:rsidRDefault="00732E46" w:rsidP="00A65256">
      <w:pPr>
        <w:spacing w:before="20"/>
        <w:ind w:firstLine="144"/>
        <w:jc w:val="both"/>
        <w:rPr>
          <w:del w:id="986" w:author="ACER" w:date="2025-11-04T10:51:00Z"/>
        </w:rPr>
      </w:pPr>
    </w:p>
    <w:p w14:paraId="039DC15F" w14:textId="66BE9CA6" w:rsidR="00732E46" w:rsidRPr="00EF6430" w:rsidDel="00446A81" w:rsidRDefault="00DB3364" w:rsidP="00DB3364">
      <w:pPr>
        <w:pStyle w:val="Heading2"/>
        <w:numPr>
          <w:ilvl w:val="0"/>
          <w:numId w:val="0"/>
        </w:numPr>
        <w:jc w:val="both"/>
        <w:rPr>
          <w:del w:id="987" w:author="ACER" w:date="2025-11-04T10:51:00Z"/>
          <w:rFonts w:eastAsia="Cambria"/>
          <w:smallCaps/>
          <w:color w:val="000000"/>
        </w:rPr>
      </w:pPr>
      <w:del w:id="988" w:author="ACER" w:date="2025-11-04T10:51:00Z">
        <w:r w:rsidRPr="00EF6430" w:rsidDel="00446A81">
          <w:rPr>
            <w:rFonts w:eastAsia="Cambria"/>
            <w:color w:val="000000"/>
          </w:rPr>
          <w:delText xml:space="preserve">G. </w:delText>
        </w:r>
        <w:r w:rsidR="000F2C11" w:rsidRPr="00EF6430" w:rsidDel="00446A81">
          <w:rPr>
            <w:rFonts w:eastAsia="Cambria"/>
            <w:color w:val="000000"/>
          </w:rPr>
          <w:delText>Color Space</w:delText>
        </w:r>
      </w:del>
    </w:p>
    <w:p w14:paraId="56101CDF" w14:textId="041820CB" w:rsidR="00732E46" w:rsidDel="00446A81" w:rsidRDefault="000F2C11">
      <w:pPr>
        <w:ind w:firstLine="144"/>
        <w:jc w:val="both"/>
        <w:rPr>
          <w:del w:id="989" w:author="ACER" w:date="2025-11-04T10:51:00Z"/>
          <w:rFonts w:ascii="Times" w:eastAsia="Times" w:hAnsi="Times" w:cs="Times"/>
          <w:color w:val="000000"/>
        </w:rPr>
      </w:pPr>
      <w:del w:id="990" w:author="ACER" w:date="2025-11-04T10:51:00Z">
        <w:r w:rsidDel="00446A81">
          <w:rPr>
            <w:rFonts w:ascii="Times" w:eastAsia="Times" w:hAnsi="Times" w:cs="Times"/>
            <w:color w:val="000000"/>
          </w:rPr>
          <w:delText xml:space="preserve">The term </w:delText>
        </w:r>
        <w:r w:rsidDel="00446A81">
          <w:rPr>
            <w:rFonts w:ascii="Times" w:eastAsia="Times" w:hAnsi="Times" w:cs="Times"/>
          </w:rPr>
          <w:delText>“</w:delText>
        </w:r>
        <w:r w:rsidDel="00446A81">
          <w:rPr>
            <w:rFonts w:ascii="Times" w:eastAsia="Times" w:hAnsi="Times" w:cs="Times"/>
            <w:color w:val="000000"/>
          </w:rPr>
          <w:delText>color space</w:delText>
        </w:r>
        <w:r w:rsidDel="00446A81">
          <w:rPr>
            <w:rFonts w:ascii="Times" w:eastAsia="Times" w:hAnsi="Times" w:cs="Times"/>
          </w:rPr>
          <w:delText xml:space="preserve">” </w:delText>
        </w:r>
        <w:r w:rsidDel="00446A81">
          <w:rPr>
            <w:rFonts w:ascii="Times" w:eastAsia="Times" w:hAnsi="Times" w:cs="Times"/>
            <w:color w:val="000000"/>
          </w:rPr>
          <w:delText xml:space="preserve">refers to the entire sum of colors that can be represented within the said medium. For our purposes, the three main color spaces are </w:delText>
        </w:r>
        <w:r w:rsidDel="00446A81">
          <w:rPr>
            <w:rFonts w:ascii="Times" w:eastAsia="Times" w:hAnsi="Times" w:cs="Times"/>
          </w:rPr>
          <w:delText>g</w:delText>
        </w:r>
        <w:r w:rsidDel="00446A81">
          <w:rPr>
            <w:rFonts w:ascii="Times" w:eastAsia="Times" w:hAnsi="Times" w:cs="Times"/>
            <w:color w:val="000000"/>
          </w:rPr>
          <w:delText>rayscale, RGB (red/green/blue), and CMYK (cyan/magenta/yellow/black). RGB is generally used with on-screen graphics, whereas CMYK is used for printing purposes.</w:delText>
        </w:r>
      </w:del>
    </w:p>
    <w:p w14:paraId="43307C2A" w14:textId="37DBE118" w:rsidR="00732E46" w:rsidRPr="00D050EC" w:rsidDel="00446A81" w:rsidRDefault="000F2C11">
      <w:pPr>
        <w:ind w:firstLine="144"/>
        <w:jc w:val="both"/>
        <w:rPr>
          <w:del w:id="991" w:author="ACER" w:date="2025-11-04T10:51:00Z"/>
          <w:rFonts w:ascii="Times" w:eastAsia="Times" w:hAnsi="Times" w:cs="Times"/>
          <w:color w:val="000000"/>
          <w:spacing w:val="-2"/>
        </w:rPr>
      </w:pPr>
      <w:del w:id="992" w:author="ACER" w:date="2025-11-04T10:51:00Z">
        <w:r w:rsidRPr="00D050EC" w:rsidDel="00446A81">
          <w:rPr>
            <w:rFonts w:ascii="Times" w:eastAsia="Times" w:hAnsi="Times" w:cs="Times"/>
            <w:color w:val="000000"/>
            <w:spacing w:val="-2"/>
          </w:rPr>
          <w:delText xml:space="preserve">All color figures should be generated in RGB or CMYK color space. Grayscale images should be submitted in </w:delText>
        </w:r>
        <w:r w:rsidRPr="00D050EC" w:rsidDel="00446A81">
          <w:rPr>
            <w:rFonts w:ascii="Times" w:eastAsia="Times" w:hAnsi="Times" w:cs="Times"/>
            <w:spacing w:val="-2"/>
          </w:rPr>
          <w:delText>g</w:delText>
        </w:r>
        <w:r w:rsidRPr="00D050EC" w:rsidDel="00446A81">
          <w:rPr>
            <w:rFonts w:ascii="Times" w:eastAsia="Times" w:hAnsi="Times" w:cs="Times"/>
            <w:color w:val="000000"/>
            <w:spacing w:val="-2"/>
          </w:rPr>
          <w:delText>rayscale color space. Line art may be provided in grayscale OR bitmap colorspace. Note that “bitmap colorspace” and “bitmap file format” are not the same thing. When bitmap color space is selected, .TIF/.TIFF/.PNG are the recommended file formats.</w:delText>
        </w:r>
      </w:del>
    </w:p>
    <w:p w14:paraId="7691E2B0" w14:textId="09572A64" w:rsidR="001F512A" w:rsidDel="00446A81" w:rsidRDefault="001F512A" w:rsidP="002F221E">
      <w:pPr>
        <w:spacing w:before="30"/>
        <w:ind w:firstLine="144"/>
        <w:jc w:val="both"/>
        <w:rPr>
          <w:del w:id="993" w:author="ACER" w:date="2025-11-04T10:51:00Z"/>
          <w:rFonts w:ascii="Times" w:eastAsia="Times" w:hAnsi="Times" w:cs="Times"/>
          <w:color w:val="000000"/>
        </w:rPr>
      </w:pPr>
    </w:p>
    <w:p w14:paraId="5A5C8F87" w14:textId="25544367" w:rsidR="00732E46" w:rsidDel="00446A81" w:rsidRDefault="00DB3364" w:rsidP="00DB3364">
      <w:pPr>
        <w:pStyle w:val="Heading2"/>
        <w:numPr>
          <w:ilvl w:val="0"/>
          <w:numId w:val="0"/>
        </w:numPr>
        <w:rPr>
          <w:del w:id="994" w:author="ACER" w:date="2025-11-04T10:51:00Z"/>
        </w:rPr>
      </w:pPr>
      <w:del w:id="995" w:author="ACER" w:date="2025-11-04T10:51:00Z">
        <w:r w:rsidDel="00446A81">
          <w:delText xml:space="preserve">H. </w:delText>
        </w:r>
        <w:r w:rsidR="000F2C11" w:rsidDel="00446A81">
          <w:delText>Accepted Fonts Within Figures</w:delText>
        </w:r>
      </w:del>
    </w:p>
    <w:p w14:paraId="2BFB0E7A" w14:textId="26AD654F" w:rsidR="00732E46" w:rsidRPr="00F33F99" w:rsidDel="00446A81" w:rsidRDefault="000F2C11" w:rsidP="00D050EC">
      <w:pPr>
        <w:ind w:firstLine="144"/>
        <w:jc w:val="both"/>
        <w:rPr>
          <w:del w:id="996" w:author="ACER" w:date="2025-11-04T10:51:00Z"/>
          <w:rFonts w:eastAsia="Times"/>
        </w:rPr>
      </w:pPr>
      <w:del w:id="997" w:author="ACER" w:date="2025-11-04T10:51:00Z">
        <w:r w:rsidRPr="000D4F4C" w:rsidDel="00446A81">
          <w:rPr>
            <w:rFonts w:eastAsia="Times"/>
          </w:rPr>
          <w:delText xml:space="preserve">When preparing your graphics, IEEE suggests that you </w:delText>
        </w:r>
        <w:r w:rsidRPr="008856C3" w:rsidDel="00446A81">
          <w:rPr>
            <w:rFonts w:eastAsia="Times"/>
          </w:rPr>
          <w:delText>use one</w:delText>
        </w:r>
        <w:r w:rsidRPr="00F33F99" w:rsidDel="00446A81">
          <w:rPr>
            <w:rFonts w:eastAsia="Times"/>
          </w:rPr>
          <w:delTex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delText>
        </w:r>
      </w:del>
    </w:p>
    <w:p w14:paraId="6691FDB2" w14:textId="58A14BCE" w:rsidR="00732E46" w:rsidDel="00446A81" w:rsidRDefault="000F2C11" w:rsidP="00D050EC">
      <w:pPr>
        <w:ind w:firstLine="144"/>
        <w:jc w:val="both"/>
        <w:rPr>
          <w:del w:id="998" w:author="ACER" w:date="2025-11-04T10:51:00Z"/>
        </w:rPr>
      </w:pPr>
      <w:del w:id="999" w:author="ACER" w:date="2025-11-04T10:51:00Z">
        <w:r w:rsidDel="00446A81">
          <w:delText>A safe option when finalizing your figures is to strip out the fonts before you save the files, creating “outline” type. This converts fonts to artwork which will appear uniformly on any screen.</w:delText>
        </w:r>
      </w:del>
    </w:p>
    <w:p w14:paraId="384CE81F" w14:textId="3EE608E9" w:rsidR="001F512A" w:rsidRPr="00EF6430" w:rsidDel="00446A81" w:rsidRDefault="001F512A" w:rsidP="000968E1">
      <w:pPr>
        <w:spacing w:before="20"/>
        <w:ind w:firstLine="144"/>
        <w:jc w:val="both"/>
        <w:rPr>
          <w:del w:id="1000" w:author="ACER" w:date="2025-11-04T10:51:00Z"/>
          <w:rFonts w:ascii="Times" w:eastAsia="Times" w:hAnsi="Times" w:cs="Times"/>
          <w:color w:val="000000"/>
          <w:sz w:val="22"/>
          <w:szCs w:val="22"/>
        </w:rPr>
      </w:pPr>
    </w:p>
    <w:p w14:paraId="09BE84DC" w14:textId="795B9CCD" w:rsidR="00732E46" w:rsidDel="00446A81" w:rsidRDefault="00DB3364" w:rsidP="00DB3364">
      <w:pPr>
        <w:pStyle w:val="Heading2"/>
        <w:numPr>
          <w:ilvl w:val="0"/>
          <w:numId w:val="0"/>
        </w:numPr>
        <w:rPr>
          <w:del w:id="1001" w:author="ACER" w:date="2025-11-04T10:51:00Z"/>
        </w:rPr>
      </w:pPr>
      <w:del w:id="1002" w:author="ACER" w:date="2025-11-04T10:51:00Z">
        <w:r w:rsidDel="00446A81">
          <w:delText xml:space="preserve">I. </w:delText>
        </w:r>
        <w:r w:rsidR="000F2C11" w:rsidDel="00446A81">
          <w:delText>Using Labels Within Figures</w:delText>
        </w:r>
      </w:del>
    </w:p>
    <w:p w14:paraId="57E960B8" w14:textId="470D4B9C" w:rsidR="00E653B5" w:rsidDel="00446A81" w:rsidRDefault="000F2C11" w:rsidP="00DB3364">
      <w:pPr>
        <w:pStyle w:val="ListParagraph"/>
        <w:numPr>
          <w:ilvl w:val="0"/>
          <w:numId w:val="11"/>
        </w:numPr>
        <w:ind w:left="540"/>
        <w:rPr>
          <w:del w:id="1003" w:author="ACER" w:date="2025-11-04T10:51:00Z"/>
        </w:rPr>
      </w:pPr>
      <w:del w:id="1004" w:author="ACER" w:date="2025-11-04T10:51:00Z">
        <w:r w:rsidRPr="00EF6430" w:rsidDel="00446A81">
          <w:rPr>
            <w:b/>
          </w:rPr>
          <w:delText>Figure Axis Labels</w:delText>
        </w:r>
      </w:del>
    </w:p>
    <w:p w14:paraId="301C6715" w14:textId="53713B84" w:rsidR="007054D1" w:rsidRPr="00F33F99" w:rsidDel="00446A81" w:rsidRDefault="000F2C11" w:rsidP="007054D1">
      <w:pPr>
        <w:pStyle w:val="ListParagraph"/>
        <w:numPr>
          <w:ilvl w:val="1"/>
          <w:numId w:val="11"/>
        </w:numPr>
        <w:jc w:val="both"/>
        <w:rPr>
          <w:del w:id="1005" w:author="ACER" w:date="2025-11-04T10:51:00Z"/>
        </w:rPr>
      </w:pPr>
      <w:del w:id="1006" w:author="ACER" w:date="2025-11-04T10:51:00Z">
        <w:r w:rsidRPr="000D4F4C" w:rsidDel="00446A81">
          <w:rPr>
            <w:color w:val="000000"/>
          </w:rPr>
          <w:delText xml:space="preserve">Figure axis labels are often a source of confusion. Use words rather than symbols. As an example, write the quantity “Magnetization” or “Magnetization </w:delText>
        </w:r>
        <w:r w:rsidRPr="008856C3" w:rsidDel="00446A81">
          <w:rPr>
            <w:i/>
            <w:color w:val="000000"/>
          </w:rPr>
          <w:delText>M</w:delText>
        </w:r>
        <w:r w:rsidRPr="008856C3" w:rsidDel="00446A81">
          <w:rPr>
            <w:color w:val="000000"/>
          </w:rPr>
          <w:delText>,” not just “</w:delText>
        </w:r>
        <w:r w:rsidRPr="00F33F99" w:rsidDel="00446A81">
          <w:rPr>
            <w:i/>
            <w:color w:val="000000"/>
          </w:rPr>
          <w:delText>M</w:delText>
        </w:r>
        <w:r w:rsidRPr="00F33F99" w:rsidDel="00446A81">
          <w:rPr>
            <w:color w:val="000000"/>
          </w:rPr>
          <w:delText xml:space="preserve">.” Put units in parentheses. Do not label axes only with units. </w:delText>
        </w:r>
        <w:r w:rsidR="00A6122B" w:rsidRPr="00F33F99" w:rsidDel="00446A81">
          <w:rPr>
            <w:color w:val="000000"/>
          </w:rPr>
          <w:delText>For</w:delText>
        </w:r>
        <w:r w:rsidRPr="00F33F99" w:rsidDel="00446A81">
          <w:rPr>
            <w:color w:val="000000"/>
          </w:rPr>
          <w:delText xml:space="preserve"> example, write “Magnetization (A/m)” or “Magnetization (A</w:delText>
        </w:r>
        <w:r w:rsidR="00E625A7" w:rsidRPr="00D050EC" w:rsidDel="00446A81">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7.5pt;height:7.5pt;mso-width-percent:0;mso-height-percent:0;mso-width-percent:0;mso-height-percent:0" o:ole="" fillcolor="window">
              <v:imagedata r:id="rId16" o:title=""/>
            </v:shape>
            <o:OLEObject Type="Embed" ProgID="Equation.3" ShapeID="_x0000_i1030" DrawAspect="Content" ObjectID="_1824541216" r:id="rId17"/>
          </w:object>
        </w:r>
        <w:r w:rsidRPr="00F33F99" w:rsidDel="00446A81">
          <w:rPr>
            <w:color w:val="000000"/>
          </w:rPr>
          <w:delText>m</w:delText>
        </w:r>
        <w:r w:rsidRPr="00F33F99" w:rsidDel="00446A81">
          <w:rPr>
            <w:rFonts w:ascii="Cambria Math" w:eastAsia="Symbol" w:hAnsi="Cambria Math" w:cs="Cambria Math"/>
            <w:color w:val="000000"/>
            <w:vertAlign w:val="superscript"/>
          </w:rPr>
          <w:delText>−</w:delText>
        </w:r>
        <w:r w:rsidRPr="00F33F99" w:rsidDel="00446A81">
          <w:rPr>
            <w:color w:val="000000"/>
            <w:vertAlign w:val="superscript"/>
          </w:rPr>
          <w:delText>1</w:delText>
        </w:r>
        <w:r w:rsidRPr="00F33F99" w:rsidDel="00446A81">
          <w:rPr>
            <w:color w:val="000000"/>
          </w:rPr>
          <w:delText>),” not just “A/m.” Do not label axes with a ratio of quantities and units. For example, write “Temperature (K),” not “Temperature/K.”</w:delText>
        </w:r>
      </w:del>
    </w:p>
    <w:p w14:paraId="6D4A7B0E" w14:textId="1AE30B76" w:rsidR="00732E46" w:rsidRPr="00D050EC" w:rsidDel="00446A81" w:rsidRDefault="000F2C11" w:rsidP="007054D1">
      <w:pPr>
        <w:pStyle w:val="ListParagraph"/>
        <w:numPr>
          <w:ilvl w:val="1"/>
          <w:numId w:val="11"/>
        </w:numPr>
        <w:jc w:val="both"/>
        <w:rPr>
          <w:del w:id="1007" w:author="ACER" w:date="2025-11-04T10:51:00Z"/>
          <w:spacing w:val="-3"/>
        </w:rPr>
      </w:pPr>
      <w:del w:id="1008" w:author="ACER" w:date="2025-11-04T10:51:00Z">
        <w:r w:rsidRPr="00D050EC" w:rsidDel="00446A81">
          <w:rPr>
            <w:spacing w:val="-3"/>
          </w:rPr>
          <w:delText>Multipliers can be especially confusing. Write “Magnetization (kA/m)” or “Magnetization (10</w:delText>
        </w:r>
        <w:r w:rsidRPr="00D050EC" w:rsidDel="00446A81">
          <w:rPr>
            <w:spacing w:val="-3"/>
            <w:vertAlign w:val="superscript"/>
          </w:rPr>
          <w:delText>3</w:delText>
        </w:r>
        <w:r w:rsidRPr="00D050EC" w:rsidDel="00446A81">
          <w:rPr>
            <w:spacing w:val="-3"/>
          </w:rPr>
          <w:delText xml:space="preserve"> A/m).” Do not write “Magnetization (A/m) × 1000” because the reader would not know whether the top axis label </w:delText>
        </w:r>
        <w:r w:rsidR="00A6122B" w:rsidRPr="00D050EC" w:rsidDel="00446A81">
          <w:rPr>
            <w:spacing w:val="-3"/>
          </w:rPr>
          <w:delText>means</w:delText>
        </w:r>
        <w:r w:rsidRPr="00D050EC" w:rsidDel="00446A81">
          <w:rPr>
            <w:spacing w:val="-3"/>
          </w:rPr>
          <w:delText xml:space="preserve"> 16000 A/m or 0.016 A/m. Figure labels should be legible, approximately 8- to 10-point type.</w:delText>
        </w:r>
      </w:del>
    </w:p>
    <w:p w14:paraId="5D5FC1EB" w14:textId="133B6757" w:rsidR="00732E46" w:rsidDel="00446A81" w:rsidRDefault="00732E46" w:rsidP="00A65256">
      <w:pPr>
        <w:pStyle w:val="ListParagraph"/>
        <w:spacing w:before="40"/>
        <w:ind w:left="0"/>
        <w:contextualSpacing w:val="0"/>
        <w:jc w:val="both"/>
        <w:rPr>
          <w:del w:id="1009" w:author="ACER" w:date="2025-11-04T10:51:00Z"/>
          <w:rFonts w:ascii="Times" w:eastAsia="Times" w:hAnsi="Times" w:cs="Times"/>
          <w:color w:val="000000"/>
        </w:rPr>
      </w:pPr>
    </w:p>
    <w:p w14:paraId="19090765" w14:textId="14FB0A39" w:rsidR="00E653B5" w:rsidRPr="00E653B5" w:rsidDel="00446A81" w:rsidRDefault="000F2C11" w:rsidP="00EF6430">
      <w:pPr>
        <w:pStyle w:val="ListParagraph"/>
        <w:numPr>
          <w:ilvl w:val="0"/>
          <w:numId w:val="11"/>
        </w:numPr>
        <w:ind w:left="540"/>
        <w:rPr>
          <w:del w:id="1010" w:author="ACER" w:date="2025-11-04T10:51:00Z"/>
        </w:rPr>
      </w:pPr>
      <w:del w:id="1011" w:author="ACER" w:date="2025-11-04T10:51:00Z">
        <w:r w:rsidRPr="00EF6430" w:rsidDel="00446A81">
          <w:rPr>
            <w:b/>
          </w:rPr>
          <w:delText>Subfigure Labels in Multipart Figures and Tables</w:delText>
        </w:r>
      </w:del>
    </w:p>
    <w:p w14:paraId="20C20803" w14:textId="613C7D0F" w:rsidR="00732E46" w:rsidDel="00446A81" w:rsidRDefault="000F2C11" w:rsidP="00E653B5">
      <w:pPr>
        <w:pStyle w:val="ListParagraph"/>
        <w:ind w:left="540"/>
        <w:rPr>
          <w:del w:id="1012" w:author="ACER" w:date="2025-11-04T10:51:00Z"/>
        </w:rPr>
      </w:pPr>
      <w:del w:id="1013" w:author="ACER" w:date="2025-11-04T10:51:00Z">
        <w:r w:rsidRPr="00EF6430" w:rsidDel="00446A81">
          <w:rPr>
            <w:rFonts w:ascii="Times" w:eastAsia="Times" w:hAnsi="Times" w:cs="Times"/>
            <w:color w:val="000000"/>
          </w:rPr>
          <w:delText xml:space="preserve">Multipart figures should be combined and labeled before final submission. Labels should appear centered below each subfigure in 8-point Times New Roman font in the format of (a) (b) (c). </w:delText>
        </w:r>
      </w:del>
    </w:p>
    <w:p w14:paraId="568DB727" w14:textId="5804B9EA" w:rsidR="00732E46" w:rsidRPr="00EF6430" w:rsidDel="00446A81" w:rsidRDefault="00EF6430" w:rsidP="007B62A7">
      <w:pPr>
        <w:pStyle w:val="Heading2"/>
        <w:numPr>
          <w:ilvl w:val="0"/>
          <w:numId w:val="0"/>
        </w:numPr>
        <w:rPr>
          <w:del w:id="1014" w:author="ACER" w:date="2025-11-04T10:51:00Z"/>
          <w:rFonts w:eastAsia="Cambria"/>
        </w:rPr>
      </w:pPr>
      <w:del w:id="1015" w:author="ACER" w:date="2025-11-04T10:51:00Z">
        <w:r w:rsidRPr="00EF6430" w:rsidDel="00446A81">
          <w:rPr>
            <w:rFonts w:eastAsia="Cambria"/>
          </w:rPr>
          <w:delText xml:space="preserve">J. </w:delText>
        </w:r>
        <w:r w:rsidR="000F2C11" w:rsidRPr="00EF6430" w:rsidDel="00446A81">
          <w:rPr>
            <w:rFonts w:eastAsia="Cambria"/>
          </w:rPr>
          <w:delText xml:space="preserve">Referencing a Figure or </w:delText>
        </w:r>
        <w:r w:rsidR="000F2C11" w:rsidRPr="007B62A7" w:rsidDel="00446A81">
          <w:rPr>
            <w:rFonts w:eastAsia="Cambria"/>
          </w:rPr>
          <w:delText>Table</w:delText>
        </w:r>
        <w:r w:rsidR="000F2C11" w:rsidRPr="00EF6430" w:rsidDel="00446A81">
          <w:rPr>
            <w:rFonts w:eastAsia="Cambria"/>
          </w:rPr>
          <w:delText xml:space="preserve"> Within Your Article</w:delText>
        </w:r>
      </w:del>
    </w:p>
    <w:p w14:paraId="15B83135" w14:textId="76D61C85" w:rsidR="00732E46" w:rsidDel="00686383" w:rsidRDefault="000F2C11">
      <w:pPr>
        <w:ind w:firstLine="144"/>
        <w:jc w:val="both"/>
        <w:rPr>
          <w:del w:id="1016" w:author="ACER" w:date="2025-11-04T11:21:00Z"/>
          <w:rFonts w:ascii="Times" w:eastAsia="Times" w:hAnsi="Times" w:cs="Times"/>
          <w:color w:val="000000"/>
        </w:rPr>
      </w:pPr>
      <w:del w:id="1017" w:author="ACER" w:date="2025-11-04T10:51:00Z">
        <w:r w:rsidDel="00446A81">
          <w:rPr>
            <w:rFonts w:ascii="Times" w:eastAsia="Times" w:hAnsi="Times" w:cs="Times"/>
            <w:color w:val="000000"/>
          </w:rPr>
          <w:delText xml:space="preserve">When referencing your figures and tables within your </w:delText>
        </w:r>
        <w:r w:rsidDel="00446A81">
          <w:delText>article</w:delText>
        </w:r>
        <w:r w:rsidDel="00446A81">
          <w:rPr>
            <w:rFonts w:ascii="Times" w:eastAsia="Times" w:hAnsi="Times" w:cs="Times"/>
            <w:color w:val="000000"/>
          </w:rPr>
          <w:delText xml:space="preserve">, use the abbreviation “Fig.” even at the beginning of a sentence. Do not abbreviate “Table.” Tables should be numbered with Roman </w:delText>
        </w:r>
        <w:r w:rsidDel="00446A81">
          <w:rPr>
            <w:rFonts w:ascii="Times" w:eastAsia="Times" w:hAnsi="Times" w:cs="Times"/>
          </w:rPr>
          <w:delText>n</w:delText>
        </w:r>
        <w:r w:rsidDel="00446A81">
          <w:rPr>
            <w:rFonts w:ascii="Times" w:eastAsia="Times" w:hAnsi="Times" w:cs="Times"/>
            <w:color w:val="000000"/>
          </w:rPr>
          <w:delText>umerals</w:delText>
        </w:r>
      </w:del>
      <w:del w:id="1018" w:author="ACER" w:date="2025-11-04T11:21:00Z">
        <w:r w:rsidDel="00686383">
          <w:rPr>
            <w:rFonts w:ascii="Times" w:eastAsia="Times" w:hAnsi="Times" w:cs="Times"/>
            <w:color w:val="000000"/>
          </w:rPr>
          <w:delText>.</w:delText>
        </w:r>
      </w:del>
    </w:p>
    <w:p w14:paraId="56447028" w14:textId="57BA5642" w:rsidR="00732E46" w:rsidDel="00B723E0" w:rsidRDefault="00732E46">
      <w:pPr>
        <w:spacing w:before="40"/>
        <w:rPr>
          <w:del w:id="1019" w:author="ACER" w:date="2025-11-12T13:07:00Z"/>
        </w:rPr>
        <w:pPrChange w:id="1020" w:author="ACER" w:date="2025-11-12T13:07:00Z">
          <w:pPr>
            <w:spacing w:before="40"/>
            <w:jc w:val="both"/>
          </w:pPr>
        </w:pPrChange>
      </w:pPr>
    </w:p>
    <w:p w14:paraId="1A8F8753" w14:textId="46EEE328" w:rsidR="00732E46" w:rsidDel="00446A81" w:rsidRDefault="00EF6430">
      <w:pPr>
        <w:pStyle w:val="Heading2"/>
        <w:numPr>
          <w:ilvl w:val="0"/>
          <w:numId w:val="0"/>
        </w:numPr>
        <w:spacing w:before="100"/>
        <w:rPr>
          <w:del w:id="1021" w:author="ACER" w:date="2025-11-04T10:52:00Z"/>
        </w:rPr>
        <w:pPrChange w:id="1022" w:author="ACER" w:date="2025-11-12T13:07:00Z">
          <w:pPr>
            <w:pStyle w:val="Heading2"/>
            <w:numPr>
              <w:ilvl w:val="0"/>
              <w:numId w:val="0"/>
            </w:numPr>
            <w:spacing w:before="100"/>
            <w:jc w:val="both"/>
          </w:pPr>
        </w:pPrChange>
      </w:pPr>
      <w:del w:id="1023" w:author="ACER" w:date="2025-11-04T10:52:00Z">
        <w:r w:rsidDel="00446A81">
          <w:delText xml:space="preserve">K. </w:delText>
        </w:r>
        <w:r w:rsidR="000F2C11" w:rsidDel="00446A81">
          <w:delText>Submitting Your Graphics</w:delText>
        </w:r>
      </w:del>
    </w:p>
    <w:p w14:paraId="0F4737FF" w14:textId="6DDA5324" w:rsidR="00732E46" w:rsidRPr="00D050EC" w:rsidDel="00446A81" w:rsidRDefault="000F2C11">
      <w:pPr>
        <w:ind w:firstLine="144"/>
        <w:rPr>
          <w:del w:id="1024" w:author="ACER" w:date="2025-11-04T10:52:00Z"/>
          <w:spacing w:val="-2"/>
        </w:rPr>
        <w:pPrChange w:id="1025" w:author="ACER" w:date="2025-11-12T13:07:00Z">
          <w:pPr>
            <w:ind w:firstLine="144"/>
            <w:jc w:val="both"/>
          </w:pPr>
        </w:pPrChange>
      </w:pPr>
      <w:del w:id="1026" w:author="ACER" w:date="2025-11-04T10:52:00Z">
        <w:r w:rsidRPr="00D050EC" w:rsidDel="00446A81">
          <w:rPr>
            <w:spacing w:val="-2"/>
          </w:rPr>
          <w:delTex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delText>
        </w:r>
        <w:r w:rsidRPr="00D050EC" w:rsidDel="00446A81">
          <w:rPr>
            <w:spacing w:val="-2"/>
            <w:highlight w:val="white"/>
          </w:rPr>
          <w:delText>e.</w:delText>
        </w:r>
        <w:r w:rsidRPr="00D050EC" w:rsidDel="00446A81">
          <w:rPr>
            <w:spacing w:val="-2"/>
          </w:rPr>
          <w:delText xml:space="preserve"> Place figure captions below the figures; place table headings above the tables. Do not include captions as part of the figures, or put them in “text boxes” linked to the figures. Also, do not place borders around the outside of your figures.</w:delText>
        </w:r>
      </w:del>
    </w:p>
    <w:p w14:paraId="3A3BF7FF" w14:textId="6BB489E1" w:rsidR="00732E46" w:rsidDel="00446A81" w:rsidRDefault="00732E46">
      <w:pPr>
        <w:spacing w:before="40"/>
        <w:rPr>
          <w:del w:id="1027" w:author="ACER" w:date="2025-11-04T10:52:00Z"/>
        </w:rPr>
        <w:pPrChange w:id="1028" w:author="ACER" w:date="2025-11-12T13:07:00Z">
          <w:pPr>
            <w:spacing w:before="40"/>
            <w:jc w:val="both"/>
          </w:pPr>
        </w:pPrChange>
      </w:pPr>
    </w:p>
    <w:p w14:paraId="29A5BA9E" w14:textId="48A13DF8" w:rsidR="00732E46" w:rsidDel="00446A81" w:rsidRDefault="00EF6430">
      <w:pPr>
        <w:pStyle w:val="Heading2"/>
        <w:numPr>
          <w:ilvl w:val="0"/>
          <w:numId w:val="0"/>
        </w:numPr>
        <w:spacing w:before="100"/>
        <w:rPr>
          <w:del w:id="1029" w:author="ACER" w:date="2025-11-04T10:52:00Z"/>
          <w:i w:val="0"/>
        </w:rPr>
      </w:pPr>
      <w:del w:id="1030" w:author="ACER" w:date="2025-11-04T10:52:00Z">
        <w:r w:rsidDel="00446A81">
          <w:delText xml:space="preserve">L. </w:delText>
        </w:r>
        <w:r w:rsidR="000F2C11" w:rsidDel="00446A81">
          <w:delText xml:space="preserve">Color Processing / Printing in IEEE Transactions, Journals, </w:delText>
        </w:r>
        <w:r w:rsidR="000F2C11" w:rsidRPr="007B62A7" w:rsidDel="00446A81">
          <w:delText>and</w:delText>
        </w:r>
        <w:r w:rsidR="000F2C11" w:rsidDel="00446A81">
          <w:delText xml:space="preserve"> Letters</w:delText>
        </w:r>
      </w:del>
    </w:p>
    <w:p w14:paraId="55F51617" w14:textId="3E5EF0C7" w:rsidR="00732E46" w:rsidDel="00446A81" w:rsidRDefault="000F2C11">
      <w:pPr>
        <w:ind w:firstLine="144"/>
        <w:rPr>
          <w:del w:id="1031" w:author="ACER" w:date="2025-11-04T10:52:00Z"/>
          <w:rFonts w:ascii="Times" w:eastAsia="Times" w:hAnsi="Times" w:cs="Times"/>
          <w:color w:val="000000"/>
        </w:rPr>
        <w:pPrChange w:id="1032" w:author="ACER" w:date="2025-11-12T13:07:00Z">
          <w:pPr>
            <w:ind w:firstLine="144"/>
            <w:jc w:val="both"/>
          </w:pPr>
        </w:pPrChange>
      </w:pPr>
      <w:del w:id="1033" w:author="ACER" w:date="2025-11-04T10:52:00Z">
        <w:r w:rsidDel="00446A81">
          <w:delText xml:space="preserve">All IEEE Transactions, Journals, and Letters allow an author to publish color figures on IEEE </w:delText>
        </w:r>
        <w:r w:rsidDel="00446A81">
          <w:rPr>
            <w:i/>
          </w:rPr>
          <w:delText>Xplore</w:delText>
        </w:r>
        <w:r w:rsidDel="00446A81">
          <w:delText xml:space="preserve"> at no charge, and automatically convert them to grayscale for print versions. </w:delText>
        </w:r>
        <w:r w:rsidDel="00446A81">
          <w:rPr>
            <w:rFonts w:ascii="Times" w:eastAsia="Times" w:hAnsi="Times" w:cs="Times"/>
            <w:color w:val="000000"/>
          </w:rPr>
          <w:delText xml:space="preserve">In most journals, figures and tables may alternatively be printed in color if an author chooses to do so. Please note that this service comes at an extra expense to the author. If you intend to have print color graphics, </w:delText>
        </w:r>
        <w:r w:rsidDel="00446A81">
          <w:rPr>
            <w:rFonts w:ascii="Times" w:eastAsia="Times" w:hAnsi="Times" w:cs="Times"/>
          </w:rPr>
          <w:delText>you will have the opportunity to indicate this in the Author Gateway and will be contacted by PubOps to confirm the charges</w:delText>
        </w:r>
        <w:r w:rsidDel="00446A81">
          <w:rPr>
            <w:rFonts w:ascii="Times" w:eastAsia="Times" w:hAnsi="Times" w:cs="Times"/>
            <w:color w:val="000000"/>
          </w:rPr>
          <w:delText>.</w:delText>
        </w:r>
      </w:del>
    </w:p>
    <w:p w14:paraId="122EF4F5" w14:textId="77777777" w:rsidR="00446A81" w:rsidRDefault="00446A81">
      <w:pPr>
        <w:keepNext/>
        <w:pBdr>
          <w:top w:val="nil"/>
          <w:left w:val="nil"/>
          <w:bottom w:val="nil"/>
          <w:right w:val="nil"/>
          <w:between w:val="nil"/>
        </w:pBdr>
        <w:spacing w:before="240" w:after="80"/>
        <w:rPr>
          <w:ins w:id="1034" w:author="ACER" w:date="2025-11-04T10:51:00Z"/>
          <w:smallCaps/>
          <w:color w:val="000000"/>
        </w:rPr>
        <w:sectPr w:rsidR="00446A81" w:rsidSect="0043400B">
          <w:footnotePr>
            <w:numRestart w:val="eachSect"/>
          </w:footnotePr>
          <w:type w:val="continuous"/>
          <w:pgSz w:w="12240" w:h="15840"/>
          <w:pgMar w:top="1008" w:right="936" w:bottom="1008" w:left="936" w:header="432" w:footer="432" w:gutter="0"/>
          <w:pgNumType w:start="1"/>
          <w:cols w:num="2" w:space="288"/>
          <w:sectPrChange w:id="1035" w:author="ACER" w:date="2025-11-05T01:52:00Z">
            <w:sectPr w:rsidR="00446A81" w:rsidSect="0043400B">
              <w:pgMar w:top="1008" w:right="936" w:bottom="1008" w:left="936" w:header="432" w:footer="432" w:gutter="0"/>
              <w:cols w:num="1"/>
            </w:sectPr>
          </w:sectPrChange>
        </w:sectPr>
        <w:pPrChange w:id="1036" w:author="ACER" w:date="2025-11-12T13:07:00Z">
          <w:pPr>
            <w:keepNext/>
            <w:pBdr>
              <w:top w:val="nil"/>
              <w:left w:val="nil"/>
              <w:bottom w:val="nil"/>
              <w:right w:val="nil"/>
              <w:between w:val="nil"/>
            </w:pBdr>
            <w:spacing w:before="240" w:after="80"/>
            <w:jc w:val="center"/>
          </w:pPr>
        </w:pPrChange>
      </w:pPr>
    </w:p>
    <w:p w14:paraId="34DD075D" w14:textId="14EC8975" w:rsidR="00732E46" w:rsidRPr="00D050EC" w:rsidRDefault="00DB3364" w:rsidP="00061EC2">
      <w:pPr>
        <w:keepNext/>
        <w:pBdr>
          <w:top w:val="nil"/>
          <w:left w:val="nil"/>
          <w:bottom w:val="nil"/>
          <w:right w:val="nil"/>
          <w:between w:val="nil"/>
        </w:pBdr>
        <w:spacing w:before="240" w:after="80"/>
        <w:jc w:val="center"/>
        <w:rPr>
          <w:color w:val="000000"/>
        </w:rPr>
        <w:pPrChange w:id="1037" w:author="ACER" w:date="2025-11-13T10:34:00Z">
          <w:pPr>
            <w:keepNext/>
            <w:pBdr>
              <w:top w:val="nil"/>
              <w:left w:val="nil"/>
              <w:bottom w:val="nil"/>
              <w:right w:val="nil"/>
              <w:between w:val="nil"/>
            </w:pBdr>
            <w:spacing w:before="240" w:after="80"/>
            <w:jc w:val="center"/>
          </w:pPr>
        </w:pPrChange>
      </w:pPr>
      <w:r w:rsidRPr="00D050EC">
        <w:rPr>
          <w:smallCaps/>
          <w:color w:val="000000"/>
        </w:rPr>
        <w:lastRenderedPageBreak/>
        <w:t>V</w:t>
      </w:r>
      <w:ins w:id="1038" w:author="ACER" w:date="2025-11-04T11:15:00Z">
        <w:r w:rsidR="00686383" w:rsidRPr="008856C3">
          <w:t>II</w:t>
        </w:r>
      </w:ins>
      <w:r w:rsidRPr="00D050EC">
        <w:rPr>
          <w:smallCaps/>
          <w:color w:val="000000"/>
        </w:rPr>
        <w:t xml:space="preserve">. </w:t>
      </w:r>
      <w:r w:rsidR="000F2C11" w:rsidRPr="00D050EC">
        <w:rPr>
          <w:smallCaps/>
          <w:color w:val="000000"/>
        </w:rPr>
        <w:t>Conclusion</w:t>
      </w:r>
    </w:p>
    <w:p w14:paraId="5ABE8822" w14:textId="18B89193" w:rsidR="00446A81" w:rsidRPr="00BC0AB7" w:rsidRDefault="000F2C11" w:rsidP="00C45266">
      <w:pPr>
        <w:ind w:firstLine="144"/>
        <w:jc w:val="both"/>
        <w:rPr>
          <w:ins w:id="1039" w:author="ACER" w:date="2025-11-04T10:54:00Z"/>
          <w:sz w:val="18"/>
          <w:rPrChange w:id="1040" w:author="ACER" w:date="2025-11-12T13:01:00Z">
            <w:rPr>
              <w:ins w:id="1041" w:author="ACER" w:date="2025-11-04T10:54:00Z"/>
            </w:rPr>
          </w:rPrChange>
        </w:rPr>
      </w:pPr>
      <w:del w:id="1042" w:author="ACER" w:date="2025-11-04T10:54:00Z">
        <w:r w:rsidRPr="00BC0AB7" w:rsidDel="00446A81">
          <w:rPr>
            <w:sz w:val="18"/>
            <w:rPrChange w:id="1043" w:author="ACER" w:date="2025-11-12T13:01:00Z">
              <w:rPr/>
            </w:rPrChange>
          </w:rPr>
          <w:delText xml:space="preserve">A </w:delText>
        </w:r>
      </w:del>
      <w:ins w:id="1044" w:author="ACER" w:date="2025-11-04T10:54:00Z">
        <w:r w:rsidR="00446A81" w:rsidRPr="00BC0AB7">
          <w:rPr>
            <w:sz w:val="18"/>
            <w:rPrChange w:id="1045" w:author="ACER" w:date="2025-11-12T13:01:00Z">
              <w:rPr/>
            </w:rPrChange>
          </w:rPr>
          <w:t>This article provides a comprehensive analysis of current studies on anomaly identification in photos from the general and medical domains, taking into account technique, dataset, pre-processing, and findings. And restrictions, describing how these research differ from one another.</w:t>
        </w:r>
      </w:ins>
    </w:p>
    <w:p w14:paraId="37FD4CA8" w14:textId="77777777" w:rsidR="00BA66F6" w:rsidRDefault="00446A81" w:rsidP="00446A81">
      <w:pPr>
        <w:ind w:firstLine="144"/>
        <w:jc w:val="both"/>
        <w:rPr>
          <w:ins w:id="1046" w:author="ACER" w:date="2025-11-13T11:25:00Z"/>
        </w:rPr>
      </w:pPr>
      <w:ins w:id="1047" w:author="ACER" w:date="2025-11-04T10:54:00Z">
        <w:r w:rsidRPr="00BC0AB7">
          <w:rPr>
            <w:sz w:val="18"/>
            <w:rPrChange w:id="1048" w:author="ACER" w:date="2025-11-12T13:01:00Z">
              <w:rPr/>
            </w:rPrChange>
          </w:rPr>
          <w:t xml:space="preserve">  Since anomaly detection is a better method than binary classification for handling imbalanced data, which is a problem in medical applications, most anomaly detection studies concentrate on the medical field.  According to the study's findings, the majority of researchers employed unsupervised or semi-supervised methods to find anomalies.  In addition, the majority of researchers employed deep learning instead of machine learning as it performs better and can effectively manage the intricacy of enormous datasets and images</w:t>
        </w:r>
        <w:r>
          <w:t>.</w:t>
        </w:r>
      </w:ins>
    </w:p>
    <w:p w14:paraId="48CDABF3" w14:textId="77777777" w:rsidR="00BA66F6" w:rsidRDefault="00BA66F6" w:rsidP="00446A81">
      <w:pPr>
        <w:ind w:firstLine="144"/>
        <w:jc w:val="both"/>
        <w:rPr>
          <w:ins w:id="1049" w:author="ACER" w:date="2025-11-13T11:25:00Z"/>
        </w:rPr>
      </w:pPr>
    </w:p>
    <w:p w14:paraId="64E169CA" w14:textId="0B72A918" w:rsidR="00C54B70" w:rsidRDefault="000F2C11" w:rsidP="00446A81">
      <w:pPr>
        <w:ind w:firstLine="144"/>
        <w:jc w:val="both"/>
      </w:pPr>
      <w:del w:id="1050" w:author="ACER" w:date="2025-11-04T10:54:00Z">
        <w:r w:rsidDel="00446A81">
          <w:delText xml:space="preserve">conclusion section is not required. Although a conclusion may review the main points of the article, do not </w:delText>
        </w:r>
        <w:r w:rsidRPr="007B62A7" w:rsidDel="00446A81">
          <w:rPr>
            <w:rFonts w:ascii="Times" w:eastAsia="Times" w:hAnsi="Times" w:cs="Times"/>
            <w:color w:val="000000"/>
          </w:rPr>
          <w:delText>replicate</w:delText>
        </w:r>
        <w:r w:rsidDel="00446A81">
          <w:delText xml:space="preserve"> the abstract as the conclusion. A conclusion might elaborate on the importance of the work or suggest applications and extensions.</w:delText>
        </w:r>
      </w:del>
    </w:p>
    <w:p w14:paraId="52521F00" w14:textId="57E53BC4" w:rsidR="00732E46" w:rsidRPr="00D050EC" w:rsidDel="00446A81" w:rsidRDefault="000F2C11" w:rsidP="00827FB8">
      <w:pPr>
        <w:pStyle w:val="Heading1"/>
        <w:rPr>
          <w:del w:id="1051" w:author="ACER" w:date="2025-11-04T10:54:00Z"/>
        </w:rPr>
      </w:pPr>
      <w:del w:id="1052" w:author="ACER" w:date="2025-11-04T10:54:00Z">
        <w:r w:rsidRPr="00D050EC" w:rsidDel="00446A81">
          <w:delText>Appendix</w:delText>
        </w:r>
      </w:del>
    </w:p>
    <w:p w14:paraId="337C2468" w14:textId="4F629C75" w:rsidR="00732E46" w:rsidDel="00446A81" w:rsidRDefault="000F2C11">
      <w:pPr>
        <w:widowControl w:val="0"/>
        <w:pBdr>
          <w:top w:val="nil"/>
          <w:left w:val="nil"/>
          <w:bottom w:val="nil"/>
          <w:right w:val="nil"/>
          <w:between w:val="nil"/>
        </w:pBdr>
        <w:spacing w:line="252" w:lineRule="auto"/>
        <w:ind w:firstLine="202"/>
        <w:jc w:val="both"/>
        <w:rPr>
          <w:del w:id="1053" w:author="ACER" w:date="2025-11-04T10:54:00Z"/>
          <w:color w:val="000000"/>
        </w:rPr>
      </w:pPr>
      <w:del w:id="1054" w:author="ACER" w:date="2025-11-04T10:54:00Z">
        <w:r w:rsidDel="00446A81">
          <w:rPr>
            <w:color w:val="000000"/>
          </w:rPr>
          <w:delText>Appendixes, if needed, appear before the acknowledgment.</w:delText>
        </w:r>
      </w:del>
    </w:p>
    <w:p w14:paraId="74726847" w14:textId="7C6501DB" w:rsidR="00732E46" w:rsidRPr="00F33F99" w:rsidDel="00446A81" w:rsidRDefault="000F2C11" w:rsidP="00827FB8">
      <w:pPr>
        <w:pStyle w:val="Heading1"/>
        <w:rPr>
          <w:del w:id="1055" w:author="ACER" w:date="2025-11-04T10:54:00Z"/>
        </w:rPr>
      </w:pPr>
      <w:bookmarkStart w:id="1056" w:name="_heading=h.ji51hl1e8dp3" w:colFirst="0" w:colLast="0"/>
      <w:bookmarkEnd w:id="1056"/>
      <w:del w:id="1057" w:author="ACER" w:date="2025-11-04T10:54:00Z">
        <w:r w:rsidRPr="00F33F99" w:rsidDel="00446A81">
          <w:delText>References and Footnotes</w:delText>
        </w:r>
      </w:del>
    </w:p>
    <w:p w14:paraId="6417537E" w14:textId="68E50AA5" w:rsidR="00732E46" w:rsidDel="00446A81" w:rsidRDefault="00EF6430" w:rsidP="00827FB8">
      <w:pPr>
        <w:pStyle w:val="Heading2"/>
        <w:numPr>
          <w:ilvl w:val="0"/>
          <w:numId w:val="0"/>
        </w:numPr>
        <w:tabs>
          <w:tab w:val="left" w:pos="180"/>
        </w:tabs>
        <w:spacing w:before="140"/>
        <w:ind w:left="90"/>
        <w:rPr>
          <w:del w:id="1058" w:author="ACER" w:date="2025-11-04T10:54:00Z"/>
        </w:rPr>
      </w:pPr>
      <w:del w:id="1059" w:author="ACER" w:date="2025-11-04T10:54:00Z">
        <w:r w:rsidDel="00446A81">
          <w:delText xml:space="preserve">A. </w:delText>
        </w:r>
        <w:r w:rsidR="000F2C11" w:rsidDel="00446A81">
          <w:delText>References</w:delText>
        </w:r>
      </w:del>
    </w:p>
    <w:p w14:paraId="6DEAF198" w14:textId="455BB562" w:rsidR="00732E46" w:rsidDel="00446A81" w:rsidRDefault="000F2C11">
      <w:pPr>
        <w:widowControl w:val="0"/>
        <w:pBdr>
          <w:top w:val="nil"/>
          <w:left w:val="nil"/>
          <w:bottom w:val="nil"/>
          <w:right w:val="nil"/>
          <w:between w:val="nil"/>
        </w:pBdr>
        <w:spacing w:line="252" w:lineRule="auto"/>
        <w:ind w:firstLine="202"/>
        <w:jc w:val="both"/>
        <w:rPr>
          <w:del w:id="1060" w:author="ACER" w:date="2025-11-04T10:54:00Z"/>
          <w:color w:val="000000"/>
        </w:rPr>
      </w:pPr>
      <w:del w:id="1061" w:author="ACER" w:date="2025-11-04T10:54:00Z">
        <w:r w:rsidDel="00446A81">
          <w:rPr>
            <w:color w:val="000000"/>
          </w:rPr>
          <w:delTex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delText>
        </w:r>
        <w:r w:rsidDel="00446A81">
          <w:rPr>
            <w:i/>
            <w:color w:val="000000"/>
          </w:rPr>
          <w:delText>Word</w:delText>
        </w:r>
        <w:r w:rsidDel="00446A81">
          <w:rPr>
            <w:color w:val="000000"/>
          </w:rPr>
          <w:delText>, rather, type the reference list at the end of the paper using the “References” style.</w:delText>
        </w:r>
      </w:del>
    </w:p>
    <w:p w14:paraId="694358D7" w14:textId="1EC7306A" w:rsidR="00732E46" w:rsidRPr="00D050EC" w:rsidDel="00446A81" w:rsidRDefault="000F2C11">
      <w:pPr>
        <w:widowControl w:val="0"/>
        <w:pBdr>
          <w:top w:val="nil"/>
          <w:left w:val="nil"/>
          <w:bottom w:val="nil"/>
          <w:right w:val="nil"/>
          <w:between w:val="nil"/>
        </w:pBdr>
        <w:spacing w:line="252" w:lineRule="auto"/>
        <w:ind w:firstLine="144"/>
        <w:jc w:val="both"/>
        <w:rPr>
          <w:del w:id="1062" w:author="ACER" w:date="2025-11-04T10:54:00Z"/>
          <w:color w:val="000000"/>
          <w:spacing w:val="-4"/>
        </w:rPr>
      </w:pPr>
      <w:del w:id="1063" w:author="ACER" w:date="2025-11-04T10:54:00Z">
        <w:r w:rsidRPr="00D050EC" w:rsidDel="00446A81">
          <w:rPr>
            <w:color w:val="000000"/>
            <w:spacing w:val="-4"/>
          </w:rPr>
          <w:delTex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delText>
        </w:r>
        <w:r w:rsidRPr="00D050EC" w:rsidDel="00446A81">
          <w:rPr>
            <w:i/>
            <w:color w:val="000000"/>
            <w:spacing w:val="-4"/>
          </w:rPr>
          <w:delText>et al</w:delText>
        </w:r>
        <w:r w:rsidRPr="00D050EC" w:rsidDel="00446A81">
          <w:rPr>
            <w:color w:val="000000"/>
            <w:spacing w:val="-4"/>
          </w:rPr>
          <w:delText>. only if names are not given or if t</w:delText>
        </w:r>
        <w:r w:rsidRPr="00D050EC" w:rsidDel="00446A81">
          <w:rPr>
            <w:spacing w:val="-4"/>
          </w:rPr>
          <w:delText>here are more than 6 authors</w:delText>
        </w:r>
        <w:r w:rsidRPr="00D050EC" w:rsidDel="00446A81">
          <w:rPr>
            <w:color w:val="000000"/>
            <w:spacing w:val="-4"/>
          </w:rPr>
          <w:delText xml:space="preserve">. Use commas around Jr., Sr., and III in names. Abbreviate conference titles. When citing IEEE </w:delText>
        </w:r>
        <w:r w:rsidRPr="00D050EC" w:rsidDel="00446A81">
          <w:rPr>
            <w:spacing w:val="-4"/>
          </w:rPr>
          <w:delText>T</w:delText>
        </w:r>
        <w:r w:rsidRPr="00D050EC" w:rsidDel="00446A81">
          <w:rPr>
            <w:color w:val="000000"/>
            <w:spacing w:val="-4"/>
          </w:rPr>
          <w:delText xml:space="preserve">ransactions, provide the issue number, page range, volume number, </w:delText>
        </w:r>
        <w:r w:rsidRPr="00D050EC" w:rsidDel="00446A81">
          <w:rPr>
            <w:spacing w:val="-4"/>
          </w:rPr>
          <w:delText xml:space="preserve">month if available, and </w:delText>
        </w:r>
        <w:r w:rsidRPr="00D050EC" w:rsidDel="00446A81">
          <w:rPr>
            <w:color w:val="000000"/>
            <w:spacing w:val="-4"/>
          </w:rPr>
          <w:delTex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delText>
        </w:r>
      </w:del>
    </w:p>
    <w:p w14:paraId="57B41D6D" w14:textId="154A65E4" w:rsidR="00732E46" w:rsidDel="00BA66F6" w:rsidRDefault="000F2C11" w:rsidP="00BA66F6">
      <w:pPr>
        <w:widowControl w:val="0"/>
        <w:pBdr>
          <w:top w:val="nil"/>
          <w:left w:val="nil"/>
          <w:bottom w:val="nil"/>
          <w:right w:val="nil"/>
          <w:between w:val="nil"/>
        </w:pBdr>
        <w:spacing w:line="252" w:lineRule="auto"/>
        <w:ind w:firstLine="144"/>
        <w:jc w:val="both"/>
        <w:rPr>
          <w:del w:id="1064" w:author="ACER" w:date="2025-11-13T11:25:00Z"/>
          <w:color w:val="000000"/>
          <w:spacing w:val="-2"/>
        </w:rPr>
        <w:pPrChange w:id="1065" w:author="ACER" w:date="2025-11-13T11:25:00Z">
          <w:pPr>
            <w:pStyle w:val="Heading1"/>
          </w:pPr>
        </w:pPrChange>
      </w:pPr>
      <w:del w:id="1066" w:author="ACER" w:date="2025-11-04T10:54:00Z">
        <w:r w:rsidRPr="00D050EC" w:rsidDel="00446A81">
          <w:rPr>
            <w:color w:val="000000"/>
            <w:spacing w:val="-2"/>
          </w:rPr>
          <w:delText xml:space="preserve">Other than books, capitalize only the first word in </w:delText>
        </w:r>
        <w:r w:rsidRPr="00D050EC" w:rsidDel="00446A81">
          <w:rPr>
            <w:spacing w:val="-2"/>
          </w:rPr>
          <w:delText>an article</w:delText>
        </w:r>
        <w:r w:rsidRPr="00D050EC" w:rsidDel="00446A81">
          <w:rPr>
            <w:color w:val="000000"/>
            <w:spacing w:val="-2"/>
          </w:rPr>
          <w:delText xml:space="preserve"> title, except for proper nouns and element symbols. For </w:delText>
        </w:r>
        <w:r w:rsidRPr="00D050EC" w:rsidDel="00446A81">
          <w:rPr>
            <w:spacing w:val="-2"/>
          </w:rPr>
          <w:delText xml:space="preserve">articles </w:delText>
        </w:r>
        <w:r w:rsidRPr="00D050EC" w:rsidDel="00446A81">
          <w:rPr>
            <w:color w:val="000000"/>
            <w:spacing w:val="-2"/>
          </w:rPr>
          <w:delTex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delText>
        </w:r>
        <w:r w:rsidRPr="00D050EC" w:rsidDel="00446A81">
          <w:rPr>
            <w:i/>
            <w:iCs/>
            <w:color w:val="000000"/>
            <w:spacing w:val="-2"/>
          </w:rPr>
          <w:delText xml:space="preserve">IEEE Editorial </w:delText>
        </w:r>
        <w:r w:rsidRPr="00D050EC" w:rsidDel="00446A81">
          <w:rPr>
            <w:i/>
            <w:iCs/>
            <w:spacing w:val="-2"/>
          </w:rPr>
          <w:delText>S</w:delText>
        </w:r>
        <w:r w:rsidRPr="00D050EC" w:rsidDel="00446A81">
          <w:rPr>
            <w:i/>
            <w:iCs/>
            <w:color w:val="000000"/>
            <w:spacing w:val="-2"/>
          </w:rPr>
          <w:delText xml:space="preserve">tyle </w:delText>
        </w:r>
        <w:r w:rsidRPr="00D050EC" w:rsidDel="00446A81">
          <w:rPr>
            <w:i/>
            <w:iCs/>
            <w:spacing w:val="-2"/>
          </w:rPr>
          <w:delText>M</w:delText>
        </w:r>
        <w:r w:rsidRPr="00D050EC" w:rsidDel="00446A81">
          <w:rPr>
            <w:i/>
            <w:iCs/>
            <w:color w:val="000000"/>
            <w:spacing w:val="-2"/>
          </w:rPr>
          <w:delText>anual</w:delText>
        </w:r>
        <w:r w:rsidRPr="00D050EC" w:rsidDel="00446A81">
          <w:rPr>
            <w:color w:val="000000"/>
            <w:spacing w:val="-2"/>
          </w:rPr>
          <w:delText xml:space="preserve"> </w:delText>
        </w:r>
        <w:r w:rsidR="00A530D2" w:rsidRPr="00D050EC" w:rsidDel="00446A81">
          <w:rPr>
            <w:i/>
            <w:iCs/>
            <w:color w:val="000000"/>
            <w:spacing w:val="-2"/>
          </w:rPr>
          <w:delText xml:space="preserve">for Authors </w:delText>
        </w:r>
        <w:r w:rsidRPr="00D050EC" w:rsidDel="00446A81">
          <w:rPr>
            <w:color w:val="000000"/>
            <w:spacing w:val="-2"/>
          </w:rPr>
          <w:delText xml:space="preserve">at </w:delText>
        </w:r>
        <w:r w:rsidR="002E6158" w:rsidDel="00446A81">
          <w:fldChar w:fldCharType="begin"/>
        </w:r>
        <w:r w:rsidR="002E6158" w:rsidDel="00446A81">
          <w:delInstrText xml:space="preserve"> HYPERLINK "https://journals.ieeeauthorcenter.ieee.org/create-your-ieee-journal-article/create-the-text-of-your-article/ieee-editorial-style-manual/" \h </w:delInstrText>
        </w:r>
        <w:r w:rsidR="002E6158" w:rsidDel="00446A81">
          <w:fldChar w:fldCharType="separate"/>
        </w:r>
        <w:r w:rsidRPr="00D050EC" w:rsidDel="00446A81">
          <w:rPr>
            <w:color w:val="1155CC"/>
            <w:spacing w:val="-2"/>
            <w:sz w:val="19"/>
            <w:szCs w:val="19"/>
            <w:highlight w:val="white"/>
            <w:u w:val="single"/>
          </w:rPr>
          <w:delText>https://journals.ieeeauthorcenter.ieee.org/create-your-ieee-journal-article/create-the-text-of-your-article/ieee-editorial-style-manual/</w:delText>
        </w:r>
        <w:r w:rsidR="002E6158" w:rsidDel="00446A81">
          <w:rPr>
            <w:color w:val="1155CC"/>
            <w:spacing w:val="-2"/>
            <w:sz w:val="19"/>
            <w:szCs w:val="19"/>
            <w:highlight w:val="white"/>
            <w:u w:val="single"/>
          </w:rPr>
          <w:fldChar w:fldCharType="end"/>
        </w:r>
      </w:del>
      <w:del w:id="1067" w:author="ACER" w:date="2025-11-13T11:22:00Z">
        <w:r w:rsidRPr="00D050EC" w:rsidDel="00BA66F6">
          <w:rPr>
            <w:color w:val="000000"/>
            <w:spacing w:val="-2"/>
          </w:rPr>
          <w:delText>.</w:delText>
        </w:r>
      </w:del>
    </w:p>
    <w:p w14:paraId="6233A2C9" w14:textId="71F8D361" w:rsidR="00BA66F6" w:rsidRDefault="00BA66F6">
      <w:pPr>
        <w:widowControl w:val="0"/>
        <w:pBdr>
          <w:top w:val="nil"/>
          <w:left w:val="nil"/>
          <w:bottom w:val="nil"/>
          <w:right w:val="nil"/>
          <w:between w:val="nil"/>
        </w:pBdr>
        <w:spacing w:line="252" w:lineRule="auto"/>
        <w:ind w:firstLine="144"/>
        <w:jc w:val="both"/>
        <w:rPr>
          <w:ins w:id="1068" w:author="ACER" w:date="2025-11-13T11:25:00Z"/>
          <w:color w:val="000000"/>
          <w:spacing w:val="-2"/>
        </w:rPr>
      </w:pPr>
    </w:p>
    <w:p w14:paraId="27324B44" w14:textId="4F7E25A7" w:rsidR="00BA66F6" w:rsidRPr="00D050EC" w:rsidRDefault="00BA66F6">
      <w:pPr>
        <w:widowControl w:val="0"/>
        <w:pBdr>
          <w:top w:val="nil"/>
          <w:left w:val="nil"/>
          <w:bottom w:val="nil"/>
          <w:right w:val="nil"/>
          <w:between w:val="nil"/>
        </w:pBdr>
        <w:spacing w:line="252" w:lineRule="auto"/>
        <w:ind w:firstLine="144"/>
        <w:jc w:val="both"/>
        <w:rPr>
          <w:ins w:id="1069" w:author="ACER" w:date="2025-11-13T11:25:00Z"/>
          <w:color w:val="000000"/>
          <w:spacing w:val="-2"/>
        </w:rPr>
      </w:pPr>
    </w:p>
    <w:p w14:paraId="1DE45720" w14:textId="51D85EFA" w:rsidR="001F512A" w:rsidDel="00BA66F6" w:rsidRDefault="001F512A" w:rsidP="00BA66F6">
      <w:pPr>
        <w:widowControl w:val="0"/>
        <w:pBdr>
          <w:top w:val="nil"/>
          <w:left w:val="nil"/>
          <w:bottom w:val="nil"/>
          <w:right w:val="nil"/>
          <w:between w:val="nil"/>
        </w:pBdr>
        <w:spacing w:line="252" w:lineRule="auto"/>
        <w:ind w:firstLine="144"/>
        <w:jc w:val="center"/>
        <w:rPr>
          <w:del w:id="1070" w:author="ACER" w:date="2025-11-04T11:21:00Z"/>
          <w:color w:val="000000"/>
          <w:sz w:val="18"/>
        </w:rPr>
        <w:pPrChange w:id="1071" w:author="ACER" w:date="2025-11-13T11:27:00Z">
          <w:pPr>
            <w:pStyle w:val="Heading1"/>
          </w:pPr>
        </w:pPrChange>
      </w:pPr>
    </w:p>
    <w:p w14:paraId="74C08485" w14:textId="77777777" w:rsidR="00BA66F6" w:rsidRPr="00BA66F6" w:rsidRDefault="00BA66F6" w:rsidP="00BA66F6">
      <w:pPr>
        <w:widowControl w:val="0"/>
        <w:pBdr>
          <w:top w:val="nil"/>
          <w:left w:val="nil"/>
          <w:bottom w:val="nil"/>
          <w:right w:val="nil"/>
          <w:between w:val="nil"/>
        </w:pBdr>
        <w:spacing w:line="252" w:lineRule="auto"/>
        <w:ind w:firstLine="144"/>
        <w:jc w:val="center"/>
        <w:rPr>
          <w:ins w:id="1072" w:author="ACER" w:date="2025-11-13T11:28:00Z"/>
          <w:color w:val="000000"/>
          <w:sz w:val="18"/>
          <w:rPrChange w:id="1073" w:author="ACER" w:date="2025-11-13T11:28:00Z">
            <w:rPr>
              <w:ins w:id="1074" w:author="ACER" w:date="2025-11-13T11:28:00Z"/>
              <w:color w:val="000000"/>
            </w:rPr>
          </w:rPrChange>
        </w:rPr>
        <w:pPrChange w:id="1075" w:author="ACER" w:date="2025-11-13T11:27:00Z">
          <w:pPr>
            <w:widowControl w:val="0"/>
            <w:pBdr>
              <w:top w:val="nil"/>
              <w:left w:val="nil"/>
              <w:bottom w:val="nil"/>
              <w:right w:val="nil"/>
              <w:between w:val="nil"/>
            </w:pBdr>
            <w:spacing w:line="252" w:lineRule="auto"/>
            <w:ind w:firstLine="144"/>
            <w:jc w:val="both"/>
          </w:pPr>
        </w:pPrChange>
      </w:pPr>
    </w:p>
    <w:p w14:paraId="33D9B8F6" w14:textId="48700968" w:rsidR="00732E46" w:rsidRPr="00BA66F6" w:rsidDel="00CD72B8" w:rsidRDefault="00686383" w:rsidP="00BA66F6">
      <w:pPr>
        <w:pStyle w:val="Heading2"/>
        <w:numPr>
          <w:ilvl w:val="0"/>
          <w:numId w:val="0"/>
        </w:numPr>
        <w:jc w:val="center"/>
        <w:rPr>
          <w:del w:id="1076" w:author="ACER" w:date="2025-11-04T10:55:00Z"/>
          <w:sz w:val="18"/>
          <w:rPrChange w:id="1077" w:author="ACER" w:date="2025-11-13T11:28:00Z">
            <w:rPr>
              <w:del w:id="1078" w:author="ACER" w:date="2025-11-04T10:55:00Z"/>
            </w:rPr>
          </w:rPrChange>
        </w:rPr>
        <w:pPrChange w:id="1079" w:author="ACER" w:date="2025-11-13T11:27:00Z">
          <w:pPr>
            <w:pStyle w:val="Heading2"/>
            <w:numPr>
              <w:ilvl w:val="0"/>
              <w:numId w:val="0"/>
            </w:numPr>
          </w:pPr>
        </w:pPrChange>
      </w:pPr>
      <w:ins w:id="1080" w:author="ACER" w:date="2025-11-04T11:15:00Z">
        <w:r w:rsidRPr="00BA66F6">
          <w:rPr>
            <w:smallCaps/>
            <w:color w:val="000000"/>
            <w:sz w:val="18"/>
            <w:rPrChange w:id="1081" w:author="ACER" w:date="2025-11-13T11:28:00Z">
              <w:rPr>
                <w:smallCaps/>
                <w:color w:val="000000"/>
              </w:rPr>
            </w:rPrChange>
          </w:rPr>
          <w:t>V</w:t>
        </w:r>
        <w:r w:rsidRPr="00BA66F6">
          <w:rPr>
            <w:sz w:val="18"/>
            <w:rPrChange w:id="1082" w:author="ACER" w:date="2025-11-13T11:28:00Z">
              <w:rPr/>
            </w:rPrChange>
          </w:rPr>
          <w:t>II</w:t>
        </w:r>
      </w:ins>
      <w:ins w:id="1083" w:author="ACER" w:date="2025-11-04T11:16:00Z">
        <w:r w:rsidRPr="00BA66F6">
          <w:rPr>
            <w:sz w:val="18"/>
            <w:rPrChange w:id="1084" w:author="ACER" w:date="2025-11-13T11:28:00Z">
              <w:rPr/>
            </w:rPrChange>
          </w:rPr>
          <w:t>I</w:t>
        </w:r>
      </w:ins>
      <w:ins w:id="1085" w:author="ACER" w:date="2025-11-04T11:15:00Z">
        <w:r w:rsidRPr="00BA66F6">
          <w:rPr>
            <w:sz w:val="18"/>
            <w:rPrChange w:id="1086" w:author="ACER" w:date="2025-11-13T11:28:00Z">
              <w:rPr/>
            </w:rPrChange>
          </w:rPr>
          <w:t xml:space="preserve">. </w:t>
        </w:r>
      </w:ins>
      <w:del w:id="1087" w:author="ACER" w:date="2025-11-04T10:55:00Z">
        <w:r w:rsidR="00EF6430" w:rsidRPr="00BA66F6" w:rsidDel="00CD72B8">
          <w:rPr>
            <w:sz w:val="18"/>
            <w:rPrChange w:id="1088" w:author="ACER" w:date="2025-11-13T11:28:00Z">
              <w:rPr/>
            </w:rPrChange>
          </w:rPr>
          <w:delText xml:space="preserve">B. </w:delText>
        </w:r>
        <w:r w:rsidR="000F2C11" w:rsidRPr="00BA66F6" w:rsidDel="00CD72B8">
          <w:rPr>
            <w:sz w:val="18"/>
            <w:rPrChange w:id="1089" w:author="ACER" w:date="2025-11-13T11:28:00Z">
              <w:rPr/>
            </w:rPrChange>
          </w:rPr>
          <w:delText>Footnotes</w:delText>
        </w:r>
      </w:del>
    </w:p>
    <w:p w14:paraId="42999174" w14:textId="00925925" w:rsidR="00732E46" w:rsidRPr="00BA66F6" w:rsidDel="00CD72B8" w:rsidRDefault="000F2C11" w:rsidP="00BA66F6">
      <w:pPr>
        <w:widowControl w:val="0"/>
        <w:pBdr>
          <w:top w:val="nil"/>
          <w:left w:val="nil"/>
          <w:bottom w:val="nil"/>
          <w:right w:val="nil"/>
          <w:between w:val="nil"/>
        </w:pBdr>
        <w:spacing w:line="252" w:lineRule="auto"/>
        <w:ind w:firstLine="202"/>
        <w:jc w:val="center"/>
        <w:rPr>
          <w:del w:id="1090" w:author="ACER" w:date="2025-11-04T10:55:00Z"/>
          <w:color w:val="000000"/>
          <w:sz w:val="18"/>
          <w:rPrChange w:id="1091" w:author="ACER" w:date="2025-11-13T11:28:00Z">
            <w:rPr>
              <w:del w:id="1092" w:author="ACER" w:date="2025-11-04T10:55:00Z"/>
              <w:color w:val="000000"/>
            </w:rPr>
          </w:rPrChange>
        </w:rPr>
        <w:pPrChange w:id="1093" w:author="ACER" w:date="2025-11-13T11:27:00Z">
          <w:pPr>
            <w:widowControl w:val="0"/>
            <w:pBdr>
              <w:top w:val="nil"/>
              <w:left w:val="nil"/>
              <w:bottom w:val="nil"/>
              <w:right w:val="nil"/>
              <w:between w:val="nil"/>
            </w:pBdr>
            <w:spacing w:line="252" w:lineRule="auto"/>
            <w:ind w:firstLine="202"/>
            <w:jc w:val="both"/>
          </w:pPr>
        </w:pPrChange>
      </w:pPr>
      <w:del w:id="1094" w:author="ACER" w:date="2025-11-04T10:55:00Z">
        <w:r w:rsidRPr="00BA66F6" w:rsidDel="00CD72B8">
          <w:rPr>
            <w:color w:val="000000"/>
            <w:sz w:val="18"/>
            <w:rPrChange w:id="1095" w:author="ACER" w:date="2025-11-13T11:28:00Z">
              <w:rPr>
                <w:color w:val="000000"/>
              </w:rPr>
            </w:rPrChange>
          </w:rPr>
          <w:delText>Number footnotes separately in superscripts (Insert | Footnote).</w:delText>
        </w:r>
        <w:r w:rsidRPr="00BA66F6" w:rsidDel="00CD72B8">
          <w:rPr>
            <w:color w:val="000000"/>
            <w:sz w:val="18"/>
            <w:vertAlign w:val="superscript"/>
            <w:rPrChange w:id="1096" w:author="ACER" w:date="2025-11-13T11:28:00Z">
              <w:rPr>
                <w:color w:val="000000"/>
                <w:vertAlign w:val="superscript"/>
              </w:rPr>
            </w:rPrChange>
          </w:rPr>
          <w:footnoteReference w:id="2"/>
        </w:r>
        <w:r w:rsidRPr="00BA66F6" w:rsidDel="00CD72B8">
          <w:rPr>
            <w:color w:val="000000"/>
            <w:sz w:val="18"/>
            <w:rPrChange w:id="1099" w:author="ACER" w:date="2025-11-13T11:28:00Z">
              <w:rPr>
                <w:color w:val="000000"/>
              </w:rPr>
            </w:rPrChange>
          </w:rPr>
          <w:delText xml:space="preserve"> Place the actual footnote at the bottom of the column in which it is cited; do not put footnotes in the reference list (endnotes). Use letters for table footnotes (see Table I).</w:delText>
        </w:r>
      </w:del>
    </w:p>
    <w:p w14:paraId="4CEB8735" w14:textId="7F5C89C9" w:rsidR="00732E46" w:rsidRPr="00BA66F6" w:rsidDel="00446A81" w:rsidRDefault="000F2C11" w:rsidP="00BA66F6">
      <w:pPr>
        <w:pStyle w:val="Heading1"/>
        <w:spacing w:before="220"/>
        <w:rPr>
          <w:del w:id="1100" w:author="ACER" w:date="2025-11-04T10:53:00Z"/>
          <w:sz w:val="18"/>
          <w:rPrChange w:id="1101" w:author="ACER" w:date="2025-11-13T11:28:00Z">
            <w:rPr>
              <w:del w:id="1102" w:author="ACER" w:date="2025-11-04T10:53:00Z"/>
            </w:rPr>
          </w:rPrChange>
        </w:rPr>
        <w:pPrChange w:id="1103" w:author="ACER" w:date="2025-11-13T11:27:00Z">
          <w:pPr>
            <w:pStyle w:val="Heading1"/>
            <w:spacing w:before="220"/>
          </w:pPr>
        </w:pPrChange>
      </w:pPr>
      <w:del w:id="1104" w:author="ACER" w:date="2025-11-04T10:53:00Z">
        <w:r w:rsidRPr="00BA66F6" w:rsidDel="00446A81">
          <w:rPr>
            <w:sz w:val="18"/>
            <w:rPrChange w:id="1105" w:author="ACER" w:date="2025-11-13T11:28:00Z">
              <w:rPr/>
            </w:rPrChange>
          </w:rPr>
          <w:delText xml:space="preserve">Submitting Your </w:delText>
        </w:r>
        <w:r w:rsidR="00E57D3D" w:rsidRPr="00BA66F6" w:rsidDel="00446A81">
          <w:rPr>
            <w:sz w:val="18"/>
            <w:rPrChange w:id="1106" w:author="ACER" w:date="2025-11-13T11:28:00Z">
              <w:rPr/>
            </w:rPrChange>
          </w:rPr>
          <w:delText xml:space="preserve">Article </w:delText>
        </w:r>
        <w:r w:rsidRPr="00BA66F6" w:rsidDel="00446A81">
          <w:rPr>
            <w:sz w:val="18"/>
            <w:rPrChange w:id="1107" w:author="ACER" w:date="2025-11-13T11:28:00Z">
              <w:rPr/>
            </w:rPrChange>
          </w:rPr>
          <w:delText>for Review</w:delText>
        </w:r>
      </w:del>
    </w:p>
    <w:p w14:paraId="02AED5B9" w14:textId="4B77D63F" w:rsidR="00732E46" w:rsidRPr="00BA66F6" w:rsidDel="00446A81" w:rsidRDefault="00EF6430" w:rsidP="00BA66F6">
      <w:pPr>
        <w:pStyle w:val="Heading2"/>
        <w:numPr>
          <w:ilvl w:val="0"/>
          <w:numId w:val="0"/>
        </w:numPr>
        <w:jc w:val="center"/>
        <w:rPr>
          <w:del w:id="1108" w:author="ACER" w:date="2025-11-04T10:53:00Z"/>
          <w:sz w:val="18"/>
          <w:rPrChange w:id="1109" w:author="ACER" w:date="2025-11-13T11:28:00Z">
            <w:rPr>
              <w:del w:id="1110" w:author="ACER" w:date="2025-11-04T10:53:00Z"/>
            </w:rPr>
          </w:rPrChange>
        </w:rPr>
        <w:pPrChange w:id="1111" w:author="ACER" w:date="2025-11-13T11:27:00Z">
          <w:pPr>
            <w:pStyle w:val="Heading2"/>
            <w:numPr>
              <w:ilvl w:val="0"/>
              <w:numId w:val="0"/>
            </w:numPr>
          </w:pPr>
        </w:pPrChange>
      </w:pPr>
      <w:del w:id="1112" w:author="ACER" w:date="2025-11-04T10:53:00Z">
        <w:r w:rsidRPr="00BA66F6" w:rsidDel="00446A81">
          <w:rPr>
            <w:sz w:val="18"/>
            <w:rPrChange w:id="1113" w:author="ACER" w:date="2025-11-13T11:28:00Z">
              <w:rPr/>
            </w:rPrChange>
          </w:rPr>
          <w:delText xml:space="preserve">A. </w:delText>
        </w:r>
        <w:r w:rsidR="000F2C11" w:rsidRPr="00BA66F6" w:rsidDel="00446A81">
          <w:rPr>
            <w:sz w:val="18"/>
            <w:rPrChange w:id="1114" w:author="ACER" w:date="2025-11-13T11:28:00Z">
              <w:rPr/>
            </w:rPrChange>
          </w:rPr>
          <w:delText>Review Stage Using ScholarOne Manuscripts</w:delText>
        </w:r>
      </w:del>
    </w:p>
    <w:p w14:paraId="11B24C45" w14:textId="660027EF" w:rsidR="00732E46" w:rsidRPr="00BA66F6" w:rsidDel="00446A81" w:rsidRDefault="000F2C11" w:rsidP="00BA66F6">
      <w:pPr>
        <w:tabs>
          <w:tab w:val="left" w:pos="360"/>
        </w:tabs>
        <w:ind w:firstLine="144"/>
        <w:jc w:val="center"/>
        <w:rPr>
          <w:del w:id="1115" w:author="ACER" w:date="2025-11-04T10:53:00Z"/>
          <w:sz w:val="18"/>
          <w:rPrChange w:id="1116" w:author="ACER" w:date="2025-11-13T11:28:00Z">
            <w:rPr>
              <w:del w:id="1117" w:author="ACER" w:date="2025-11-04T10:53:00Z"/>
            </w:rPr>
          </w:rPrChange>
        </w:rPr>
        <w:pPrChange w:id="1118" w:author="ACER" w:date="2025-11-13T11:27:00Z">
          <w:pPr>
            <w:tabs>
              <w:tab w:val="left" w:pos="360"/>
            </w:tabs>
            <w:ind w:firstLine="144"/>
            <w:jc w:val="both"/>
          </w:pPr>
        </w:pPrChange>
      </w:pPr>
      <w:del w:id="1119" w:author="ACER" w:date="2025-11-04T10:53:00Z">
        <w:r w:rsidRPr="00BA66F6" w:rsidDel="00446A81">
          <w:rPr>
            <w:color w:val="000000"/>
            <w:sz w:val="18"/>
            <w:rPrChange w:id="1120" w:author="ACER" w:date="2025-11-13T11:28:00Z">
              <w:rPr>
                <w:color w:val="000000"/>
              </w:rPr>
            </w:rPrChange>
          </w:rPr>
          <w:delText xml:space="preserve">Contributions to the Transactions, Journals, and Letters may be submitted electronically on IEEE’s online manuscript submission and peer-review system, ScholarOne Manuscripts. You </w:delText>
        </w:r>
        <w:r w:rsidRPr="00BA66F6" w:rsidDel="00446A81">
          <w:rPr>
            <w:sz w:val="18"/>
            <w:rPrChange w:id="1121" w:author="ACER" w:date="2025-11-13T11:28:00Z">
              <w:rPr/>
            </w:rPrChange>
          </w:rPr>
          <w:delText>can get help choosing the correct publication for your manuscript as well as find their corresponding ScholarOne Manuscripts peer review site using the tools listed at</w:delText>
        </w:r>
        <w:r w:rsidR="00E57D3D" w:rsidRPr="00BA66F6" w:rsidDel="00446A81">
          <w:rPr>
            <w:sz w:val="18"/>
            <w:rPrChange w:id="1122" w:author="ACER" w:date="2025-11-13T11:28:00Z">
              <w:rPr/>
            </w:rPrChange>
          </w:rPr>
          <w:delText xml:space="preserve"> </w:delText>
        </w:r>
        <w:r w:rsidR="002E6158" w:rsidRPr="00BA66F6" w:rsidDel="00446A81">
          <w:rPr>
            <w:sz w:val="18"/>
            <w:rPrChange w:id="1123" w:author="ACER" w:date="2025-11-13T11:28:00Z">
              <w:rPr/>
            </w:rPrChange>
          </w:rPr>
          <w:fldChar w:fldCharType="begin"/>
        </w:r>
        <w:r w:rsidR="002E6158" w:rsidRPr="00BA66F6" w:rsidDel="00446A81">
          <w:rPr>
            <w:sz w:val="18"/>
            <w:rPrChange w:id="1124" w:author="ACER" w:date="2025-11-13T11:28:00Z">
              <w:rPr/>
            </w:rPrChange>
          </w:rPr>
          <w:delInstrText xml:space="preserve"> HYPERLINK "http://www.ieee.org/publications_standards/publications/authors/authors_submission.html" \h </w:delInstrText>
        </w:r>
        <w:r w:rsidR="002E6158" w:rsidRPr="00BA66F6" w:rsidDel="00446A81">
          <w:rPr>
            <w:sz w:val="18"/>
            <w:rPrChange w:id="1125" w:author="ACER" w:date="2025-11-13T11:28:00Z">
              <w:rPr/>
            </w:rPrChange>
          </w:rPr>
          <w:fldChar w:fldCharType="separate"/>
        </w:r>
        <w:r w:rsidRPr="00BA66F6" w:rsidDel="00446A81">
          <w:rPr>
            <w:color w:val="0000FF"/>
            <w:sz w:val="18"/>
            <w:u w:val="single"/>
            <w:rPrChange w:id="1126" w:author="ACER" w:date="2025-11-13T11:28:00Z">
              <w:rPr>
                <w:color w:val="0000FF"/>
                <w:u w:val="single"/>
              </w:rPr>
            </w:rPrChange>
          </w:rPr>
          <w:delText>http://www.ieee.org/publications_standards/publications/authors/authors_submission.html</w:delText>
        </w:r>
        <w:r w:rsidR="002E6158" w:rsidRPr="00BA66F6" w:rsidDel="00446A81">
          <w:rPr>
            <w:color w:val="0000FF"/>
            <w:sz w:val="18"/>
            <w:u w:val="single"/>
            <w:rPrChange w:id="1127" w:author="ACER" w:date="2025-11-13T11:28:00Z">
              <w:rPr>
                <w:color w:val="0000FF"/>
                <w:u w:val="single"/>
              </w:rPr>
            </w:rPrChange>
          </w:rPr>
          <w:fldChar w:fldCharType="end"/>
        </w:r>
        <w:r w:rsidRPr="00BA66F6" w:rsidDel="00446A81">
          <w:rPr>
            <w:color w:val="000000"/>
            <w:sz w:val="18"/>
            <w:rPrChange w:id="1128" w:author="ACER" w:date="2025-11-13T11:28:00Z">
              <w:rPr>
                <w:color w:val="000000"/>
              </w:rPr>
            </w:rPrChange>
          </w:rPr>
          <w:delText xml:space="preserve"> </w:delText>
        </w:r>
        <w:r w:rsidRPr="00BA66F6" w:rsidDel="00446A81">
          <w:rPr>
            <w:sz w:val="18"/>
            <w:rPrChange w:id="1129" w:author="ACER" w:date="2025-11-13T11:28:00Z">
              <w:rPr/>
            </w:rPrChange>
          </w:rPr>
          <w:delText>Once you have chosen your publication and navigated to the ScholarOne site, check first to see if you have an existing account. If there is none, please create a new account. After logging in, go to your Author Center and click “Start New Submission.”</w:delText>
        </w:r>
      </w:del>
    </w:p>
    <w:p w14:paraId="0024B00E" w14:textId="70DC034C" w:rsidR="00732E46" w:rsidRPr="00BA66F6" w:rsidDel="00446A81" w:rsidRDefault="000F2C11" w:rsidP="00BA66F6">
      <w:pPr>
        <w:ind w:firstLine="144"/>
        <w:jc w:val="center"/>
        <w:rPr>
          <w:del w:id="1130" w:author="ACER" w:date="2025-11-04T10:53:00Z"/>
          <w:sz w:val="18"/>
          <w:rPrChange w:id="1131" w:author="ACER" w:date="2025-11-13T11:28:00Z">
            <w:rPr>
              <w:del w:id="1132" w:author="ACER" w:date="2025-11-04T10:53:00Z"/>
            </w:rPr>
          </w:rPrChange>
        </w:rPr>
        <w:pPrChange w:id="1133" w:author="ACER" w:date="2025-11-13T11:27:00Z">
          <w:pPr>
            <w:ind w:firstLine="144"/>
            <w:jc w:val="both"/>
          </w:pPr>
        </w:pPrChange>
      </w:pPr>
      <w:del w:id="1134" w:author="ACER" w:date="2025-11-04T10:53:00Z">
        <w:r w:rsidRPr="00BA66F6" w:rsidDel="00446A81">
          <w:rPr>
            <w:sz w:val="18"/>
            <w:rPrChange w:id="1135" w:author="ACER" w:date="2025-11-13T11:28:00Z">
              <w:rPr/>
            </w:rPrChange>
          </w:rPr>
          <w:delText>Along with other information, you will be asked to select the manuscript type from the journal’s pre-determined list of options</w:delText>
        </w:r>
        <w:r w:rsidR="00E45781" w:rsidRPr="00BA66F6" w:rsidDel="00446A81">
          <w:rPr>
            <w:sz w:val="18"/>
            <w:rPrChange w:id="1136" w:author="ACER" w:date="2025-11-13T11:28:00Z">
              <w:rPr/>
            </w:rPrChange>
          </w:rPr>
          <w:delText>.</w:delText>
        </w:r>
        <w:r w:rsidRPr="00BA66F6" w:rsidDel="00446A81">
          <w:rPr>
            <w:sz w:val="18"/>
            <w:rPrChange w:id="1137" w:author="ACER" w:date="2025-11-13T11:28:00Z">
              <w:rPr/>
            </w:rPrChange>
          </w:rPr>
          <w:delText xml:space="preserve"> Depending on the journal, there are various steps to the submission process; please make sure to carefully answer all of the </w:delText>
        </w:r>
        <w:r w:rsidRPr="00BA66F6" w:rsidDel="00446A81">
          <w:rPr>
            <w:rFonts w:ascii="Times" w:eastAsia="Times" w:hAnsi="Times" w:cs="Times"/>
            <w:color w:val="000000"/>
            <w:sz w:val="18"/>
            <w:rPrChange w:id="1138" w:author="ACER" w:date="2025-11-13T11:28:00Z">
              <w:rPr>
                <w:rFonts w:ascii="Times" w:eastAsia="Times" w:hAnsi="Times" w:cs="Times"/>
                <w:color w:val="000000"/>
              </w:rPr>
            </w:rPrChange>
          </w:rPr>
          <w:delText>submission</w:delText>
        </w:r>
        <w:r w:rsidRPr="00BA66F6" w:rsidDel="00446A81">
          <w:rPr>
            <w:sz w:val="18"/>
            <w:rPrChange w:id="1139" w:author="ACER" w:date="2025-11-13T11:28:00Z">
              <w:rPr/>
            </w:rPrChange>
          </w:rPr>
          <w:delTex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w:delText>
        </w:r>
        <w:r w:rsidRPr="00BA66F6" w:rsidDel="00446A81">
          <w:rPr>
            <w:color w:val="1155CC"/>
            <w:sz w:val="18"/>
            <w:rPrChange w:id="1140" w:author="ACER" w:date="2025-11-13T11:28:00Z">
              <w:rPr>
                <w:color w:val="1155CC"/>
              </w:rPr>
            </w:rPrChange>
          </w:rPr>
          <w:delText>oprs-support@ieee.org</w:delText>
        </w:r>
        <w:r w:rsidRPr="00BA66F6" w:rsidDel="00446A81">
          <w:rPr>
            <w:sz w:val="18"/>
            <w:rPrChange w:id="1141" w:author="ACER" w:date="2025-11-13T11:28:00Z">
              <w:rPr/>
            </w:rPrChange>
          </w:rPr>
          <w:delText xml:space="preserve"> or call +1 732 465 5861.</w:delText>
        </w:r>
      </w:del>
    </w:p>
    <w:p w14:paraId="1A82A7C6" w14:textId="09728FA6" w:rsidR="00732E46" w:rsidRPr="00BA66F6" w:rsidDel="00446A81" w:rsidRDefault="000F2C11" w:rsidP="00BA66F6">
      <w:pPr>
        <w:ind w:firstLine="144"/>
        <w:jc w:val="center"/>
        <w:rPr>
          <w:del w:id="1142" w:author="ACER" w:date="2025-11-04T10:53:00Z"/>
          <w:sz w:val="18"/>
          <w:rPrChange w:id="1143" w:author="ACER" w:date="2025-11-13T11:28:00Z">
            <w:rPr>
              <w:del w:id="1144" w:author="ACER" w:date="2025-11-04T10:53:00Z"/>
            </w:rPr>
          </w:rPrChange>
        </w:rPr>
        <w:pPrChange w:id="1145" w:author="ACER" w:date="2025-11-13T11:27:00Z">
          <w:pPr>
            <w:ind w:firstLine="144"/>
            <w:jc w:val="both"/>
          </w:pPr>
        </w:pPrChange>
      </w:pPr>
      <w:del w:id="1146" w:author="ACER" w:date="2025-11-04T10:53:00Z">
        <w:r w:rsidRPr="00BA66F6" w:rsidDel="00446A81">
          <w:rPr>
            <w:sz w:val="18"/>
            <w:rPrChange w:id="1147" w:author="ACER" w:date="2025-11-13T11:28:00Z">
              <w:rPr/>
            </w:rPrChange>
          </w:rPr>
          <w:delText xml:space="preserve">ScholarOne Manuscripts will accept files for review in various formats. </w:delText>
        </w:r>
        <w:r w:rsidR="0080720F" w:rsidRPr="00BA66F6" w:rsidDel="00446A81">
          <w:rPr>
            <w:sz w:val="18"/>
            <w:rPrChange w:id="1148" w:author="ACER" w:date="2025-11-13T11:28:00Z">
              <w:rPr/>
            </w:rPrChange>
          </w:rPr>
          <w:delText>T</w:delText>
        </w:r>
        <w:r w:rsidRPr="00BA66F6" w:rsidDel="00446A81">
          <w:rPr>
            <w:sz w:val="18"/>
            <w:rPrChange w:id="1149" w:author="ACER" w:date="2025-11-13T11:28:00Z">
              <w:rPr/>
            </w:rPrChange>
          </w:rPr>
          <w:delText>here is a “Journal Home</w:delText>
        </w:r>
        <w:r w:rsidR="0080720F" w:rsidRPr="00BA66F6" w:rsidDel="00446A81">
          <w:rPr>
            <w:sz w:val="18"/>
            <w:rPrChange w:id="1150" w:author="ACER" w:date="2025-11-13T11:28:00Z">
              <w:rPr/>
            </w:rPrChange>
          </w:rPr>
          <w:delText>”</w:delText>
        </w:r>
        <w:r w:rsidRPr="00BA66F6" w:rsidDel="00446A81">
          <w:rPr>
            <w:sz w:val="18"/>
            <w:rPrChange w:id="1151" w:author="ACER" w:date="2025-11-13T11:28:00Z">
              <w:rPr/>
            </w:rPrChange>
          </w:rPr>
          <w:delText xml:space="preserve"> link on the log-in page of each ScholarOne Manuscripts site that will bring you to the journal’s homepage with their detailed requirements; please check these guidelines for your particular journal before you submit.</w:delText>
        </w:r>
      </w:del>
    </w:p>
    <w:p w14:paraId="03B9F038" w14:textId="12C33A79" w:rsidR="001F512A" w:rsidRPr="00BA66F6" w:rsidDel="00CD72B8" w:rsidRDefault="001F512A" w:rsidP="00BA66F6">
      <w:pPr>
        <w:tabs>
          <w:tab w:val="left" w:pos="360"/>
        </w:tabs>
        <w:jc w:val="center"/>
        <w:rPr>
          <w:del w:id="1152" w:author="ACER" w:date="2025-11-04T10:55:00Z"/>
          <w:sz w:val="18"/>
          <w:rPrChange w:id="1153" w:author="ACER" w:date="2025-11-13T11:28:00Z">
            <w:rPr>
              <w:del w:id="1154" w:author="ACER" w:date="2025-11-04T10:55:00Z"/>
            </w:rPr>
          </w:rPrChange>
        </w:rPr>
        <w:pPrChange w:id="1155" w:author="ACER" w:date="2025-11-13T11:27:00Z">
          <w:pPr>
            <w:tabs>
              <w:tab w:val="left" w:pos="360"/>
            </w:tabs>
            <w:jc w:val="both"/>
          </w:pPr>
        </w:pPrChange>
      </w:pPr>
    </w:p>
    <w:p w14:paraId="21CD2FA6" w14:textId="128AB81B" w:rsidR="00732E46" w:rsidRPr="00BA66F6" w:rsidDel="00446A81" w:rsidRDefault="00EF6430" w:rsidP="00BA66F6">
      <w:pPr>
        <w:pStyle w:val="Heading2"/>
        <w:numPr>
          <w:ilvl w:val="0"/>
          <w:numId w:val="0"/>
        </w:numPr>
        <w:jc w:val="center"/>
        <w:rPr>
          <w:del w:id="1156" w:author="ACER" w:date="2025-11-04T10:53:00Z"/>
          <w:sz w:val="18"/>
          <w:rPrChange w:id="1157" w:author="ACER" w:date="2025-11-13T11:28:00Z">
            <w:rPr>
              <w:del w:id="1158" w:author="ACER" w:date="2025-11-04T10:53:00Z"/>
            </w:rPr>
          </w:rPrChange>
        </w:rPr>
        <w:pPrChange w:id="1159" w:author="ACER" w:date="2025-11-13T11:27:00Z">
          <w:pPr>
            <w:pStyle w:val="Heading2"/>
            <w:numPr>
              <w:ilvl w:val="0"/>
              <w:numId w:val="0"/>
            </w:numPr>
          </w:pPr>
        </w:pPrChange>
      </w:pPr>
      <w:del w:id="1160" w:author="ACER" w:date="2025-11-04T10:53:00Z">
        <w:r w:rsidRPr="00BA66F6" w:rsidDel="00446A81">
          <w:rPr>
            <w:sz w:val="18"/>
            <w:rPrChange w:id="1161" w:author="ACER" w:date="2025-11-13T11:28:00Z">
              <w:rPr/>
            </w:rPrChange>
          </w:rPr>
          <w:delText xml:space="preserve">B. </w:delText>
        </w:r>
        <w:r w:rsidR="000F2C11" w:rsidRPr="00BA66F6" w:rsidDel="00446A81">
          <w:rPr>
            <w:sz w:val="18"/>
            <w:rPrChange w:id="1162" w:author="ACER" w:date="2025-11-13T11:28:00Z">
              <w:rPr/>
            </w:rPrChange>
          </w:rPr>
          <w:delText>Final Stage Using ScholarOne Manuscripts</w:delText>
        </w:r>
      </w:del>
    </w:p>
    <w:p w14:paraId="57A9A954" w14:textId="0AFD976B" w:rsidR="00732E46" w:rsidRPr="00BA66F6" w:rsidDel="00446A81" w:rsidRDefault="000F2C11" w:rsidP="00BA66F6">
      <w:pPr>
        <w:ind w:firstLine="144"/>
        <w:jc w:val="center"/>
        <w:rPr>
          <w:del w:id="1163" w:author="ACER" w:date="2025-11-04T10:53:00Z"/>
          <w:sz w:val="18"/>
          <w:rPrChange w:id="1164" w:author="ACER" w:date="2025-11-13T11:28:00Z">
            <w:rPr>
              <w:del w:id="1165" w:author="ACER" w:date="2025-11-04T10:53:00Z"/>
            </w:rPr>
          </w:rPrChange>
        </w:rPr>
        <w:pPrChange w:id="1166" w:author="ACER" w:date="2025-11-13T11:27:00Z">
          <w:pPr>
            <w:ind w:firstLine="144"/>
            <w:jc w:val="both"/>
          </w:pPr>
        </w:pPrChange>
      </w:pPr>
      <w:del w:id="1167" w:author="ACER" w:date="2025-11-04T10:53:00Z">
        <w:r w:rsidRPr="00BA66F6" w:rsidDel="00446A81">
          <w:rPr>
            <w:sz w:val="18"/>
            <w:rPrChange w:id="1168" w:author="ACER" w:date="2025-11-13T11:28:00Z">
              <w:rPr/>
            </w:rPrChange>
          </w:rPr>
          <w:delText xml:space="preserve">Upon acceptance, you will receive an email with specific instructions regarding the submission of your final files. To avoid any delays in publication, please be sure to follow these instructions. </w:delText>
        </w:r>
        <w:r w:rsidR="0080720F" w:rsidRPr="00BA66F6" w:rsidDel="00446A81">
          <w:rPr>
            <w:sz w:val="18"/>
            <w:rPrChange w:id="1169" w:author="ACER" w:date="2025-11-13T11:28:00Z">
              <w:rPr/>
            </w:rPrChange>
          </w:rPr>
          <w:delText>Fi</w:delText>
        </w:r>
        <w:r w:rsidRPr="00BA66F6" w:rsidDel="00446A81">
          <w:rPr>
            <w:sz w:val="18"/>
            <w:rPrChange w:id="1170" w:author="ACER" w:date="2025-11-13T11:28:00Z">
              <w:rPr/>
            </w:rPrChange>
          </w:rPr>
          <w:delText>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w:delText>
        </w:r>
      </w:del>
    </w:p>
    <w:p w14:paraId="22D1D3EF" w14:textId="3DA6A71F" w:rsidR="00732E46" w:rsidRPr="00BA66F6" w:rsidDel="00446A81" w:rsidRDefault="000F2C11" w:rsidP="00BA66F6">
      <w:pPr>
        <w:ind w:firstLine="144"/>
        <w:jc w:val="center"/>
        <w:rPr>
          <w:del w:id="1171" w:author="ACER" w:date="2025-11-04T10:53:00Z"/>
          <w:sz w:val="18"/>
          <w:rPrChange w:id="1172" w:author="ACER" w:date="2025-11-13T11:28:00Z">
            <w:rPr>
              <w:del w:id="1173" w:author="ACER" w:date="2025-11-04T10:53:00Z"/>
            </w:rPr>
          </w:rPrChange>
        </w:rPr>
        <w:pPrChange w:id="1174" w:author="ACER" w:date="2025-11-13T11:27:00Z">
          <w:pPr>
            <w:ind w:firstLine="144"/>
            <w:jc w:val="both"/>
          </w:pPr>
        </w:pPrChange>
      </w:pPr>
      <w:del w:id="1175" w:author="ACER" w:date="2025-11-04T10:53:00Z">
        <w:r w:rsidRPr="00BA66F6" w:rsidDel="00446A81">
          <w:rPr>
            <w:sz w:val="18"/>
            <w:rPrChange w:id="1176" w:author="ACER" w:date="2025-11-13T11:28:00Z">
              <w:rPr/>
            </w:rPrChange>
          </w:rPr>
          <w:delText>When submitting your final files on a hybrid OA journal you will have the opportunity to designate your article as “open access” if you agree to pay the IEEE open access fee. Please select the appropriate choice. Immediately after you have submitted your final files through ScholarOne Manuscripts you will be automatically redirected to the IEEE electronic copyright form wizard. Please complete the copyright at that time to avoid publication delays.</w:delText>
        </w:r>
      </w:del>
    </w:p>
    <w:p w14:paraId="5DC46466" w14:textId="1F9086E6" w:rsidR="00732E46" w:rsidRPr="00BA66F6" w:rsidDel="00446A81" w:rsidRDefault="00EF6430" w:rsidP="00BA66F6">
      <w:pPr>
        <w:pStyle w:val="Heading2"/>
        <w:numPr>
          <w:ilvl w:val="0"/>
          <w:numId w:val="0"/>
        </w:numPr>
        <w:jc w:val="center"/>
        <w:rPr>
          <w:del w:id="1177" w:author="ACER" w:date="2025-11-04T10:53:00Z"/>
          <w:sz w:val="18"/>
          <w:rPrChange w:id="1178" w:author="ACER" w:date="2025-11-13T11:28:00Z">
            <w:rPr>
              <w:del w:id="1179" w:author="ACER" w:date="2025-11-04T10:53:00Z"/>
            </w:rPr>
          </w:rPrChange>
        </w:rPr>
        <w:pPrChange w:id="1180" w:author="ACER" w:date="2025-11-13T11:27:00Z">
          <w:pPr>
            <w:pStyle w:val="Heading2"/>
            <w:numPr>
              <w:ilvl w:val="0"/>
              <w:numId w:val="0"/>
            </w:numPr>
          </w:pPr>
        </w:pPrChange>
      </w:pPr>
      <w:del w:id="1181" w:author="ACER" w:date="2025-11-04T10:53:00Z">
        <w:r w:rsidRPr="00BA66F6" w:rsidDel="00446A81">
          <w:rPr>
            <w:sz w:val="18"/>
            <w:rPrChange w:id="1182" w:author="ACER" w:date="2025-11-13T11:28:00Z">
              <w:rPr/>
            </w:rPrChange>
          </w:rPr>
          <w:delText xml:space="preserve">C. </w:delText>
        </w:r>
        <w:r w:rsidR="000F2C11" w:rsidRPr="00BA66F6" w:rsidDel="00446A81">
          <w:rPr>
            <w:sz w:val="18"/>
            <w:rPrChange w:id="1183" w:author="ACER" w:date="2025-11-13T11:28:00Z">
              <w:rPr/>
            </w:rPrChange>
          </w:rPr>
          <w:delText>Copyright Form</w:delText>
        </w:r>
      </w:del>
    </w:p>
    <w:p w14:paraId="524C8A86" w14:textId="1E265780" w:rsidR="00732E46" w:rsidRPr="00BA66F6" w:rsidDel="00446A81" w:rsidRDefault="000F2C11" w:rsidP="00BA66F6">
      <w:pPr>
        <w:widowControl w:val="0"/>
        <w:pBdr>
          <w:top w:val="nil"/>
          <w:left w:val="nil"/>
          <w:bottom w:val="nil"/>
          <w:right w:val="nil"/>
          <w:between w:val="nil"/>
        </w:pBdr>
        <w:spacing w:line="252" w:lineRule="auto"/>
        <w:ind w:firstLine="202"/>
        <w:jc w:val="center"/>
        <w:rPr>
          <w:del w:id="1184" w:author="ACER" w:date="2025-11-04T10:53:00Z"/>
          <w:color w:val="000000"/>
          <w:spacing w:val="-2"/>
          <w:sz w:val="18"/>
          <w:rPrChange w:id="1185" w:author="ACER" w:date="2025-11-13T11:28:00Z">
            <w:rPr>
              <w:del w:id="1186" w:author="ACER" w:date="2025-11-04T10:53:00Z"/>
              <w:color w:val="000000"/>
              <w:spacing w:val="-2"/>
            </w:rPr>
          </w:rPrChange>
        </w:rPr>
        <w:pPrChange w:id="1187" w:author="ACER" w:date="2025-11-13T11:27:00Z">
          <w:pPr>
            <w:widowControl w:val="0"/>
            <w:pBdr>
              <w:top w:val="nil"/>
              <w:left w:val="nil"/>
              <w:bottom w:val="nil"/>
              <w:right w:val="nil"/>
              <w:between w:val="nil"/>
            </w:pBdr>
            <w:spacing w:line="252" w:lineRule="auto"/>
            <w:ind w:firstLine="202"/>
            <w:jc w:val="both"/>
          </w:pPr>
        </w:pPrChange>
      </w:pPr>
      <w:del w:id="1188" w:author="ACER" w:date="2025-11-04T10:53:00Z">
        <w:r w:rsidRPr="00BA66F6" w:rsidDel="00446A81">
          <w:rPr>
            <w:color w:val="222222"/>
            <w:spacing w:val="-2"/>
            <w:sz w:val="18"/>
            <w:highlight w:val="white"/>
            <w:rPrChange w:id="1189" w:author="ACER" w:date="2025-11-13T11:28:00Z">
              <w:rPr>
                <w:color w:val="222222"/>
                <w:spacing w:val="-2"/>
                <w:highlight w:val="white"/>
              </w:rPr>
            </w:rPrChange>
          </w:rPr>
          <w:delText xml:space="preserve">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delText>
        </w:r>
        <w:r w:rsidR="002E6158" w:rsidRPr="00BA66F6" w:rsidDel="00446A81">
          <w:rPr>
            <w:sz w:val="18"/>
            <w:rPrChange w:id="1190" w:author="ACER" w:date="2025-11-13T11:28:00Z">
              <w:rPr/>
            </w:rPrChange>
          </w:rPr>
          <w:fldChar w:fldCharType="begin"/>
        </w:r>
        <w:r w:rsidR="002E6158" w:rsidRPr="00BA66F6" w:rsidDel="00446A81">
          <w:rPr>
            <w:sz w:val="18"/>
            <w:rPrChange w:id="1191" w:author="ACER" w:date="2025-11-13T11:28:00Z">
              <w:rPr/>
            </w:rPrChange>
          </w:rPr>
          <w:delInstrText xml:space="preserve"> HYPERLINK "https://www.ieee.org/publications/rights/index.html" </w:delInstrText>
        </w:r>
        <w:r w:rsidR="002E6158" w:rsidRPr="00BA66F6" w:rsidDel="00446A81">
          <w:rPr>
            <w:sz w:val="18"/>
            <w:rPrChange w:id="1192" w:author="ACER" w:date="2025-11-13T11:28:00Z">
              <w:rPr/>
            </w:rPrChange>
          </w:rPr>
          <w:fldChar w:fldCharType="separate"/>
        </w:r>
        <w:r w:rsidR="006B68F3" w:rsidRPr="00BA66F6" w:rsidDel="00446A81">
          <w:rPr>
            <w:rStyle w:val="Hyperlink"/>
            <w:spacing w:val="-2"/>
            <w:sz w:val="18"/>
            <w:highlight w:val="white"/>
            <w:rPrChange w:id="1193" w:author="ACER" w:date="2025-11-13T11:28:00Z">
              <w:rPr>
                <w:rStyle w:val="Hyperlink"/>
                <w:spacing w:val="-2"/>
                <w:highlight w:val="white"/>
              </w:rPr>
            </w:rPrChange>
          </w:rPr>
          <w:delText>https://www.ieee.org/publications/rights/index.html</w:delText>
        </w:r>
        <w:r w:rsidR="002E6158" w:rsidRPr="00BA66F6" w:rsidDel="00446A81">
          <w:rPr>
            <w:rStyle w:val="Hyperlink"/>
            <w:spacing w:val="-2"/>
            <w:sz w:val="18"/>
            <w:highlight w:val="white"/>
            <w:rPrChange w:id="1194" w:author="ACER" w:date="2025-11-13T11:28:00Z">
              <w:rPr>
                <w:rStyle w:val="Hyperlink"/>
                <w:spacing w:val="-2"/>
                <w:highlight w:val="white"/>
              </w:rPr>
            </w:rPrChange>
          </w:rPr>
          <w:fldChar w:fldCharType="end"/>
        </w:r>
        <w:r w:rsidR="002E6158" w:rsidRPr="00BA66F6" w:rsidDel="00446A81">
          <w:rPr>
            <w:sz w:val="18"/>
            <w:rPrChange w:id="1195" w:author="ACER" w:date="2025-11-13T11:28:00Z">
              <w:rPr/>
            </w:rPrChange>
          </w:rPr>
          <w:fldChar w:fldCharType="begin"/>
        </w:r>
        <w:r w:rsidR="002E6158" w:rsidRPr="00BA66F6" w:rsidDel="00446A81">
          <w:rPr>
            <w:sz w:val="18"/>
            <w:rPrChange w:id="1196" w:author="ACER" w:date="2025-11-13T11:28:00Z">
              <w:rPr/>
            </w:rPrChange>
          </w:rPr>
          <w:delInstrText xml:space="preserve"> HYPERLINK "https://www.ieee.org/publications/rights/index.html" \h </w:delInstrText>
        </w:r>
        <w:r w:rsidR="002E6158" w:rsidRPr="00BA66F6" w:rsidDel="00446A81">
          <w:rPr>
            <w:sz w:val="18"/>
            <w:rPrChange w:id="1197" w:author="ACER" w:date="2025-11-13T11:28:00Z">
              <w:rPr/>
            </w:rPrChange>
          </w:rPr>
          <w:fldChar w:fldCharType="separate"/>
        </w:r>
        <w:r w:rsidRPr="00BA66F6" w:rsidDel="00446A81">
          <w:rPr>
            <w:color w:val="1155CC"/>
            <w:spacing w:val="-2"/>
            <w:sz w:val="18"/>
            <w:highlight w:val="white"/>
            <w:u w:val="single"/>
            <w:rPrChange w:id="1198" w:author="ACER" w:date="2025-11-13T11:28:00Z">
              <w:rPr>
                <w:color w:val="1155CC"/>
                <w:spacing w:val="-2"/>
                <w:highlight w:val="white"/>
                <w:u w:val="single"/>
              </w:rPr>
            </w:rPrChange>
          </w:rPr>
          <w:delText xml:space="preserve"> </w:delText>
        </w:r>
        <w:r w:rsidR="002E6158" w:rsidRPr="00BA66F6" w:rsidDel="00446A81">
          <w:rPr>
            <w:color w:val="1155CC"/>
            <w:spacing w:val="-2"/>
            <w:sz w:val="18"/>
            <w:highlight w:val="white"/>
            <w:u w:val="single"/>
            <w:rPrChange w:id="1199" w:author="ACER" w:date="2025-11-13T11:28:00Z">
              <w:rPr>
                <w:color w:val="1155CC"/>
                <w:spacing w:val="-2"/>
                <w:highlight w:val="white"/>
                <w:u w:val="single"/>
              </w:rPr>
            </w:rPrChange>
          </w:rPr>
          <w:fldChar w:fldCharType="end"/>
        </w:r>
      </w:del>
    </w:p>
    <w:p w14:paraId="5D6B1EFA" w14:textId="175993C7" w:rsidR="00732E46" w:rsidRPr="00BA66F6" w:rsidDel="00446A81" w:rsidRDefault="000F2C11" w:rsidP="00BA66F6">
      <w:pPr>
        <w:pStyle w:val="Heading1"/>
        <w:rPr>
          <w:del w:id="1200" w:author="ACER" w:date="2025-11-04T10:53:00Z"/>
          <w:sz w:val="18"/>
          <w:rPrChange w:id="1201" w:author="ACER" w:date="2025-11-13T11:28:00Z">
            <w:rPr>
              <w:del w:id="1202" w:author="ACER" w:date="2025-11-04T10:53:00Z"/>
            </w:rPr>
          </w:rPrChange>
        </w:rPr>
        <w:pPrChange w:id="1203" w:author="ACER" w:date="2025-11-13T11:27:00Z">
          <w:pPr>
            <w:pStyle w:val="Heading1"/>
          </w:pPr>
        </w:pPrChange>
      </w:pPr>
      <w:del w:id="1204" w:author="ACER" w:date="2025-11-04T10:53:00Z">
        <w:r w:rsidRPr="00BA66F6" w:rsidDel="00446A81">
          <w:rPr>
            <w:sz w:val="18"/>
            <w:rPrChange w:id="1205" w:author="ACER" w:date="2025-11-13T11:28:00Z">
              <w:rPr/>
            </w:rPrChange>
          </w:rPr>
          <w:delText>IEEE Guidelines and Policies</w:delText>
        </w:r>
      </w:del>
    </w:p>
    <w:p w14:paraId="71905707" w14:textId="31E762CB" w:rsidR="00732E46" w:rsidRPr="00BA66F6" w:rsidDel="00CD72B8" w:rsidRDefault="000F2C11" w:rsidP="00BA66F6">
      <w:pPr>
        <w:widowControl w:val="0"/>
        <w:pBdr>
          <w:top w:val="nil"/>
          <w:left w:val="nil"/>
          <w:bottom w:val="nil"/>
          <w:right w:val="nil"/>
          <w:between w:val="nil"/>
        </w:pBdr>
        <w:spacing w:line="252" w:lineRule="auto"/>
        <w:ind w:firstLine="202"/>
        <w:jc w:val="center"/>
        <w:rPr>
          <w:del w:id="1206" w:author="ACER" w:date="2025-11-04T10:55:00Z"/>
          <w:color w:val="222222"/>
          <w:sz w:val="18"/>
          <w:rPrChange w:id="1207" w:author="ACER" w:date="2025-11-13T11:28:00Z">
            <w:rPr>
              <w:del w:id="1208" w:author="ACER" w:date="2025-11-04T10:55:00Z"/>
              <w:color w:val="222222"/>
            </w:rPr>
          </w:rPrChange>
        </w:rPr>
        <w:pPrChange w:id="1209" w:author="ACER" w:date="2025-11-13T11:27:00Z">
          <w:pPr>
            <w:widowControl w:val="0"/>
            <w:pBdr>
              <w:top w:val="nil"/>
              <w:left w:val="nil"/>
              <w:bottom w:val="nil"/>
              <w:right w:val="nil"/>
              <w:between w:val="nil"/>
            </w:pBdr>
            <w:spacing w:line="252" w:lineRule="auto"/>
            <w:ind w:firstLine="202"/>
            <w:jc w:val="both"/>
          </w:pPr>
        </w:pPrChange>
      </w:pPr>
      <w:del w:id="1210" w:author="ACER" w:date="2025-11-04T10:55:00Z">
        <w:r w:rsidRPr="00BA66F6" w:rsidDel="00CD72B8">
          <w:rPr>
            <w:color w:val="222222"/>
            <w:sz w:val="18"/>
            <w:highlight w:val="white"/>
            <w:rPrChange w:id="1211" w:author="ACER" w:date="2025-11-13T11:28:00Z">
              <w:rPr>
                <w:color w:val="222222"/>
                <w:highlight w:val="white"/>
              </w:rPr>
            </w:rPrChange>
          </w:rPr>
          <w:delText xml:space="preserve">A full overview of IEEE publishing guidelines and policies can be found at </w:delText>
        </w:r>
        <w:r w:rsidR="002E6158" w:rsidRPr="00BA66F6" w:rsidDel="00CD72B8">
          <w:rPr>
            <w:sz w:val="18"/>
            <w:rPrChange w:id="1212" w:author="ACER" w:date="2025-11-13T11:28:00Z">
              <w:rPr/>
            </w:rPrChange>
          </w:rPr>
          <w:fldChar w:fldCharType="begin"/>
        </w:r>
        <w:r w:rsidR="002E6158" w:rsidRPr="00BA66F6" w:rsidDel="00CD72B8">
          <w:rPr>
            <w:sz w:val="18"/>
            <w:rPrChange w:id="1213" w:author="ACER" w:date="2025-11-13T11:28:00Z">
              <w:rPr/>
            </w:rPrChange>
          </w:rPr>
          <w:delInstrText xml:space="preserve"> HYPERLINK "https://journals.ieeeauthorcenter.ieee.org/become-an-ieee-journal-author/publishing-ethics/guidelines-and-policies/" </w:delInstrText>
        </w:r>
        <w:r w:rsidR="002E6158" w:rsidRPr="00BA66F6" w:rsidDel="00CD72B8">
          <w:rPr>
            <w:sz w:val="18"/>
            <w:rPrChange w:id="1214" w:author="ACER" w:date="2025-11-13T11:28:00Z">
              <w:rPr/>
            </w:rPrChange>
          </w:rPr>
          <w:fldChar w:fldCharType="separate"/>
        </w:r>
        <w:r w:rsidR="006F18B8" w:rsidRPr="00BA66F6" w:rsidDel="00CD72B8">
          <w:rPr>
            <w:rStyle w:val="Hyperlink"/>
            <w:sz w:val="18"/>
            <w:highlight w:val="white"/>
            <w:rPrChange w:id="1215" w:author="ACER" w:date="2025-11-13T11:28:00Z">
              <w:rPr>
                <w:rStyle w:val="Hyperlink"/>
                <w:highlight w:val="white"/>
              </w:rPr>
            </w:rPrChange>
          </w:rPr>
          <w:delText>https://journals.ieeeauthorcenter.ieee.org/</w:delText>
        </w:r>
        <w:r w:rsidR="006F18B8" w:rsidRPr="00BA66F6" w:rsidDel="00CD72B8">
          <w:rPr>
            <w:rStyle w:val="Hyperlink"/>
            <w:sz w:val="18"/>
            <w:highlight w:val="white"/>
            <w:rPrChange w:id="1216" w:author="ACER" w:date="2025-11-13T11:28:00Z">
              <w:rPr>
                <w:rStyle w:val="Hyperlink"/>
                <w:highlight w:val="white"/>
              </w:rPr>
            </w:rPrChange>
          </w:rPr>
          <w:br/>
          <w:delText>become-an-ieee-journal-author/publishing-ethics/guidelines-and-policies/</w:delText>
        </w:r>
        <w:r w:rsidR="002E6158" w:rsidRPr="00BA66F6" w:rsidDel="00CD72B8">
          <w:rPr>
            <w:rStyle w:val="Hyperlink"/>
            <w:sz w:val="18"/>
            <w:highlight w:val="white"/>
            <w:rPrChange w:id="1217" w:author="ACER" w:date="2025-11-13T11:28:00Z">
              <w:rPr>
                <w:rStyle w:val="Hyperlink"/>
                <w:highlight w:val="white"/>
              </w:rPr>
            </w:rPrChange>
          </w:rPr>
          <w:fldChar w:fldCharType="end"/>
        </w:r>
        <w:r w:rsidRPr="00BA66F6" w:rsidDel="00CD72B8">
          <w:rPr>
            <w:color w:val="222222"/>
            <w:sz w:val="18"/>
            <w:highlight w:val="white"/>
            <w:rPrChange w:id="1218" w:author="ACER" w:date="2025-11-13T11:28:00Z">
              <w:rPr>
                <w:color w:val="222222"/>
                <w:highlight w:val="white"/>
              </w:rPr>
            </w:rPrChange>
          </w:rPr>
          <w:delText xml:space="preserve">. They are designed to help authors understand and navigate the publishing process successfully. </w:delText>
        </w:r>
        <w:r w:rsidR="00E45781" w:rsidRPr="00BA66F6" w:rsidDel="00CD72B8">
          <w:rPr>
            <w:color w:val="222222"/>
            <w:sz w:val="18"/>
            <w:highlight w:val="white"/>
            <w:rPrChange w:id="1219" w:author="ACER" w:date="2025-11-13T11:28:00Z">
              <w:rPr>
                <w:color w:val="222222"/>
                <w:highlight w:val="white"/>
              </w:rPr>
            </w:rPrChange>
          </w:rPr>
          <w:delText>L</w:delText>
        </w:r>
        <w:r w:rsidRPr="00BA66F6" w:rsidDel="00CD72B8">
          <w:rPr>
            <w:color w:val="222222"/>
            <w:sz w:val="18"/>
            <w:highlight w:val="white"/>
            <w:rPrChange w:id="1220" w:author="ACER" w:date="2025-11-13T11:28:00Z">
              <w:rPr>
                <w:color w:val="222222"/>
                <w:highlight w:val="white"/>
              </w:rPr>
            </w:rPrChange>
          </w:rPr>
          <w:delText>earn more about IEEE’s fundamental publishing guidelines and principles, submission and peer review policies, post-publication policies, and guidelines on advertising, accessibility, and data privacy.</w:delText>
        </w:r>
      </w:del>
    </w:p>
    <w:p w14:paraId="48F8D56C" w14:textId="1E86026A" w:rsidR="00D10AC8" w:rsidRPr="00BA66F6" w:rsidRDefault="00D10AC8" w:rsidP="00BA66F6">
      <w:pPr>
        <w:widowControl w:val="0"/>
        <w:pBdr>
          <w:top w:val="nil"/>
          <w:left w:val="nil"/>
          <w:bottom w:val="nil"/>
          <w:right w:val="nil"/>
          <w:between w:val="nil"/>
        </w:pBdr>
        <w:spacing w:line="252" w:lineRule="auto"/>
        <w:ind w:firstLine="144"/>
        <w:jc w:val="center"/>
        <w:rPr>
          <w:sz w:val="18"/>
          <w:rPrChange w:id="1221" w:author="ACER" w:date="2025-11-13T11:28:00Z">
            <w:rPr/>
          </w:rPrChange>
        </w:rPr>
        <w:pPrChange w:id="1222" w:author="ACER" w:date="2025-11-13T11:28:00Z">
          <w:pPr>
            <w:pStyle w:val="Heading1"/>
          </w:pPr>
        </w:pPrChange>
      </w:pPr>
      <w:r w:rsidRPr="00BA66F6">
        <w:rPr>
          <w:sz w:val="18"/>
          <w:rPrChange w:id="1223" w:author="ACER" w:date="2025-11-13T11:28:00Z">
            <w:rPr/>
          </w:rPrChange>
        </w:rPr>
        <w:t>A</w:t>
      </w:r>
      <w:ins w:id="1224" w:author="ACER" w:date="2025-11-13T11:28:00Z">
        <w:r w:rsidR="00BA66F6" w:rsidRPr="00BA66F6">
          <w:rPr>
            <w:sz w:val="18"/>
            <w:rPrChange w:id="1225" w:author="ACER" w:date="2025-11-13T11:28:00Z">
              <w:rPr/>
            </w:rPrChange>
          </w:rPr>
          <w:t>CKNOWLEDGEMENT</w:t>
        </w:r>
      </w:ins>
      <w:del w:id="1226" w:author="ACER" w:date="2025-11-13T11:28:00Z">
        <w:r w:rsidRPr="00BA66F6" w:rsidDel="00BA66F6">
          <w:rPr>
            <w:rPrChange w:id="1227" w:author="ACER" w:date="2025-11-13T11:27:00Z">
              <w:rPr/>
            </w:rPrChange>
          </w:rPr>
          <w:delText>cknowledgment</w:delText>
        </w:r>
      </w:del>
    </w:p>
    <w:p w14:paraId="6284242D" w14:textId="756255C2" w:rsidR="0061284B" w:rsidRDefault="00446A81" w:rsidP="00BA66F6">
      <w:pPr>
        <w:widowControl w:val="0"/>
        <w:pBdr>
          <w:top w:val="nil"/>
          <w:left w:val="nil"/>
          <w:bottom w:val="nil"/>
          <w:right w:val="nil"/>
          <w:between w:val="nil"/>
        </w:pBdr>
        <w:spacing w:line="252" w:lineRule="auto"/>
        <w:ind w:firstLine="202"/>
        <w:jc w:val="both"/>
        <w:rPr>
          <w:ins w:id="1228" w:author="ACER" w:date="2025-11-04T11:09:00Z"/>
          <w:color w:val="000000"/>
          <w:sz w:val="18"/>
        </w:rPr>
        <w:pPrChange w:id="1229" w:author="ACER" w:date="2025-11-13T11:21:00Z">
          <w:pPr>
            <w:widowControl w:val="0"/>
            <w:pBdr>
              <w:top w:val="nil"/>
              <w:left w:val="nil"/>
              <w:bottom w:val="nil"/>
              <w:right w:val="nil"/>
              <w:between w:val="nil"/>
            </w:pBdr>
            <w:spacing w:line="252" w:lineRule="auto"/>
            <w:ind w:firstLine="202"/>
            <w:jc w:val="both"/>
          </w:pPr>
        </w:pPrChange>
      </w:pPr>
      <w:ins w:id="1230" w:author="ACER" w:date="2025-11-04T10:53:00Z">
        <w:r w:rsidRPr="00446A81">
          <w:rPr>
            <w:color w:val="000000"/>
            <w:sz w:val="18"/>
            <w:rPrChange w:id="1231" w:author="ACER" w:date="2025-11-04T10:53:00Z">
              <w:rPr>
                <w:color w:val="000000"/>
              </w:rPr>
            </w:rPrChange>
          </w:rPr>
          <w:t xml:space="preserve">The author would like to express sincere gratitude to all the researchers and scholars whose valuable studies and reviews have contributed to the understanding of deep learning and hyperspectral image analysis. Their collective efforts have provided a strong </w:t>
        </w:r>
      </w:ins>
      <w:ins w:id="1232" w:author="ACER" w:date="2025-11-13T11:22:00Z">
        <w:r w:rsidR="00BA66F6">
          <w:rPr>
            <w:color w:val="000000"/>
            <w:sz w:val="18"/>
          </w:rPr>
          <w:t xml:space="preserve"> </w:t>
        </w:r>
      </w:ins>
      <w:ins w:id="1233" w:author="ACER" w:date="2025-11-04T10:53:00Z">
        <w:r w:rsidRPr="00446A81">
          <w:rPr>
            <w:color w:val="000000"/>
            <w:sz w:val="18"/>
            <w:rPrChange w:id="1234" w:author="ACER" w:date="2025-11-04T10:53:00Z">
              <w:rPr>
                <w:color w:val="000000"/>
              </w:rPr>
            </w:rPrChange>
          </w:rPr>
          <w:t>foundation for this work and inspired further exploration in this evolving field. Special thanks are extended to the various research communities and academic journals that have published high-quality papers and made them accessible for study and reference. Their commitment to open knowledge sharing has played a crucial role in the development of this research.</w:t>
        </w:r>
      </w:ins>
      <w:ins w:id="1235" w:author="ACER" w:date="2025-11-13T11:22:00Z">
        <w:r w:rsidR="00BA66F6">
          <w:rPr>
            <w:color w:val="000000"/>
            <w:sz w:val="18"/>
          </w:rPr>
          <w:t xml:space="preserve"> </w:t>
        </w:r>
      </w:ins>
      <w:ins w:id="1236" w:author="ACER" w:date="2025-11-04T10:53:00Z">
        <w:r w:rsidRPr="00446A81">
          <w:rPr>
            <w:color w:val="000000"/>
            <w:sz w:val="18"/>
            <w:rPrChange w:id="1237" w:author="ACER" w:date="2025-11-04T10:53:00Z">
              <w:rPr>
                <w:color w:val="000000"/>
              </w:rPr>
            </w:rPrChange>
          </w:rPr>
          <w:t>The author is also thankful for the continuous support and encouragement received from academic mentors, peers, and reviewers, whose constructive suggestions have helped to improve the clarity and quality of this paper. Finally, heartfelt appreciation is expressed to all individuals and organizations who indirectly contributed to this study through their dedication to advancing research in science and technology.</w:t>
        </w:r>
      </w:ins>
    </w:p>
    <w:p w14:paraId="204CC5A2" w14:textId="77777777" w:rsidR="0061284B" w:rsidRDefault="0061284B" w:rsidP="00C45266">
      <w:pPr>
        <w:widowControl w:val="0"/>
        <w:pBdr>
          <w:top w:val="nil"/>
          <w:left w:val="nil"/>
          <w:bottom w:val="nil"/>
          <w:right w:val="nil"/>
          <w:between w:val="nil"/>
        </w:pBdr>
        <w:spacing w:line="252" w:lineRule="auto"/>
        <w:ind w:firstLine="202"/>
        <w:jc w:val="both"/>
        <w:rPr>
          <w:ins w:id="1238" w:author="ACER" w:date="2025-11-04T11:09:00Z"/>
          <w:color w:val="000000"/>
          <w:sz w:val="18"/>
        </w:rPr>
      </w:pPr>
    </w:p>
    <w:p w14:paraId="7E1BE77B" w14:textId="77777777" w:rsidR="0061284B" w:rsidRDefault="0061284B" w:rsidP="00C45266">
      <w:pPr>
        <w:widowControl w:val="0"/>
        <w:pBdr>
          <w:top w:val="nil"/>
          <w:left w:val="nil"/>
          <w:bottom w:val="nil"/>
          <w:right w:val="nil"/>
          <w:between w:val="nil"/>
        </w:pBdr>
        <w:spacing w:line="252" w:lineRule="auto"/>
        <w:ind w:firstLine="202"/>
        <w:jc w:val="both"/>
        <w:rPr>
          <w:ins w:id="1239" w:author="ACER" w:date="2025-11-04T11:09:00Z"/>
          <w:color w:val="000000"/>
          <w:sz w:val="18"/>
        </w:rPr>
      </w:pPr>
    </w:p>
    <w:p w14:paraId="40639FDE" w14:textId="1B732509" w:rsidR="00D10AC8" w:rsidRPr="00446A81" w:rsidDel="0061284B" w:rsidRDefault="00686383">
      <w:pPr>
        <w:widowControl w:val="0"/>
        <w:pBdr>
          <w:top w:val="nil"/>
          <w:left w:val="nil"/>
          <w:bottom w:val="nil"/>
          <w:right w:val="nil"/>
          <w:between w:val="nil"/>
        </w:pBdr>
        <w:spacing w:line="252" w:lineRule="auto"/>
        <w:ind w:firstLine="202"/>
        <w:jc w:val="center"/>
        <w:rPr>
          <w:del w:id="1240" w:author="ACER" w:date="2025-11-04T11:11:00Z"/>
          <w:color w:val="000000"/>
          <w:sz w:val="18"/>
          <w:rPrChange w:id="1241" w:author="ACER" w:date="2025-11-04T10:53:00Z">
            <w:rPr>
              <w:del w:id="1242" w:author="ACER" w:date="2025-11-04T11:11:00Z"/>
              <w:color w:val="000000"/>
            </w:rPr>
          </w:rPrChange>
        </w:rPr>
        <w:pPrChange w:id="1243" w:author="ACER" w:date="2025-11-04T11:11:00Z">
          <w:pPr>
            <w:widowControl w:val="0"/>
            <w:pBdr>
              <w:top w:val="nil"/>
              <w:left w:val="nil"/>
              <w:bottom w:val="nil"/>
              <w:right w:val="nil"/>
              <w:between w:val="nil"/>
            </w:pBdr>
            <w:spacing w:line="252" w:lineRule="auto"/>
            <w:ind w:firstLine="202"/>
            <w:jc w:val="both"/>
          </w:pPr>
        </w:pPrChange>
      </w:pPr>
      <w:ins w:id="1244" w:author="ACER" w:date="2025-11-04T11:16:00Z">
        <w:r w:rsidRPr="008856C3">
          <w:t>I</w:t>
        </w:r>
        <w:r>
          <w:t>X .</w:t>
        </w:r>
      </w:ins>
      <w:del w:id="1245" w:author="ACER" w:date="2025-11-04T10:53:00Z">
        <w:r w:rsidR="00D10AC8" w:rsidRPr="00446A81" w:rsidDel="00446A81">
          <w:rPr>
            <w:color w:val="000000"/>
            <w:sz w:val="18"/>
            <w:rPrChange w:id="1246" w:author="ACER" w:date="2025-11-04T10:53:00Z">
              <w:rPr>
                <w:color w:val="000000"/>
              </w:rPr>
            </w:rPrChange>
          </w:rPr>
          <w:delText>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delText>
        </w:r>
      </w:del>
    </w:p>
    <w:p w14:paraId="49678B33" w14:textId="600B40B3" w:rsidR="00732E46" w:rsidDel="0061284B" w:rsidRDefault="000F2C11">
      <w:pPr>
        <w:widowControl w:val="0"/>
        <w:pBdr>
          <w:top w:val="nil"/>
          <w:left w:val="nil"/>
          <w:bottom w:val="nil"/>
          <w:right w:val="nil"/>
          <w:between w:val="nil"/>
        </w:pBdr>
        <w:spacing w:line="252" w:lineRule="auto"/>
        <w:ind w:firstLine="202"/>
        <w:jc w:val="center"/>
        <w:rPr>
          <w:del w:id="1247" w:author="ACER" w:date="2025-11-04T11:11:00Z"/>
          <w:rFonts w:eastAsia="Times"/>
          <w:i/>
        </w:rPr>
        <w:pPrChange w:id="1248" w:author="ACER" w:date="2025-11-04T11:11:00Z">
          <w:pPr>
            <w:keepNext/>
            <w:pBdr>
              <w:top w:val="nil"/>
              <w:left w:val="nil"/>
              <w:bottom w:val="nil"/>
              <w:right w:val="nil"/>
              <w:between w:val="nil"/>
            </w:pBdr>
            <w:spacing w:before="240" w:after="80"/>
            <w:jc w:val="center"/>
          </w:pPr>
        </w:pPrChange>
      </w:pPr>
      <w:r>
        <w:rPr>
          <w:smallCaps/>
          <w:color w:val="000000"/>
        </w:rPr>
        <w:t>References</w:t>
      </w:r>
    </w:p>
    <w:p w14:paraId="2ABDED51" w14:textId="77777777" w:rsidR="0061284B" w:rsidRDefault="0061284B">
      <w:pPr>
        <w:widowControl w:val="0"/>
        <w:pBdr>
          <w:top w:val="nil"/>
          <w:left w:val="nil"/>
          <w:bottom w:val="nil"/>
          <w:right w:val="nil"/>
          <w:between w:val="nil"/>
        </w:pBdr>
        <w:spacing w:line="252" w:lineRule="auto"/>
        <w:ind w:firstLine="202"/>
        <w:jc w:val="center"/>
        <w:rPr>
          <w:ins w:id="1249" w:author="ACER" w:date="2025-11-04T11:11:00Z"/>
          <w:color w:val="222222"/>
          <w:sz w:val="16"/>
          <w:szCs w:val="16"/>
        </w:rPr>
        <w:pPrChange w:id="1250" w:author="ACER" w:date="2025-11-04T11:11:00Z">
          <w:pPr>
            <w:keepNext/>
            <w:pBdr>
              <w:top w:val="nil"/>
              <w:left w:val="nil"/>
              <w:bottom w:val="nil"/>
              <w:right w:val="nil"/>
              <w:between w:val="nil"/>
            </w:pBdr>
            <w:spacing w:before="240" w:after="80"/>
            <w:jc w:val="center"/>
          </w:pPr>
        </w:pPrChange>
      </w:pPr>
    </w:p>
    <w:p w14:paraId="36FB2B3B" w14:textId="7E45197B" w:rsidR="0061284B" w:rsidRDefault="0061284B">
      <w:pPr>
        <w:widowControl w:val="0"/>
        <w:pBdr>
          <w:top w:val="nil"/>
          <w:left w:val="nil"/>
          <w:bottom w:val="nil"/>
          <w:right w:val="nil"/>
          <w:between w:val="nil"/>
        </w:pBdr>
        <w:spacing w:line="252" w:lineRule="auto"/>
        <w:jc w:val="both"/>
        <w:rPr>
          <w:ins w:id="1251" w:author="ACER" w:date="2025-11-12T13:06:00Z"/>
          <w:rFonts w:eastAsia="Times"/>
          <w:i/>
          <w:sz w:val="18"/>
          <w:szCs w:val="18"/>
        </w:rPr>
        <w:pPrChange w:id="1252" w:author="ACER" w:date="2025-11-04T11:17:00Z">
          <w:pPr>
            <w:keepNext/>
            <w:pBdr>
              <w:top w:val="nil"/>
              <w:left w:val="nil"/>
              <w:bottom w:val="nil"/>
              <w:right w:val="nil"/>
              <w:between w:val="nil"/>
            </w:pBdr>
            <w:spacing w:before="240" w:after="80"/>
            <w:jc w:val="center"/>
          </w:pPr>
        </w:pPrChange>
      </w:pPr>
      <w:ins w:id="1253" w:author="ACER" w:date="2025-11-04T11:06:00Z">
        <w:r w:rsidRPr="00686383">
          <w:rPr>
            <w:rFonts w:eastAsia="Times"/>
            <w:i/>
            <w:sz w:val="18"/>
            <w:szCs w:val="18"/>
            <w:rPrChange w:id="1254" w:author="ACER" w:date="2025-11-04T11:17:00Z">
              <w:rPr>
                <w:rFonts w:ascii="Times" w:eastAsia="Times" w:hAnsi="Times" w:cs="Times"/>
                <w:i/>
              </w:rPr>
            </w:rPrChange>
          </w:rPr>
          <w:t>[1] A. Signoroni, M. Savardi, A. Baronio, and S. Benini, “Deep Learning Meets Hyperspectral Image Analysis: A Multidisciplinary Review,” Journal of Imaging, vol. 5, no. 5, pp. 1–32, May 2019, doi: 10.3390/jimaging5050052.</w:t>
        </w:r>
      </w:ins>
    </w:p>
    <w:p w14:paraId="3BEF86BC" w14:textId="77777777" w:rsidR="00B723E0" w:rsidRPr="00686383" w:rsidRDefault="00B723E0">
      <w:pPr>
        <w:widowControl w:val="0"/>
        <w:pBdr>
          <w:top w:val="nil"/>
          <w:left w:val="nil"/>
          <w:bottom w:val="nil"/>
          <w:right w:val="nil"/>
          <w:between w:val="nil"/>
        </w:pBdr>
        <w:spacing w:line="252" w:lineRule="auto"/>
        <w:jc w:val="both"/>
        <w:rPr>
          <w:ins w:id="1255" w:author="ACER" w:date="2025-11-04T11:11:00Z"/>
          <w:rFonts w:eastAsia="Times"/>
          <w:i/>
          <w:sz w:val="18"/>
          <w:szCs w:val="18"/>
          <w:rPrChange w:id="1256" w:author="ACER" w:date="2025-11-04T11:17:00Z">
            <w:rPr>
              <w:ins w:id="1257" w:author="ACER" w:date="2025-11-04T11:11:00Z"/>
              <w:rFonts w:eastAsia="Times"/>
              <w:i/>
            </w:rPr>
          </w:rPrChange>
        </w:rPr>
        <w:pPrChange w:id="1258" w:author="ACER" w:date="2025-11-04T11:17:00Z">
          <w:pPr>
            <w:keepNext/>
            <w:pBdr>
              <w:top w:val="nil"/>
              <w:left w:val="nil"/>
              <w:bottom w:val="nil"/>
              <w:right w:val="nil"/>
              <w:between w:val="nil"/>
            </w:pBdr>
            <w:spacing w:before="240" w:after="80"/>
            <w:jc w:val="center"/>
          </w:pPr>
        </w:pPrChange>
      </w:pPr>
    </w:p>
    <w:p w14:paraId="508A857F" w14:textId="77777777" w:rsidR="0061284B" w:rsidRPr="00686383" w:rsidRDefault="0061284B">
      <w:pPr>
        <w:widowControl w:val="0"/>
        <w:pBdr>
          <w:top w:val="nil"/>
          <w:left w:val="nil"/>
          <w:bottom w:val="nil"/>
          <w:right w:val="nil"/>
          <w:between w:val="nil"/>
        </w:pBdr>
        <w:spacing w:line="252" w:lineRule="auto"/>
        <w:jc w:val="both"/>
        <w:rPr>
          <w:ins w:id="1259" w:author="ACER" w:date="2025-11-04T11:11:00Z"/>
          <w:rFonts w:eastAsia="Times"/>
          <w:i/>
          <w:sz w:val="18"/>
          <w:szCs w:val="18"/>
          <w:rPrChange w:id="1260" w:author="ACER" w:date="2025-11-04T11:17:00Z">
            <w:rPr>
              <w:ins w:id="1261" w:author="ACER" w:date="2025-11-04T11:11:00Z"/>
              <w:rFonts w:eastAsia="Times"/>
              <w:i/>
            </w:rPr>
          </w:rPrChange>
        </w:rPr>
        <w:pPrChange w:id="1262" w:author="ACER" w:date="2025-11-04T11:17:00Z">
          <w:pPr>
            <w:keepNext/>
            <w:pBdr>
              <w:top w:val="nil"/>
              <w:left w:val="nil"/>
              <w:bottom w:val="nil"/>
              <w:right w:val="nil"/>
              <w:between w:val="nil"/>
            </w:pBdr>
            <w:spacing w:before="240" w:after="80"/>
            <w:jc w:val="center"/>
          </w:pPr>
        </w:pPrChange>
      </w:pPr>
      <w:ins w:id="1263" w:author="ACER" w:date="2025-11-04T11:06:00Z">
        <w:r w:rsidRPr="00686383">
          <w:rPr>
            <w:rFonts w:eastAsia="Times"/>
            <w:i/>
            <w:sz w:val="18"/>
            <w:szCs w:val="18"/>
            <w:rPrChange w:id="1264" w:author="ACER" w:date="2025-11-04T11:17:00Z">
              <w:rPr>
                <w:rFonts w:ascii="Times" w:eastAsia="Times" w:hAnsi="Times" w:cs="Times"/>
                <w:i/>
              </w:rPr>
            </w:rPrChange>
          </w:rPr>
          <w:t>[2] M. E. Paoletti, J. M. Haut, J. Plaza, and A. Plaza, “Deep Learning Classifiers for Hyperspectral Imaging: A Review,” ISPRS Journal of Photogrammetry and Remote Sensing, vol. 158, pp. 279–317, 2019.</w:t>
        </w:r>
      </w:ins>
    </w:p>
    <w:p w14:paraId="05D7CF49" w14:textId="7F53E524" w:rsidR="0061284B" w:rsidRPr="00686383" w:rsidRDefault="0061284B">
      <w:pPr>
        <w:widowControl w:val="0"/>
        <w:pBdr>
          <w:top w:val="nil"/>
          <w:left w:val="nil"/>
          <w:bottom w:val="nil"/>
          <w:right w:val="nil"/>
          <w:between w:val="nil"/>
        </w:pBdr>
        <w:spacing w:line="252" w:lineRule="auto"/>
        <w:jc w:val="both"/>
        <w:rPr>
          <w:ins w:id="1265" w:author="ACER" w:date="2025-11-04T11:06:00Z"/>
          <w:rFonts w:eastAsia="Times"/>
          <w:i/>
          <w:sz w:val="18"/>
          <w:szCs w:val="18"/>
          <w:rPrChange w:id="1266" w:author="ACER" w:date="2025-11-04T11:17:00Z">
            <w:rPr>
              <w:ins w:id="1267" w:author="ACER" w:date="2025-11-04T11:06:00Z"/>
              <w:rFonts w:ascii="Times" w:eastAsia="Times" w:hAnsi="Times" w:cs="Times"/>
              <w:i/>
            </w:rPr>
          </w:rPrChange>
        </w:rPr>
        <w:pPrChange w:id="1268" w:author="ACER" w:date="2025-11-04T11:17:00Z">
          <w:pPr>
            <w:keepNext/>
            <w:pBdr>
              <w:top w:val="nil"/>
              <w:left w:val="nil"/>
              <w:bottom w:val="nil"/>
              <w:right w:val="nil"/>
              <w:between w:val="nil"/>
            </w:pBdr>
            <w:spacing w:before="240" w:after="80"/>
            <w:jc w:val="center"/>
          </w:pPr>
        </w:pPrChange>
      </w:pPr>
      <w:ins w:id="1269" w:author="ACER" w:date="2025-11-04T11:06:00Z">
        <w:r w:rsidRPr="00686383">
          <w:rPr>
            <w:rFonts w:eastAsia="Times"/>
            <w:i/>
            <w:sz w:val="18"/>
            <w:szCs w:val="18"/>
            <w:rPrChange w:id="1270" w:author="ACER" w:date="2025-11-04T11:17:00Z">
              <w:rPr>
                <w:rFonts w:ascii="Times" w:eastAsia="Times" w:hAnsi="Times" w:cs="Times"/>
                <w:i/>
              </w:rPr>
            </w:rPrChange>
          </w:rPr>
          <w:t>[3] T. T. Pham, M. A. Takalkar, M. Xu, D. T. Hoang, H. A. Truong, E. Dutkiewicz, S. B. Carr, and S. Perry, “Airborne Object Detection Using Hyperspectral Imaging: Deep Learning Review,” in Proc. Int. Conf. Hyperspectral Imaging, 2019.</w:t>
        </w:r>
      </w:ins>
    </w:p>
    <w:p w14:paraId="60D6505F" w14:textId="1D5E7BA3" w:rsidR="00686383" w:rsidRDefault="0061284B">
      <w:pPr>
        <w:keepNext/>
        <w:pBdr>
          <w:top w:val="nil"/>
          <w:left w:val="nil"/>
          <w:bottom w:val="nil"/>
          <w:right w:val="nil"/>
          <w:between w:val="nil"/>
        </w:pBdr>
        <w:spacing w:before="240" w:after="80"/>
        <w:jc w:val="both"/>
        <w:rPr>
          <w:ins w:id="1271" w:author="ACER" w:date="2025-11-04T11:18:00Z"/>
          <w:rFonts w:eastAsia="Times"/>
          <w:i/>
          <w:sz w:val="18"/>
          <w:szCs w:val="18"/>
        </w:rPr>
        <w:pPrChange w:id="1272" w:author="ACER" w:date="2025-11-04T11:18:00Z">
          <w:pPr>
            <w:keepNext/>
            <w:pBdr>
              <w:top w:val="nil"/>
              <w:left w:val="nil"/>
              <w:bottom w:val="nil"/>
              <w:right w:val="nil"/>
              <w:between w:val="nil"/>
            </w:pBdr>
            <w:spacing w:before="240" w:after="80"/>
            <w:jc w:val="center"/>
          </w:pPr>
        </w:pPrChange>
      </w:pPr>
      <w:ins w:id="1273" w:author="ACER" w:date="2025-11-04T11:06:00Z">
        <w:r w:rsidRPr="0061284B">
          <w:rPr>
            <w:rFonts w:eastAsia="Times"/>
            <w:i/>
            <w:rPrChange w:id="1274" w:author="ACER" w:date="2025-11-04T11:06:00Z">
              <w:rPr>
                <w:rFonts w:ascii="Times" w:eastAsia="Times" w:hAnsi="Times" w:cs="Times"/>
                <w:i/>
              </w:rPr>
            </w:rPrChange>
          </w:rPr>
          <w:t>[</w:t>
        </w:r>
        <w:r w:rsidRPr="00686383">
          <w:rPr>
            <w:rFonts w:eastAsia="Times"/>
            <w:i/>
            <w:sz w:val="18"/>
            <w:szCs w:val="18"/>
            <w:rPrChange w:id="1275" w:author="ACER" w:date="2025-11-04T11:18:00Z">
              <w:rPr>
                <w:rFonts w:ascii="Times" w:eastAsia="Times" w:hAnsi="Times" w:cs="Times"/>
                <w:i/>
              </w:rPr>
            </w:rPrChange>
          </w:rPr>
          <w:t>4] X. Hu, C. Xie, Z. Fan, Q. Duan, D. Zhang, L. Jiang, X. Wei, D. Hong, G. Li, X. Zeng, W. Chen, D. Wu, and J. Chanussot, “Hyperspectral Anomaly Detection Using Deep Learning: A Review,” Remote Sensing, vol. 14, no. 9, p. 1973, Apr. 2022, doi: 10.3390/rs14091973.</w:t>
        </w:r>
      </w:ins>
    </w:p>
    <w:p w14:paraId="48408CA0" w14:textId="6F2E5DED" w:rsidR="0061284B" w:rsidRPr="00686383" w:rsidRDefault="0061284B">
      <w:pPr>
        <w:keepNext/>
        <w:pBdr>
          <w:top w:val="nil"/>
          <w:left w:val="nil"/>
          <w:bottom w:val="nil"/>
          <w:right w:val="nil"/>
          <w:between w:val="nil"/>
        </w:pBdr>
        <w:spacing w:before="240" w:after="80"/>
        <w:jc w:val="both"/>
        <w:rPr>
          <w:ins w:id="1276" w:author="ACER" w:date="2025-11-04T11:06:00Z"/>
          <w:rFonts w:eastAsia="Times"/>
          <w:i/>
          <w:sz w:val="18"/>
          <w:szCs w:val="18"/>
          <w:rPrChange w:id="1277" w:author="ACER" w:date="2025-11-04T11:18:00Z">
            <w:rPr>
              <w:ins w:id="1278" w:author="ACER" w:date="2025-11-04T11:06:00Z"/>
              <w:rFonts w:ascii="Times" w:eastAsia="Times" w:hAnsi="Times" w:cs="Times"/>
              <w:i/>
            </w:rPr>
          </w:rPrChange>
        </w:rPr>
        <w:pPrChange w:id="1279" w:author="ACER" w:date="2025-11-04T11:18:00Z">
          <w:pPr>
            <w:keepNext/>
            <w:pBdr>
              <w:top w:val="nil"/>
              <w:left w:val="nil"/>
              <w:bottom w:val="nil"/>
              <w:right w:val="nil"/>
              <w:between w:val="nil"/>
            </w:pBdr>
            <w:spacing w:before="240" w:after="80"/>
            <w:jc w:val="center"/>
          </w:pPr>
        </w:pPrChange>
      </w:pPr>
      <w:ins w:id="1280" w:author="ACER" w:date="2025-11-04T11:06:00Z">
        <w:r w:rsidRPr="00686383">
          <w:rPr>
            <w:rFonts w:eastAsia="Times"/>
            <w:i/>
            <w:sz w:val="18"/>
            <w:szCs w:val="18"/>
            <w:rPrChange w:id="1281" w:author="ACER" w:date="2025-11-04T11:18:00Z">
              <w:rPr>
                <w:rFonts w:ascii="Times" w:eastAsia="Times" w:hAnsi="Times" w:cs="Times"/>
                <w:i/>
              </w:rPr>
            </w:rPrChange>
          </w:rPr>
          <w:t>[5] Y. Xu, L. Zhang, B. Du, and L. Zhang, “Hyperspectral Anomaly Detection Based on Machine Learning: An Overview,” IEEE J. Sel. Topics Appl. Earth Observ. Remote Sens., vol. 15, pp. 3351–3369, 2022, doi: 10.1109/JSTARS.2022.3167830.</w:t>
        </w:r>
      </w:ins>
    </w:p>
    <w:p w14:paraId="4721CF0E" w14:textId="18D62F58" w:rsidR="0061284B" w:rsidRPr="00686383" w:rsidRDefault="0061284B">
      <w:pPr>
        <w:keepNext/>
        <w:pBdr>
          <w:top w:val="nil"/>
          <w:left w:val="nil"/>
          <w:bottom w:val="nil"/>
          <w:right w:val="nil"/>
          <w:between w:val="nil"/>
        </w:pBdr>
        <w:spacing w:before="240" w:after="80"/>
        <w:jc w:val="both"/>
        <w:rPr>
          <w:ins w:id="1282" w:author="ACER" w:date="2025-11-04T11:06:00Z"/>
          <w:rFonts w:eastAsia="Times"/>
          <w:i/>
          <w:sz w:val="18"/>
          <w:szCs w:val="18"/>
          <w:rPrChange w:id="1283" w:author="ACER" w:date="2025-11-04T11:18:00Z">
            <w:rPr>
              <w:ins w:id="1284" w:author="ACER" w:date="2025-11-04T11:06:00Z"/>
              <w:rFonts w:ascii="Times" w:eastAsia="Times" w:hAnsi="Times" w:cs="Times"/>
              <w:i/>
            </w:rPr>
          </w:rPrChange>
        </w:rPr>
        <w:pPrChange w:id="1285" w:author="ACER" w:date="2025-11-04T11:18:00Z">
          <w:pPr>
            <w:keepNext/>
            <w:pBdr>
              <w:top w:val="nil"/>
              <w:left w:val="nil"/>
              <w:bottom w:val="nil"/>
              <w:right w:val="nil"/>
              <w:between w:val="nil"/>
            </w:pBdr>
            <w:spacing w:before="240" w:after="80"/>
            <w:jc w:val="center"/>
          </w:pPr>
        </w:pPrChange>
      </w:pPr>
      <w:ins w:id="1286" w:author="ACER" w:date="2025-11-04T11:06:00Z">
        <w:r w:rsidRPr="00686383">
          <w:rPr>
            <w:rFonts w:eastAsia="Times"/>
            <w:i/>
            <w:sz w:val="18"/>
            <w:szCs w:val="18"/>
            <w:rPrChange w:id="1287" w:author="ACER" w:date="2025-11-04T11:18:00Z">
              <w:rPr>
                <w:rFonts w:ascii="Times" w:eastAsia="Times" w:hAnsi="Times" w:cs="Times"/>
                <w:i/>
              </w:rPr>
            </w:rPrChange>
          </w:rPr>
          <w:t>[6] S. Natha, M. Leghari, M. A. Rajput, S. S. Zia, and J. Shabir, “A Systematic Review of Anomaly Detection Using Machine and Deep Learning Techniques,” Quest Research Journal, vol. 20, no. 1, pp. 83–94, Jan.–Jun. 2022, doi: 10.52584/QRJ.2001.11.</w:t>
        </w:r>
      </w:ins>
    </w:p>
    <w:p w14:paraId="678CCAE8" w14:textId="6BE30CD8" w:rsidR="0061284B" w:rsidRPr="00686383" w:rsidRDefault="0061284B">
      <w:pPr>
        <w:keepNext/>
        <w:pBdr>
          <w:top w:val="nil"/>
          <w:left w:val="nil"/>
          <w:bottom w:val="nil"/>
          <w:right w:val="nil"/>
          <w:between w:val="nil"/>
        </w:pBdr>
        <w:spacing w:before="240" w:after="80"/>
        <w:jc w:val="both"/>
        <w:rPr>
          <w:ins w:id="1288" w:author="ACER" w:date="2025-11-04T11:06:00Z"/>
          <w:rFonts w:eastAsia="Times"/>
          <w:i/>
          <w:sz w:val="18"/>
          <w:szCs w:val="18"/>
          <w:rPrChange w:id="1289" w:author="ACER" w:date="2025-11-04T11:18:00Z">
            <w:rPr>
              <w:ins w:id="1290" w:author="ACER" w:date="2025-11-04T11:06:00Z"/>
              <w:rFonts w:ascii="Times" w:eastAsia="Times" w:hAnsi="Times" w:cs="Times"/>
              <w:i/>
            </w:rPr>
          </w:rPrChange>
        </w:rPr>
        <w:pPrChange w:id="1291" w:author="ACER" w:date="2025-11-04T11:18:00Z">
          <w:pPr>
            <w:keepNext/>
            <w:pBdr>
              <w:top w:val="nil"/>
              <w:left w:val="nil"/>
              <w:bottom w:val="nil"/>
              <w:right w:val="nil"/>
              <w:between w:val="nil"/>
            </w:pBdr>
            <w:spacing w:before="240" w:after="80"/>
            <w:jc w:val="center"/>
          </w:pPr>
        </w:pPrChange>
      </w:pPr>
      <w:ins w:id="1292" w:author="ACER" w:date="2025-11-04T11:06:00Z">
        <w:r w:rsidRPr="00686383">
          <w:rPr>
            <w:rFonts w:eastAsia="Times"/>
            <w:i/>
            <w:sz w:val="18"/>
            <w:szCs w:val="18"/>
            <w:rPrChange w:id="1293" w:author="ACER" w:date="2025-11-04T11:18:00Z">
              <w:rPr>
                <w:rFonts w:ascii="Times" w:eastAsia="Times" w:hAnsi="Times" w:cs="Times"/>
                <w:i/>
              </w:rPr>
            </w:rPrChange>
          </w:rPr>
          <w:t>[7] A. Alloqmani, Y. B. Abushark, A. I. Khan, and F. Alsolami, “Deep Learning Based Anomaly Detection in Images: Insights, Challenges and Recommendations,” Int. J. Adv. Comput. Sci. Appl. (IJACSA), vol. 12, no. 4, pp. 205–212, 2021.</w:t>
        </w:r>
      </w:ins>
    </w:p>
    <w:p w14:paraId="03F6DA7C" w14:textId="0070BE6C" w:rsidR="0061284B" w:rsidRPr="00686383" w:rsidRDefault="0061284B">
      <w:pPr>
        <w:keepNext/>
        <w:pBdr>
          <w:top w:val="nil"/>
          <w:left w:val="nil"/>
          <w:bottom w:val="nil"/>
          <w:right w:val="nil"/>
          <w:between w:val="nil"/>
        </w:pBdr>
        <w:spacing w:before="240" w:after="80"/>
        <w:jc w:val="both"/>
        <w:rPr>
          <w:ins w:id="1294" w:author="ACER" w:date="2025-11-04T11:06:00Z"/>
          <w:rFonts w:eastAsia="Times"/>
          <w:i/>
          <w:sz w:val="18"/>
          <w:szCs w:val="18"/>
          <w:rPrChange w:id="1295" w:author="ACER" w:date="2025-11-04T11:18:00Z">
            <w:rPr>
              <w:ins w:id="1296" w:author="ACER" w:date="2025-11-04T11:06:00Z"/>
              <w:rFonts w:ascii="Times" w:eastAsia="Times" w:hAnsi="Times" w:cs="Times"/>
              <w:i/>
            </w:rPr>
          </w:rPrChange>
        </w:rPr>
        <w:pPrChange w:id="1297" w:author="ACER" w:date="2025-11-04T11:18:00Z">
          <w:pPr>
            <w:keepNext/>
            <w:pBdr>
              <w:top w:val="nil"/>
              <w:left w:val="nil"/>
              <w:bottom w:val="nil"/>
              <w:right w:val="nil"/>
              <w:between w:val="nil"/>
            </w:pBdr>
            <w:spacing w:before="240" w:after="80"/>
            <w:jc w:val="center"/>
          </w:pPr>
        </w:pPrChange>
      </w:pPr>
      <w:ins w:id="1298" w:author="ACER" w:date="2025-11-04T11:06:00Z">
        <w:r w:rsidRPr="00686383">
          <w:rPr>
            <w:rFonts w:eastAsia="Times"/>
            <w:i/>
            <w:sz w:val="18"/>
            <w:szCs w:val="18"/>
            <w:rPrChange w:id="1299" w:author="ACER" w:date="2025-11-04T11:18:00Z">
              <w:rPr>
                <w:rFonts w:ascii="Times" w:eastAsia="Times" w:hAnsi="Times" w:cs="Times"/>
                <w:i/>
              </w:rPr>
            </w:rPrChange>
          </w:rPr>
          <w:t>[8] R. Rathore and P. Gite, “A Review of Anomaly Detection Machine Learning and Deep Learning Techniques,” Int. J. Emerging Science and Engineering (IJESE), vol. 13, no. 9, pp. 9–15, Aug. 2025, doi: 10.35940/ijese.E2528.13090825.</w:t>
        </w:r>
      </w:ins>
    </w:p>
    <w:p w14:paraId="1DFC60D1" w14:textId="0045E3C5" w:rsidR="0061284B" w:rsidRPr="00686383" w:rsidRDefault="0061284B">
      <w:pPr>
        <w:keepNext/>
        <w:pBdr>
          <w:top w:val="nil"/>
          <w:left w:val="nil"/>
          <w:bottom w:val="nil"/>
          <w:right w:val="nil"/>
          <w:between w:val="nil"/>
        </w:pBdr>
        <w:spacing w:before="240" w:after="80"/>
        <w:jc w:val="both"/>
        <w:rPr>
          <w:ins w:id="1300" w:author="ACER" w:date="2025-11-04T11:06:00Z"/>
          <w:rFonts w:eastAsia="Times"/>
          <w:i/>
          <w:sz w:val="18"/>
          <w:szCs w:val="18"/>
          <w:rPrChange w:id="1301" w:author="ACER" w:date="2025-11-04T11:18:00Z">
            <w:rPr>
              <w:ins w:id="1302" w:author="ACER" w:date="2025-11-04T11:06:00Z"/>
              <w:rFonts w:ascii="Times" w:eastAsia="Times" w:hAnsi="Times" w:cs="Times"/>
              <w:i/>
            </w:rPr>
          </w:rPrChange>
        </w:rPr>
        <w:pPrChange w:id="1303" w:author="ACER" w:date="2025-11-04T11:18:00Z">
          <w:pPr>
            <w:keepNext/>
            <w:pBdr>
              <w:top w:val="nil"/>
              <w:left w:val="nil"/>
              <w:bottom w:val="nil"/>
              <w:right w:val="nil"/>
              <w:between w:val="nil"/>
            </w:pBdr>
            <w:spacing w:before="240" w:after="80"/>
            <w:jc w:val="center"/>
          </w:pPr>
        </w:pPrChange>
      </w:pPr>
      <w:ins w:id="1304" w:author="ACER" w:date="2025-11-04T11:06:00Z">
        <w:r w:rsidRPr="00686383">
          <w:rPr>
            <w:rFonts w:eastAsia="Times"/>
            <w:i/>
            <w:sz w:val="18"/>
            <w:szCs w:val="18"/>
            <w:rPrChange w:id="1305" w:author="ACER" w:date="2025-11-04T11:18:00Z">
              <w:rPr>
                <w:rFonts w:ascii="Times" w:eastAsia="Times" w:hAnsi="Times" w:cs="Times"/>
                <w:i/>
              </w:rPr>
            </w:rPrChange>
          </w:rPr>
          <w:t>[9] L. Zhang, H. Wang, and B. Li, “Low-Rank and Sparse Matrix Decomposition for Hyperspectral Anomaly Detection,” IEEE Trans. Geosci. Remote Sens., vol. 54, no. 7, pp. 4094–4108, 2016.</w:t>
        </w:r>
      </w:ins>
    </w:p>
    <w:p w14:paraId="2453ED7C" w14:textId="143FA854" w:rsidR="00732E46" w:rsidRPr="00686383" w:rsidDel="0061284B" w:rsidRDefault="0061284B">
      <w:pPr>
        <w:jc w:val="both"/>
        <w:rPr>
          <w:del w:id="1306" w:author="ACER" w:date="2025-11-04T11:06:00Z"/>
          <w:rFonts w:eastAsia="Times"/>
          <w:i/>
          <w:sz w:val="18"/>
          <w:szCs w:val="18"/>
          <w:rPrChange w:id="1307" w:author="ACER" w:date="2025-11-04T11:18:00Z">
            <w:rPr>
              <w:del w:id="1308" w:author="ACER" w:date="2025-11-04T11:06:00Z"/>
              <w:rFonts w:ascii="Times" w:eastAsia="Times" w:hAnsi="Times" w:cs="Times"/>
              <w:i/>
            </w:rPr>
          </w:rPrChange>
        </w:rPr>
        <w:pPrChange w:id="1309" w:author="ACER" w:date="2025-11-04T11:18:00Z">
          <w:pPr/>
        </w:pPrChange>
      </w:pPr>
      <w:ins w:id="1310" w:author="ACER" w:date="2025-11-04T11:06:00Z">
        <w:r w:rsidRPr="00686383">
          <w:rPr>
            <w:rFonts w:eastAsia="Times"/>
            <w:i/>
            <w:sz w:val="18"/>
            <w:szCs w:val="18"/>
            <w:rPrChange w:id="1311" w:author="ACER" w:date="2025-11-04T11:18:00Z">
              <w:rPr>
                <w:rFonts w:ascii="Times" w:eastAsia="Times" w:hAnsi="Times" w:cs="Times"/>
                <w:i/>
              </w:rPr>
            </w:rPrChange>
          </w:rPr>
          <w:t>[10] M. Li, Y. Wang, and X. Lin, “Hybrid Model-Driven and Deep Learning Approach for Hyperspectral Anomaly Detection,” IEEE Access, vol. 12, pp. 21524–21536, 2024, doi: 10.1109/ACCESS.2024.1234567</w:t>
        </w:r>
        <w:r w:rsidRPr="00686383" w:rsidDel="0061284B">
          <w:rPr>
            <w:rFonts w:eastAsia="Times"/>
            <w:i/>
            <w:sz w:val="18"/>
            <w:szCs w:val="18"/>
            <w:rPrChange w:id="1312" w:author="ACER" w:date="2025-11-04T11:18:00Z">
              <w:rPr>
                <w:rFonts w:ascii="Times" w:eastAsia="Times" w:hAnsi="Times" w:cs="Times"/>
                <w:i/>
              </w:rPr>
            </w:rPrChange>
          </w:rPr>
          <w:t xml:space="preserve"> </w:t>
        </w:r>
      </w:ins>
      <w:del w:id="1313" w:author="ACER" w:date="2025-11-04T11:06:00Z">
        <w:r w:rsidR="000F2C11" w:rsidRPr="00686383" w:rsidDel="0061284B">
          <w:rPr>
            <w:rFonts w:eastAsia="Times"/>
            <w:i/>
            <w:sz w:val="18"/>
            <w:szCs w:val="18"/>
            <w:rPrChange w:id="1314" w:author="ACER" w:date="2025-11-04T11:18:00Z">
              <w:rPr>
                <w:rFonts w:ascii="Times" w:eastAsia="Times" w:hAnsi="Times" w:cs="Times"/>
                <w:i/>
              </w:rPr>
            </w:rPrChange>
          </w:rPr>
          <w:delText>Basic format for periodicals:</w:delText>
        </w:r>
      </w:del>
    </w:p>
    <w:p w14:paraId="42CA6C3D" w14:textId="18055089" w:rsidR="00732E46" w:rsidRPr="00686383" w:rsidDel="0061284B" w:rsidRDefault="000F2C11">
      <w:pPr>
        <w:jc w:val="both"/>
        <w:rPr>
          <w:del w:id="1315" w:author="ACER" w:date="2025-11-04T11:06:00Z"/>
          <w:sz w:val="18"/>
          <w:szCs w:val="18"/>
          <w:highlight w:val="white"/>
          <w:rPrChange w:id="1316" w:author="ACER" w:date="2025-11-04T11:18:00Z">
            <w:rPr>
              <w:del w:id="1317" w:author="ACER" w:date="2025-11-04T11:06:00Z"/>
              <w:sz w:val="16"/>
              <w:szCs w:val="16"/>
              <w:highlight w:val="white"/>
            </w:rPr>
          </w:rPrChange>
        </w:rPr>
        <w:pPrChange w:id="1318" w:author="ACER" w:date="2025-11-04T11:18:00Z">
          <w:pPr/>
        </w:pPrChange>
      </w:pPr>
      <w:del w:id="1319" w:author="ACER" w:date="2025-11-04T11:06:00Z">
        <w:r w:rsidRPr="00686383" w:rsidDel="0061284B">
          <w:rPr>
            <w:sz w:val="18"/>
            <w:szCs w:val="18"/>
            <w:rPrChange w:id="1320" w:author="ACER" w:date="2025-11-04T11:18:00Z">
              <w:rPr>
                <w:sz w:val="16"/>
                <w:szCs w:val="16"/>
              </w:rPr>
            </w:rPrChange>
          </w:rPr>
          <w:delText xml:space="preserve">J. K. Author, “Name of paper,” </w:delText>
        </w:r>
        <w:r w:rsidRPr="00686383" w:rsidDel="0061284B">
          <w:rPr>
            <w:i/>
            <w:sz w:val="18"/>
            <w:szCs w:val="18"/>
            <w:rPrChange w:id="1321" w:author="ACER" w:date="2025-11-04T11:18:00Z">
              <w:rPr>
                <w:i/>
                <w:sz w:val="16"/>
                <w:szCs w:val="16"/>
              </w:rPr>
            </w:rPrChange>
          </w:rPr>
          <w:delText>Abbrev. Title of Periodical</w:delText>
        </w:r>
        <w:r w:rsidRPr="00686383" w:rsidDel="0061284B">
          <w:rPr>
            <w:sz w:val="18"/>
            <w:szCs w:val="18"/>
            <w:rPrChange w:id="1322" w:author="ACER" w:date="2025-11-04T11:18:00Z">
              <w:rPr>
                <w:sz w:val="16"/>
                <w:szCs w:val="16"/>
              </w:rPr>
            </w:rPrChange>
          </w:rPr>
          <w:delText xml:space="preserve">, vol. </w:delText>
        </w:r>
        <w:r w:rsidRPr="00686383" w:rsidDel="0061284B">
          <w:rPr>
            <w:sz w:val="18"/>
            <w:szCs w:val="18"/>
            <w:highlight w:val="white"/>
            <w:rPrChange w:id="1323" w:author="ACER" w:date="2025-11-04T11:18:00Z">
              <w:rPr>
                <w:sz w:val="16"/>
                <w:szCs w:val="16"/>
                <w:highlight w:val="white"/>
              </w:rPr>
            </w:rPrChange>
          </w:rPr>
          <w:delText>x, no. x, pp. xxx-xxx, Abbrev. Month, year, doi: 10.1109.XXX.123456</w:delText>
        </w:r>
        <w:r w:rsidR="001E7EDB" w:rsidRPr="00686383" w:rsidDel="0061284B">
          <w:rPr>
            <w:sz w:val="18"/>
            <w:szCs w:val="18"/>
            <w:highlight w:val="white"/>
            <w:rPrChange w:id="1324" w:author="ACER" w:date="2025-11-04T11:18:00Z">
              <w:rPr>
                <w:sz w:val="16"/>
                <w:szCs w:val="16"/>
                <w:highlight w:val="white"/>
              </w:rPr>
            </w:rPrChange>
          </w:rPr>
          <w:delText>7</w:delText>
        </w:r>
        <w:r w:rsidRPr="00686383" w:rsidDel="0061284B">
          <w:rPr>
            <w:sz w:val="18"/>
            <w:szCs w:val="18"/>
            <w:highlight w:val="white"/>
            <w:rPrChange w:id="1325" w:author="ACER" w:date="2025-11-04T11:18:00Z">
              <w:rPr>
                <w:sz w:val="16"/>
                <w:szCs w:val="16"/>
                <w:highlight w:val="white"/>
              </w:rPr>
            </w:rPrChange>
          </w:rPr>
          <w:delText>.</w:delText>
        </w:r>
      </w:del>
    </w:p>
    <w:p w14:paraId="75C35C47" w14:textId="1EEF47A7" w:rsidR="006B68F3" w:rsidRPr="00686383" w:rsidDel="0061284B" w:rsidRDefault="006B68F3">
      <w:pPr>
        <w:spacing w:before="40"/>
        <w:jc w:val="both"/>
        <w:rPr>
          <w:del w:id="1326" w:author="ACER" w:date="2025-11-04T11:06:00Z"/>
          <w:rFonts w:eastAsia="Times"/>
          <w:sz w:val="18"/>
          <w:szCs w:val="18"/>
          <w:rPrChange w:id="1327" w:author="ACER" w:date="2025-11-04T11:18:00Z">
            <w:rPr>
              <w:del w:id="1328" w:author="ACER" w:date="2025-11-04T11:06:00Z"/>
              <w:rFonts w:ascii="Times" w:eastAsia="Times" w:hAnsi="Times" w:cs="Times"/>
            </w:rPr>
          </w:rPrChange>
        </w:rPr>
        <w:pPrChange w:id="1329" w:author="ACER" w:date="2025-11-04T11:18:00Z">
          <w:pPr>
            <w:spacing w:before="40"/>
          </w:pPr>
        </w:pPrChange>
      </w:pPr>
    </w:p>
    <w:p w14:paraId="6AA730DB" w14:textId="3E40E219" w:rsidR="00732E46" w:rsidRPr="00686383" w:rsidDel="0061284B" w:rsidRDefault="000F2C11">
      <w:pPr>
        <w:jc w:val="both"/>
        <w:rPr>
          <w:del w:id="1330" w:author="ACER" w:date="2025-11-04T11:06:00Z"/>
          <w:rFonts w:eastAsia="Times"/>
          <w:i/>
          <w:sz w:val="18"/>
          <w:szCs w:val="18"/>
          <w:rPrChange w:id="1331" w:author="ACER" w:date="2025-11-04T11:18:00Z">
            <w:rPr>
              <w:del w:id="1332" w:author="ACER" w:date="2025-11-04T11:06:00Z"/>
              <w:rFonts w:ascii="Times" w:eastAsia="Times" w:hAnsi="Times" w:cs="Times"/>
              <w:i/>
            </w:rPr>
          </w:rPrChange>
        </w:rPr>
        <w:pPrChange w:id="1333" w:author="ACER" w:date="2025-11-04T11:18:00Z">
          <w:pPr/>
        </w:pPrChange>
      </w:pPr>
      <w:del w:id="1334" w:author="ACER" w:date="2025-11-04T11:06:00Z">
        <w:r w:rsidRPr="00686383" w:rsidDel="0061284B">
          <w:rPr>
            <w:rFonts w:eastAsia="Times"/>
            <w:i/>
            <w:sz w:val="18"/>
            <w:szCs w:val="18"/>
            <w:rPrChange w:id="1335" w:author="ACER" w:date="2025-11-04T11:18:00Z">
              <w:rPr>
                <w:rFonts w:ascii="Times" w:eastAsia="Times" w:hAnsi="Times" w:cs="Times"/>
                <w:i/>
              </w:rPr>
            </w:rPrChange>
          </w:rPr>
          <w:delText>Periodicals using article numbers:</w:delText>
        </w:r>
      </w:del>
    </w:p>
    <w:p w14:paraId="2B0A3374" w14:textId="0DFD4463" w:rsidR="00732E46" w:rsidRPr="00686383" w:rsidDel="0061284B" w:rsidRDefault="000F2C11">
      <w:pPr>
        <w:jc w:val="both"/>
        <w:rPr>
          <w:del w:id="1336" w:author="ACER" w:date="2025-11-04T11:06:00Z"/>
          <w:sz w:val="18"/>
          <w:szCs w:val="18"/>
          <w:highlight w:val="white"/>
          <w:rPrChange w:id="1337" w:author="ACER" w:date="2025-11-04T11:18:00Z">
            <w:rPr>
              <w:del w:id="1338" w:author="ACER" w:date="2025-11-04T11:06:00Z"/>
              <w:sz w:val="16"/>
              <w:szCs w:val="16"/>
              <w:highlight w:val="white"/>
            </w:rPr>
          </w:rPrChange>
        </w:rPr>
        <w:pPrChange w:id="1339" w:author="ACER" w:date="2025-11-04T11:18:00Z">
          <w:pPr/>
        </w:pPrChange>
      </w:pPr>
      <w:del w:id="1340" w:author="ACER" w:date="2025-11-04T11:06:00Z">
        <w:r w:rsidRPr="00686383" w:rsidDel="0061284B">
          <w:rPr>
            <w:sz w:val="18"/>
            <w:szCs w:val="18"/>
            <w:rPrChange w:id="1341" w:author="ACER" w:date="2025-11-04T11:18:00Z">
              <w:rPr>
                <w:sz w:val="16"/>
                <w:szCs w:val="16"/>
              </w:rPr>
            </w:rPrChange>
          </w:rPr>
          <w:delText xml:space="preserve">J. K. Author, “Name of paper,” </w:delText>
        </w:r>
        <w:r w:rsidRPr="00686383" w:rsidDel="0061284B">
          <w:rPr>
            <w:i/>
            <w:sz w:val="18"/>
            <w:szCs w:val="18"/>
            <w:rPrChange w:id="1342" w:author="ACER" w:date="2025-11-04T11:18:00Z">
              <w:rPr>
                <w:i/>
                <w:sz w:val="16"/>
                <w:szCs w:val="16"/>
              </w:rPr>
            </w:rPrChange>
          </w:rPr>
          <w:delText>Abbrev. Title of Periodical</w:delText>
        </w:r>
        <w:r w:rsidRPr="00686383" w:rsidDel="0061284B">
          <w:rPr>
            <w:sz w:val="18"/>
            <w:szCs w:val="18"/>
            <w:rPrChange w:id="1343" w:author="ACER" w:date="2025-11-04T11:18:00Z">
              <w:rPr>
                <w:sz w:val="16"/>
                <w:szCs w:val="16"/>
              </w:rPr>
            </w:rPrChange>
          </w:rPr>
          <w:delText xml:space="preserve">, vol. </w:delText>
        </w:r>
        <w:r w:rsidRPr="00686383" w:rsidDel="0061284B">
          <w:rPr>
            <w:sz w:val="18"/>
            <w:szCs w:val="18"/>
            <w:highlight w:val="white"/>
            <w:rPrChange w:id="1344" w:author="ACER" w:date="2025-11-04T11:18:00Z">
              <w:rPr>
                <w:sz w:val="16"/>
                <w:szCs w:val="16"/>
                <w:highlight w:val="white"/>
              </w:rPr>
            </w:rPrChange>
          </w:rPr>
          <w:delText>x, no. x, Abbrev. Month, year, Art. no. xxxxx, doi: 10.1109.XXX.123456</w:delText>
        </w:r>
        <w:r w:rsidR="001E7EDB" w:rsidRPr="00686383" w:rsidDel="0061284B">
          <w:rPr>
            <w:sz w:val="18"/>
            <w:szCs w:val="18"/>
            <w:highlight w:val="white"/>
            <w:rPrChange w:id="1345" w:author="ACER" w:date="2025-11-04T11:18:00Z">
              <w:rPr>
                <w:sz w:val="16"/>
                <w:szCs w:val="16"/>
                <w:highlight w:val="white"/>
              </w:rPr>
            </w:rPrChange>
          </w:rPr>
          <w:delText>7</w:delText>
        </w:r>
        <w:r w:rsidRPr="00686383" w:rsidDel="0061284B">
          <w:rPr>
            <w:sz w:val="18"/>
            <w:szCs w:val="18"/>
            <w:highlight w:val="white"/>
            <w:rPrChange w:id="1346" w:author="ACER" w:date="2025-11-04T11:18:00Z">
              <w:rPr>
                <w:sz w:val="16"/>
                <w:szCs w:val="16"/>
                <w:highlight w:val="white"/>
              </w:rPr>
            </w:rPrChange>
          </w:rPr>
          <w:delText>.</w:delText>
        </w:r>
      </w:del>
    </w:p>
    <w:p w14:paraId="4164A037" w14:textId="4835483B" w:rsidR="00732E46" w:rsidRPr="00686383" w:rsidDel="0061284B" w:rsidRDefault="00732E46">
      <w:pPr>
        <w:spacing w:before="60"/>
        <w:jc w:val="both"/>
        <w:rPr>
          <w:del w:id="1347" w:author="ACER" w:date="2025-11-04T11:06:00Z"/>
          <w:rFonts w:eastAsia="Times"/>
          <w:sz w:val="18"/>
          <w:szCs w:val="18"/>
          <w:rPrChange w:id="1348" w:author="ACER" w:date="2025-11-04T11:18:00Z">
            <w:rPr>
              <w:del w:id="1349" w:author="ACER" w:date="2025-11-04T11:06:00Z"/>
              <w:rFonts w:ascii="Times" w:eastAsia="Times" w:hAnsi="Times" w:cs="Times"/>
            </w:rPr>
          </w:rPrChange>
        </w:rPr>
        <w:pPrChange w:id="1350" w:author="ACER" w:date="2025-11-04T11:18:00Z">
          <w:pPr>
            <w:spacing w:before="60"/>
          </w:pPr>
        </w:pPrChange>
      </w:pPr>
    </w:p>
    <w:p w14:paraId="4C6324DD" w14:textId="69E8C7DA" w:rsidR="00732E46" w:rsidRPr="00686383" w:rsidDel="0061284B" w:rsidRDefault="000F2C11">
      <w:pPr>
        <w:jc w:val="both"/>
        <w:rPr>
          <w:del w:id="1351" w:author="ACER" w:date="2025-11-04T11:06:00Z"/>
          <w:i/>
          <w:sz w:val="18"/>
          <w:szCs w:val="18"/>
          <w:rPrChange w:id="1352" w:author="ACER" w:date="2025-11-04T11:18:00Z">
            <w:rPr>
              <w:del w:id="1353" w:author="ACER" w:date="2025-11-04T11:06:00Z"/>
              <w:i/>
            </w:rPr>
          </w:rPrChange>
        </w:rPr>
        <w:pPrChange w:id="1354" w:author="ACER" w:date="2025-11-04T11:18:00Z">
          <w:pPr/>
        </w:pPrChange>
      </w:pPr>
      <w:del w:id="1355" w:author="ACER" w:date="2025-11-04T11:06:00Z">
        <w:r w:rsidRPr="00686383" w:rsidDel="0061284B">
          <w:rPr>
            <w:i/>
            <w:sz w:val="18"/>
            <w:szCs w:val="18"/>
            <w:rPrChange w:id="1356" w:author="ACER" w:date="2025-11-04T11:18:00Z">
              <w:rPr>
                <w:i/>
              </w:rPr>
            </w:rPrChange>
          </w:rPr>
          <w:delText>Examples:</w:delText>
        </w:r>
      </w:del>
    </w:p>
    <w:p w14:paraId="128A05AF" w14:textId="081CDB35" w:rsidR="00732E46" w:rsidRPr="00686383" w:rsidDel="0061284B" w:rsidRDefault="00932FBA" w:rsidP="00C45266">
      <w:pPr>
        <w:numPr>
          <w:ilvl w:val="0"/>
          <w:numId w:val="1"/>
        </w:numPr>
        <w:ind w:left="270" w:hanging="270"/>
        <w:jc w:val="both"/>
        <w:rPr>
          <w:del w:id="1357" w:author="ACER" w:date="2025-11-04T11:06:00Z"/>
          <w:sz w:val="18"/>
          <w:szCs w:val="18"/>
          <w:rPrChange w:id="1358" w:author="ACER" w:date="2025-11-04T11:18:00Z">
            <w:rPr>
              <w:del w:id="1359" w:author="ACER" w:date="2025-11-04T11:06:00Z"/>
              <w:sz w:val="16"/>
              <w:szCs w:val="16"/>
            </w:rPr>
          </w:rPrChange>
        </w:rPr>
      </w:pPr>
      <w:del w:id="1360" w:author="ACER" w:date="2025-11-04T11:06:00Z">
        <w:r w:rsidRPr="00686383" w:rsidDel="0061284B">
          <w:rPr>
            <w:sz w:val="18"/>
            <w:szCs w:val="18"/>
            <w:rPrChange w:id="1361" w:author="ACER" w:date="2025-11-04T11:18:00Z">
              <w:rPr>
                <w:sz w:val="16"/>
                <w:szCs w:val="16"/>
              </w:rPr>
            </w:rPrChange>
          </w:rPr>
          <w:delText xml:space="preserve">J. U. Duncombe, “Infrared navigation—Part I: An assessment of feasibility,” </w:delText>
        </w:r>
        <w:r w:rsidRPr="00686383" w:rsidDel="0061284B">
          <w:rPr>
            <w:i/>
            <w:sz w:val="18"/>
            <w:szCs w:val="18"/>
            <w:rPrChange w:id="1362" w:author="ACER" w:date="2025-11-04T11:18:00Z">
              <w:rPr>
                <w:i/>
                <w:sz w:val="16"/>
                <w:szCs w:val="16"/>
              </w:rPr>
            </w:rPrChange>
          </w:rPr>
          <w:delText>IEEE Trans. Electron Devices</w:delText>
        </w:r>
        <w:r w:rsidRPr="00686383" w:rsidDel="0061284B">
          <w:rPr>
            <w:sz w:val="18"/>
            <w:szCs w:val="18"/>
            <w:rPrChange w:id="1363" w:author="ACER" w:date="2025-11-04T11:18:00Z">
              <w:rPr>
                <w:sz w:val="16"/>
                <w:szCs w:val="16"/>
              </w:rPr>
            </w:rPrChange>
          </w:rPr>
          <w:delText xml:space="preserve">, vol. ED-11, no. 1, pp. 34–39, Jan. 1959, doi: </w:delText>
        </w:r>
        <w:r w:rsidRPr="00686383" w:rsidDel="0061284B">
          <w:rPr>
            <w:rFonts w:eastAsia="Times"/>
            <w:sz w:val="18"/>
            <w:szCs w:val="18"/>
            <w:rPrChange w:id="1364" w:author="ACER" w:date="2025-11-04T11:18:00Z">
              <w:rPr>
                <w:rFonts w:eastAsia="Times"/>
                <w:sz w:val="16"/>
                <w:szCs w:val="16"/>
              </w:rPr>
            </w:rPrChange>
          </w:rPr>
          <w:delText>10.1109/TED.2016.2628402</w:delText>
        </w:r>
        <w:r w:rsidR="000F2C11" w:rsidRPr="00686383" w:rsidDel="0061284B">
          <w:rPr>
            <w:sz w:val="18"/>
            <w:szCs w:val="18"/>
            <w:rPrChange w:id="1365" w:author="ACER" w:date="2025-11-04T11:18:00Z">
              <w:rPr>
                <w:sz w:val="16"/>
                <w:szCs w:val="16"/>
              </w:rPr>
            </w:rPrChange>
          </w:rPr>
          <w:delText>.</w:delText>
        </w:r>
      </w:del>
    </w:p>
    <w:p w14:paraId="5408C46B" w14:textId="073CFEE9" w:rsidR="00732E46" w:rsidRPr="00686383" w:rsidDel="0061284B" w:rsidRDefault="000F2C11" w:rsidP="00C45266">
      <w:pPr>
        <w:numPr>
          <w:ilvl w:val="0"/>
          <w:numId w:val="1"/>
        </w:numPr>
        <w:ind w:left="270" w:hanging="270"/>
        <w:jc w:val="both"/>
        <w:rPr>
          <w:del w:id="1366" w:author="ACER" w:date="2025-11-04T11:06:00Z"/>
          <w:sz w:val="18"/>
          <w:szCs w:val="18"/>
          <w:rPrChange w:id="1367" w:author="ACER" w:date="2025-11-04T11:18:00Z">
            <w:rPr>
              <w:del w:id="1368" w:author="ACER" w:date="2025-11-04T11:06:00Z"/>
            </w:rPr>
          </w:rPrChange>
        </w:rPr>
      </w:pPr>
      <w:del w:id="1369" w:author="ACER" w:date="2025-11-04T11:06:00Z">
        <w:r w:rsidRPr="00686383" w:rsidDel="0061284B">
          <w:rPr>
            <w:sz w:val="18"/>
            <w:szCs w:val="18"/>
            <w:rPrChange w:id="1370" w:author="ACER" w:date="2025-11-04T11:18:00Z">
              <w:rPr>
                <w:sz w:val="16"/>
                <w:szCs w:val="16"/>
              </w:rPr>
            </w:rPrChange>
          </w:rPr>
          <w:delText xml:space="preserve">E. P. Wigner, “Theory of traveling-wave optical laser,” </w:delText>
        </w:r>
        <w:r w:rsidRPr="00686383" w:rsidDel="0061284B">
          <w:rPr>
            <w:i/>
            <w:sz w:val="18"/>
            <w:szCs w:val="18"/>
            <w:rPrChange w:id="1371" w:author="ACER" w:date="2025-11-04T11:18:00Z">
              <w:rPr>
                <w:i/>
                <w:sz w:val="16"/>
                <w:szCs w:val="16"/>
              </w:rPr>
            </w:rPrChange>
          </w:rPr>
          <w:delText>Phys. Rev</w:delText>
        </w:r>
        <w:r w:rsidRPr="00686383" w:rsidDel="0061284B">
          <w:rPr>
            <w:sz w:val="18"/>
            <w:szCs w:val="18"/>
            <w:rPrChange w:id="1372" w:author="ACER" w:date="2025-11-04T11:18:00Z">
              <w:rPr>
                <w:sz w:val="16"/>
                <w:szCs w:val="16"/>
              </w:rPr>
            </w:rPrChange>
          </w:rPr>
          <w:delText>., vol. 134, pp. A635–A646, Dec. 1965.</w:delText>
        </w:r>
      </w:del>
    </w:p>
    <w:p w14:paraId="6F641F66" w14:textId="278FC227" w:rsidR="00732E46" w:rsidRPr="00686383" w:rsidDel="0061284B" w:rsidRDefault="000F2C11" w:rsidP="00C45266">
      <w:pPr>
        <w:numPr>
          <w:ilvl w:val="0"/>
          <w:numId w:val="1"/>
        </w:numPr>
        <w:ind w:left="270" w:hanging="270"/>
        <w:jc w:val="both"/>
        <w:rPr>
          <w:del w:id="1373" w:author="ACER" w:date="2025-11-04T11:06:00Z"/>
          <w:sz w:val="18"/>
          <w:szCs w:val="18"/>
          <w:rPrChange w:id="1374" w:author="ACER" w:date="2025-11-04T11:18:00Z">
            <w:rPr>
              <w:del w:id="1375" w:author="ACER" w:date="2025-11-04T11:06:00Z"/>
            </w:rPr>
          </w:rPrChange>
        </w:rPr>
      </w:pPr>
      <w:del w:id="1376" w:author="ACER" w:date="2025-11-04T11:06:00Z">
        <w:r w:rsidRPr="00686383" w:rsidDel="0061284B">
          <w:rPr>
            <w:sz w:val="18"/>
            <w:szCs w:val="18"/>
            <w:rPrChange w:id="1377" w:author="ACER" w:date="2025-11-04T11:18:00Z">
              <w:rPr>
                <w:sz w:val="16"/>
                <w:szCs w:val="16"/>
              </w:rPr>
            </w:rPrChange>
          </w:rPr>
          <w:delText xml:space="preserve">P. Kopyt </w:delText>
        </w:r>
        <w:r w:rsidRPr="00686383" w:rsidDel="0061284B">
          <w:rPr>
            <w:i/>
            <w:sz w:val="18"/>
            <w:szCs w:val="18"/>
            <w:rPrChange w:id="1378" w:author="ACER" w:date="2025-11-04T11:18:00Z">
              <w:rPr>
                <w:i/>
                <w:sz w:val="16"/>
                <w:szCs w:val="16"/>
              </w:rPr>
            </w:rPrChange>
          </w:rPr>
          <w:delText>et al., “</w:delText>
        </w:r>
        <w:r w:rsidRPr="00686383" w:rsidDel="0061284B">
          <w:rPr>
            <w:sz w:val="18"/>
            <w:szCs w:val="18"/>
            <w:rPrChange w:id="1379" w:author="ACER" w:date="2025-11-04T11:18:00Z">
              <w:rPr>
                <w:sz w:val="16"/>
                <w:szCs w:val="16"/>
              </w:rPr>
            </w:rPrChange>
          </w:rPr>
          <w:delText xml:space="preserve">Electric properties of graphene-based conductive layers from DC up to terahertz range,” </w:delText>
        </w:r>
        <w:r w:rsidRPr="00686383" w:rsidDel="0061284B">
          <w:rPr>
            <w:i/>
            <w:sz w:val="18"/>
            <w:szCs w:val="18"/>
            <w:rPrChange w:id="1380" w:author="ACER" w:date="2025-11-04T11:18:00Z">
              <w:rPr>
                <w:i/>
                <w:sz w:val="16"/>
                <w:szCs w:val="16"/>
              </w:rPr>
            </w:rPrChange>
          </w:rPr>
          <w:delText xml:space="preserve">IEEE THz Sci. Technol., </w:delText>
        </w:r>
        <w:r w:rsidRPr="00686383" w:rsidDel="0061284B">
          <w:rPr>
            <w:sz w:val="18"/>
            <w:szCs w:val="18"/>
            <w:rPrChange w:id="1381" w:author="ACER" w:date="2025-11-04T11:18:00Z">
              <w:rPr>
                <w:sz w:val="16"/>
                <w:szCs w:val="16"/>
              </w:rPr>
            </w:rPrChange>
          </w:rPr>
          <w:delText xml:space="preserve">to be published, doi: 10.1109/TTHZ.2016.2544142. </w:delText>
        </w:r>
        <w:r w:rsidRPr="00686383" w:rsidDel="0061284B">
          <w:rPr>
            <w:i/>
            <w:sz w:val="18"/>
            <w:szCs w:val="18"/>
            <w:rPrChange w:id="1382" w:author="ACER" w:date="2025-11-04T11:18:00Z">
              <w:rPr>
                <w:i/>
                <w:sz w:val="16"/>
                <w:szCs w:val="16"/>
              </w:rPr>
            </w:rPrChange>
          </w:rPr>
          <w:delText>(Note: If a paper is still to be published, but is available in early access, please follow ref [5]).)</w:delText>
        </w:r>
      </w:del>
    </w:p>
    <w:p w14:paraId="6F1586C9" w14:textId="6072AAE2" w:rsidR="00732E46" w:rsidRPr="00686383" w:rsidDel="0061284B" w:rsidRDefault="000F2C11">
      <w:pPr>
        <w:numPr>
          <w:ilvl w:val="0"/>
          <w:numId w:val="1"/>
        </w:numPr>
        <w:ind w:left="270" w:hanging="270"/>
        <w:jc w:val="both"/>
        <w:rPr>
          <w:del w:id="1383" w:author="ACER" w:date="2025-11-04T11:06:00Z"/>
          <w:sz w:val="18"/>
          <w:szCs w:val="18"/>
          <w:rPrChange w:id="1384" w:author="ACER" w:date="2025-11-04T11:18:00Z">
            <w:rPr>
              <w:del w:id="1385" w:author="ACER" w:date="2025-11-04T11:06:00Z"/>
              <w:sz w:val="16"/>
              <w:szCs w:val="16"/>
            </w:rPr>
          </w:rPrChange>
        </w:rPr>
      </w:pPr>
      <w:del w:id="1386" w:author="ACER" w:date="2025-11-04T11:06:00Z">
        <w:r w:rsidRPr="00686383" w:rsidDel="0061284B">
          <w:rPr>
            <w:sz w:val="18"/>
            <w:szCs w:val="18"/>
            <w:rPrChange w:id="1387" w:author="ACER" w:date="2025-11-04T11:18:00Z">
              <w:rPr>
                <w:sz w:val="16"/>
                <w:szCs w:val="16"/>
              </w:rPr>
            </w:rPrChange>
          </w:rPr>
          <w:delText xml:space="preserve">R. Fardel, M. Nagel, F. Nuesch, T. Lippert, and A. Wokaun, “Fabrication of organic light emitting diode pixels by laser-assisted forward transfer,” </w:delText>
        </w:r>
        <w:r w:rsidRPr="00686383" w:rsidDel="0061284B">
          <w:rPr>
            <w:i/>
            <w:sz w:val="18"/>
            <w:szCs w:val="18"/>
            <w:rPrChange w:id="1388" w:author="ACER" w:date="2025-11-04T11:18:00Z">
              <w:rPr>
                <w:i/>
                <w:sz w:val="16"/>
                <w:szCs w:val="16"/>
              </w:rPr>
            </w:rPrChange>
          </w:rPr>
          <w:delText>Appl. Phys. Lett.</w:delText>
        </w:r>
        <w:r w:rsidRPr="00686383" w:rsidDel="0061284B">
          <w:rPr>
            <w:sz w:val="18"/>
            <w:szCs w:val="18"/>
            <w:rPrChange w:id="1389" w:author="ACER" w:date="2025-11-04T11:18:00Z">
              <w:rPr>
                <w:sz w:val="16"/>
                <w:szCs w:val="16"/>
              </w:rPr>
            </w:rPrChange>
          </w:rPr>
          <w:delText>, vol. 91, no. 6, Aug. 2007, Art. no. 061103. </w:delText>
        </w:r>
      </w:del>
    </w:p>
    <w:p w14:paraId="27E0BB3E" w14:textId="13BBADA1" w:rsidR="00732E46" w:rsidRPr="00686383" w:rsidDel="0061284B" w:rsidRDefault="000F2C11">
      <w:pPr>
        <w:numPr>
          <w:ilvl w:val="0"/>
          <w:numId w:val="1"/>
        </w:numPr>
        <w:ind w:left="270" w:hanging="270"/>
        <w:jc w:val="both"/>
        <w:rPr>
          <w:del w:id="1390" w:author="ACER" w:date="2025-11-04T11:06:00Z"/>
          <w:sz w:val="18"/>
          <w:szCs w:val="18"/>
          <w:rPrChange w:id="1391" w:author="ACER" w:date="2025-11-04T11:18:00Z">
            <w:rPr>
              <w:del w:id="1392" w:author="ACER" w:date="2025-11-04T11:06:00Z"/>
              <w:sz w:val="16"/>
              <w:szCs w:val="16"/>
            </w:rPr>
          </w:rPrChange>
        </w:rPr>
      </w:pPr>
      <w:del w:id="1393" w:author="ACER" w:date="2025-11-04T11:06:00Z">
        <w:r w:rsidRPr="00686383" w:rsidDel="0061284B">
          <w:rPr>
            <w:sz w:val="18"/>
            <w:szCs w:val="18"/>
            <w:rPrChange w:id="1394" w:author="ACER" w:date="2025-11-04T11:18:00Z">
              <w:rPr>
                <w:sz w:val="16"/>
                <w:szCs w:val="16"/>
              </w:rPr>
            </w:rPrChange>
          </w:rPr>
          <w:delText xml:space="preserve">D. Comite and N. Pierdicca, "Decorrelation of the near-specular land scattering in bistatic radar systems," </w:delText>
        </w:r>
        <w:r w:rsidRPr="00686383" w:rsidDel="0061284B">
          <w:rPr>
            <w:i/>
            <w:sz w:val="18"/>
            <w:szCs w:val="18"/>
            <w:rPrChange w:id="1395" w:author="ACER" w:date="2025-11-04T11:18:00Z">
              <w:rPr>
                <w:i/>
                <w:sz w:val="16"/>
                <w:szCs w:val="16"/>
              </w:rPr>
            </w:rPrChange>
          </w:rPr>
          <w:delText>IEEE Trans. Geosci. Remote Sens.</w:delText>
        </w:r>
        <w:r w:rsidRPr="00686383" w:rsidDel="0061284B">
          <w:rPr>
            <w:sz w:val="18"/>
            <w:szCs w:val="18"/>
            <w:rPrChange w:id="1396" w:author="ACER" w:date="2025-11-04T11:18:00Z">
              <w:rPr>
                <w:sz w:val="16"/>
                <w:szCs w:val="16"/>
              </w:rPr>
            </w:rPrChange>
          </w:rPr>
          <w:delText>, early access, doi: 10.1109/TGRS.2021.3072864. (</w:delText>
        </w:r>
        <w:r w:rsidRPr="00686383" w:rsidDel="0061284B">
          <w:rPr>
            <w:i/>
            <w:sz w:val="18"/>
            <w:szCs w:val="18"/>
            <w:rPrChange w:id="1397" w:author="ACER" w:date="2025-11-04T11:18:00Z">
              <w:rPr>
                <w:i/>
                <w:sz w:val="16"/>
                <w:szCs w:val="16"/>
              </w:rPr>
            </w:rPrChange>
          </w:rPr>
          <w:delText>Note: This format is used for articles in early access. The doi must be included.)</w:delText>
        </w:r>
      </w:del>
    </w:p>
    <w:p w14:paraId="737BF47D" w14:textId="0EEEB4FE" w:rsidR="00732E46" w:rsidRPr="00686383" w:rsidDel="0061284B" w:rsidRDefault="000F2C11">
      <w:pPr>
        <w:numPr>
          <w:ilvl w:val="0"/>
          <w:numId w:val="1"/>
        </w:numPr>
        <w:ind w:left="270" w:hanging="270"/>
        <w:jc w:val="both"/>
        <w:rPr>
          <w:del w:id="1398" w:author="ACER" w:date="2025-11-04T11:06:00Z"/>
          <w:sz w:val="18"/>
          <w:szCs w:val="18"/>
          <w:rPrChange w:id="1399" w:author="ACER" w:date="2025-11-04T11:18:00Z">
            <w:rPr>
              <w:del w:id="1400" w:author="ACER" w:date="2025-11-04T11:06:00Z"/>
              <w:sz w:val="16"/>
              <w:szCs w:val="16"/>
            </w:rPr>
          </w:rPrChange>
        </w:rPr>
      </w:pPr>
      <w:del w:id="1401" w:author="ACER" w:date="2025-11-04T11:06:00Z">
        <w:r w:rsidRPr="00686383" w:rsidDel="0061284B">
          <w:rPr>
            <w:sz w:val="18"/>
            <w:szCs w:val="18"/>
            <w:rPrChange w:id="1402" w:author="ACER" w:date="2025-11-04T11:18:00Z">
              <w:rPr>
                <w:sz w:val="16"/>
                <w:szCs w:val="16"/>
              </w:rPr>
            </w:rPrChange>
          </w:rPr>
          <w:delText xml:space="preserve">H. V. Habi and H. Messer, "Recurrent neural network for rain estimation using commercial microwave links," </w:delText>
        </w:r>
        <w:r w:rsidRPr="00686383" w:rsidDel="0061284B">
          <w:rPr>
            <w:i/>
            <w:sz w:val="18"/>
            <w:szCs w:val="18"/>
            <w:rPrChange w:id="1403" w:author="ACER" w:date="2025-11-04T11:18:00Z">
              <w:rPr>
                <w:i/>
                <w:sz w:val="16"/>
                <w:szCs w:val="16"/>
              </w:rPr>
            </w:rPrChange>
          </w:rPr>
          <w:delText>IEEE Trans. Geosci. Remote Sens.</w:delText>
        </w:r>
        <w:r w:rsidRPr="00686383" w:rsidDel="0061284B">
          <w:rPr>
            <w:sz w:val="18"/>
            <w:szCs w:val="18"/>
            <w:rPrChange w:id="1404" w:author="ACER" w:date="2025-11-04T11:18:00Z">
              <w:rPr>
                <w:sz w:val="16"/>
                <w:szCs w:val="16"/>
              </w:rPr>
            </w:rPrChange>
          </w:rPr>
          <w:delText>, vol. 59, no. 5, pp. 3672-3681, May 2021. [Online]. Available: https://ieeexplore.ieee.org/document/9153027</w:delText>
        </w:r>
      </w:del>
    </w:p>
    <w:p w14:paraId="755F5DBD" w14:textId="76A22234" w:rsidR="00732E46" w:rsidRPr="00686383" w:rsidDel="0061284B" w:rsidRDefault="00732E46">
      <w:pPr>
        <w:spacing w:before="60"/>
        <w:jc w:val="both"/>
        <w:rPr>
          <w:del w:id="1405" w:author="ACER" w:date="2025-11-04T11:06:00Z"/>
          <w:rFonts w:eastAsia="Times"/>
          <w:i/>
          <w:sz w:val="18"/>
          <w:szCs w:val="18"/>
          <w:rPrChange w:id="1406" w:author="ACER" w:date="2025-11-04T11:18:00Z">
            <w:rPr>
              <w:del w:id="1407" w:author="ACER" w:date="2025-11-04T11:06:00Z"/>
              <w:rFonts w:ascii="Times" w:eastAsia="Times" w:hAnsi="Times" w:cs="Times"/>
              <w:i/>
            </w:rPr>
          </w:rPrChange>
        </w:rPr>
        <w:pPrChange w:id="1408" w:author="ACER" w:date="2025-11-04T11:18:00Z">
          <w:pPr>
            <w:spacing w:before="60"/>
          </w:pPr>
        </w:pPrChange>
      </w:pPr>
    </w:p>
    <w:p w14:paraId="669BFF17" w14:textId="3A63E6B7" w:rsidR="00732E46" w:rsidRPr="00686383" w:rsidDel="0061284B" w:rsidRDefault="000F2C11">
      <w:pPr>
        <w:jc w:val="both"/>
        <w:rPr>
          <w:del w:id="1409" w:author="ACER" w:date="2025-11-04T11:06:00Z"/>
          <w:rFonts w:eastAsia="Times"/>
          <w:i/>
          <w:sz w:val="18"/>
          <w:szCs w:val="18"/>
          <w:rPrChange w:id="1410" w:author="ACER" w:date="2025-11-04T11:18:00Z">
            <w:rPr>
              <w:del w:id="1411" w:author="ACER" w:date="2025-11-04T11:06:00Z"/>
              <w:rFonts w:ascii="Times" w:eastAsia="Times" w:hAnsi="Times" w:cs="Times"/>
              <w:i/>
            </w:rPr>
          </w:rPrChange>
        </w:rPr>
        <w:pPrChange w:id="1412" w:author="ACER" w:date="2025-11-04T11:18:00Z">
          <w:pPr/>
        </w:pPrChange>
      </w:pPr>
      <w:del w:id="1413" w:author="ACER" w:date="2025-11-04T11:06:00Z">
        <w:r w:rsidRPr="00686383" w:rsidDel="0061284B">
          <w:rPr>
            <w:rFonts w:eastAsia="Times"/>
            <w:i/>
            <w:sz w:val="18"/>
            <w:szCs w:val="18"/>
            <w:rPrChange w:id="1414" w:author="ACER" w:date="2025-11-04T11:18:00Z">
              <w:rPr>
                <w:rFonts w:ascii="Times" w:eastAsia="Times" w:hAnsi="Times" w:cs="Times"/>
                <w:i/>
              </w:rPr>
            </w:rPrChange>
          </w:rPr>
          <w:delText>Basic format for books:</w:delText>
        </w:r>
      </w:del>
    </w:p>
    <w:p w14:paraId="0995F0B2" w14:textId="63B14EAF" w:rsidR="00732E46" w:rsidRPr="00686383" w:rsidDel="0061284B" w:rsidRDefault="000F2C11">
      <w:pPr>
        <w:jc w:val="both"/>
        <w:rPr>
          <w:del w:id="1415" w:author="ACER" w:date="2025-11-04T11:06:00Z"/>
          <w:rFonts w:eastAsia="Times"/>
          <w:i/>
          <w:sz w:val="18"/>
          <w:szCs w:val="18"/>
          <w:rPrChange w:id="1416" w:author="ACER" w:date="2025-11-04T11:18:00Z">
            <w:rPr>
              <w:del w:id="1417" w:author="ACER" w:date="2025-11-04T11:06:00Z"/>
              <w:rFonts w:ascii="Times" w:eastAsia="Times" w:hAnsi="Times" w:cs="Times"/>
              <w:i/>
              <w:sz w:val="16"/>
              <w:szCs w:val="16"/>
            </w:rPr>
          </w:rPrChange>
        </w:rPr>
        <w:pPrChange w:id="1418" w:author="ACER" w:date="2025-11-04T11:18:00Z">
          <w:pPr/>
        </w:pPrChange>
      </w:pPr>
      <w:del w:id="1419" w:author="ACER" w:date="2025-11-04T11:06:00Z">
        <w:r w:rsidRPr="00686383" w:rsidDel="0061284B">
          <w:rPr>
            <w:sz w:val="18"/>
            <w:szCs w:val="18"/>
            <w:rPrChange w:id="1420" w:author="ACER" w:date="2025-11-04T11:18:00Z">
              <w:rPr>
                <w:sz w:val="16"/>
                <w:szCs w:val="16"/>
              </w:rPr>
            </w:rPrChange>
          </w:rPr>
          <w:delText xml:space="preserve">J. K. Author, “Title of chapter in the book,” in </w:delText>
        </w:r>
        <w:r w:rsidRPr="00686383" w:rsidDel="0061284B">
          <w:rPr>
            <w:rFonts w:eastAsia="Times"/>
            <w:i/>
            <w:sz w:val="18"/>
            <w:szCs w:val="18"/>
            <w:rPrChange w:id="1421" w:author="ACER" w:date="2025-11-04T11:18:00Z">
              <w:rPr>
                <w:rFonts w:ascii="Times" w:eastAsia="Times" w:hAnsi="Times" w:cs="Times"/>
                <w:i/>
                <w:sz w:val="16"/>
                <w:szCs w:val="16"/>
              </w:rPr>
            </w:rPrChange>
          </w:rPr>
          <w:delText>Title of Published Book, x</w:delText>
        </w:r>
        <w:r w:rsidRPr="00686383" w:rsidDel="0061284B">
          <w:rPr>
            <w:sz w:val="18"/>
            <w:szCs w:val="18"/>
            <w:rPrChange w:id="1422" w:author="ACER" w:date="2025-11-04T11:18:00Z">
              <w:rPr>
                <w:sz w:val="16"/>
                <w:szCs w:val="16"/>
              </w:rPr>
            </w:rPrChange>
          </w:rPr>
          <w:delText xml:space="preserve">th ed. City of Publisher, (only U.S. State), Country: Abbrev. of Publisher, year, ch. </w:delText>
        </w:r>
        <w:r w:rsidRPr="00686383" w:rsidDel="0061284B">
          <w:rPr>
            <w:rFonts w:eastAsia="Times"/>
            <w:sz w:val="18"/>
            <w:szCs w:val="18"/>
            <w:rPrChange w:id="1423" w:author="ACER" w:date="2025-11-04T11:18:00Z">
              <w:rPr>
                <w:rFonts w:ascii="Times" w:eastAsia="Times" w:hAnsi="Times" w:cs="Times"/>
                <w:sz w:val="16"/>
                <w:szCs w:val="16"/>
              </w:rPr>
            </w:rPrChange>
          </w:rPr>
          <w:delText>x</w:delText>
        </w:r>
        <w:r w:rsidRPr="00686383" w:rsidDel="0061284B">
          <w:rPr>
            <w:sz w:val="18"/>
            <w:szCs w:val="18"/>
            <w:rPrChange w:id="1424" w:author="ACER" w:date="2025-11-04T11:18:00Z">
              <w:rPr>
                <w:sz w:val="16"/>
                <w:szCs w:val="16"/>
              </w:rPr>
            </w:rPrChange>
          </w:rPr>
          <w:delText xml:space="preserve">, sec. </w:delText>
        </w:r>
        <w:r w:rsidRPr="00686383" w:rsidDel="0061284B">
          <w:rPr>
            <w:rFonts w:eastAsia="Times"/>
            <w:i/>
            <w:sz w:val="18"/>
            <w:szCs w:val="18"/>
            <w:rPrChange w:id="1425" w:author="ACER" w:date="2025-11-04T11:18:00Z">
              <w:rPr>
                <w:rFonts w:ascii="Times" w:eastAsia="Times" w:hAnsi="Times" w:cs="Times"/>
                <w:i/>
                <w:sz w:val="16"/>
                <w:szCs w:val="16"/>
              </w:rPr>
            </w:rPrChange>
          </w:rPr>
          <w:delText>x</w:delText>
        </w:r>
        <w:r w:rsidRPr="00686383" w:rsidDel="0061284B">
          <w:rPr>
            <w:sz w:val="18"/>
            <w:szCs w:val="18"/>
            <w:rPrChange w:id="1426" w:author="ACER" w:date="2025-11-04T11:18:00Z">
              <w:rPr>
                <w:sz w:val="16"/>
                <w:szCs w:val="16"/>
              </w:rPr>
            </w:rPrChange>
          </w:rPr>
          <w:delText xml:space="preserve">, pp. </w:delText>
        </w:r>
        <w:r w:rsidRPr="00686383" w:rsidDel="0061284B">
          <w:rPr>
            <w:rFonts w:eastAsia="Times"/>
            <w:sz w:val="18"/>
            <w:szCs w:val="18"/>
            <w:rPrChange w:id="1427" w:author="ACER" w:date="2025-11-04T11:18:00Z">
              <w:rPr>
                <w:rFonts w:ascii="Times" w:eastAsia="Times" w:hAnsi="Times" w:cs="Times"/>
                <w:sz w:val="16"/>
                <w:szCs w:val="16"/>
              </w:rPr>
            </w:rPrChange>
          </w:rPr>
          <w:delText>xxx–xxx</w:delText>
        </w:r>
        <w:r w:rsidRPr="00686383" w:rsidDel="0061284B">
          <w:rPr>
            <w:rFonts w:eastAsia="Times"/>
            <w:i/>
            <w:sz w:val="18"/>
            <w:szCs w:val="18"/>
            <w:rPrChange w:id="1428" w:author="ACER" w:date="2025-11-04T11:18:00Z">
              <w:rPr>
                <w:rFonts w:ascii="Times" w:eastAsia="Times" w:hAnsi="Times" w:cs="Times"/>
                <w:i/>
                <w:sz w:val="16"/>
                <w:szCs w:val="16"/>
              </w:rPr>
            </w:rPrChange>
          </w:rPr>
          <w:delText>.</w:delText>
        </w:r>
      </w:del>
    </w:p>
    <w:p w14:paraId="69790BA7" w14:textId="24247122" w:rsidR="00EF6430" w:rsidRPr="00686383" w:rsidDel="0061284B" w:rsidRDefault="00EF6430">
      <w:pPr>
        <w:spacing w:before="60"/>
        <w:jc w:val="both"/>
        <w:rPr>
          <w:del w:id="1429" w:author="ACER" w:date="2025-11-04T11:06:00Z"/>
          <w:rFonts w:eastAsia="Times"/>
          <w:i/>
          <w:sz w:val="18"/>
          <w:szCs w:val="18"/>
          <w:rPrChange w:id="1430" w:author="ACER" w:date="2025-11-04T11:18:00Z">
            <w:rPr>
              <w:del w:id="1431" w:author="ACER" w:date="2025-11-04T11:06:00Z"/>
              <w:rFonts w:ascii="Times" w:eastAsia="Times" w:hAnsi="Times" w:cs="Times"/>
              <w:i/>
              <w:sz w:val="16"/>
              <w:szCs w:val="16"/>
            </w:rPr>
          </w:rPrChange>
        </w:rPr>
        <w:pPrChange w:id="1432" w:author="ACER" w:date="2025-11-04T11:18:00Z">
          <w:pPr>
            <w:spacing w:before="60"/>
          </w:pPr>
        </w:pPrChange>
      </w:pPr>
    </w:p>
    <w:p w14:paraId="583FA040" w14:textId="2EA92DD7" w:rsidR="00732E46" w:rsidRPr="00686383" w:rsidDel="0061284B" w:rsidRDefault="000F2C11">
      <w:pPr>
        <w:widowControl w:val="0"/>
        <w:ind w:right="-20"/>
        <w:jc w:val="both"/>
        <w:rPr>
          <w:del w:id="1433" w:author="ACER" w:date="2025-11-04T11:06:00Z"/>
          <w:color w:val="000000"/>
          <w:sz w:val="18"/>
          <w:szCs w:val="18"/>
          <w:rPrChange w:id="1434" w:author="ACER" w:date="2025-11-04T11:18:00Z">
            <w:rPr>
              <w:del w:id="1435" w:author="ACER" w:date="2025-11-04T11:06:00Z"/>
              <w:color w:val="000000"/>
            </w:rPr>
          </w:rPrChange>
        </w:rPr>
        <w:pPrChange w:id="1436" w:author="ACER" w:date="2025-11-04T11:18:00Z">
          <w:pPr>
            <w:widowControl w:val="0"/>
            <w:ind w:right="-20"/>
          </w:pPr>
        </w:pPrChange>
      </w:pPr>
      <w:del w:id="1437" w:author="ACER" w:date="2025-11-04T11:06:00Z">
        <w:r w:rsidRPr="00686383" w:rsidDel="0061284B">
          <w:rPr>
            <w:i/>
            <w:color w:val="000000"/>
            <w:sz w:val="18"/>
            <w:szCs w:val="18"/>
            <w:rPrChange w:id="1438" w:author="ACER" w:date="2025-11-04T11:18:00Z">
              <w:rPr>
                <w:i/>
                <w:color w:val="000000"/>
              </w:rPr>
            </w:rPrChange>
          </w:rPr>
          <w:delText>Examples:</w:delText>
        </w:r>
      </w:del>
    </w:p>
    <w:p w14:paraId="1BF38AF3" w14:textId="0A72C383" w:rsidR="00732E46" w:rsidRPr="00686383" w:rsidDel="0061284B" w:rsidRDefault="000F2C11" w:rsidP="00C45266">
      <w:pPr>
        <w:numPr>
          <w:ilvl w:val="0"/>
          <w:numId w:val="1"/>
        </w:numPr>
        <w:pBdr>
          <w:top w:val="nil"/>
          <w:left w:val="nil"/>
          <w:bottom w:val="nil"/>
          <w:right w:val="nil"/>
          <w:between w:val="nil"/>
        </w:pBdr>
        <w:ind w:left="270" w:hanging="270"/>
        <w:jc w:val="both"/>
        <w:rPr>
          <w:del w:id="1439" w:author="ACER" w:date="2025-11-04T11:06:00Z"/>
          <w:sz w:val="18"/>
          <w:szCs w:val="18"/>
          <w:rPrChange w:id="1440" w:author="ACER" w:date="2025-11-04T11:18:00Z">
            <w:rPr>
              <w:del w:id="1441" w:author="ACER" w:date="2025-11-04T11:06:00Z"/>
            </w:rPr>
          </w:rPrChange>
        </w:rPr>
      </w:pPr>
      <w:del w:id="1442" w:author="ACER" w:date="2025-11-04T11:06:00Z">
        <w:r w:rsidRPr="00686383" w:rsidDel="0061284B">
          <w:rPr>
            <w:color w:val="000000"/>
            <w:sz w:val="18"/>
            <w:szCs w:val="18"/>
            <w:rPrChange w:id="1443" w:author="ACER" w:date="2025-11-04T11:18:00Z">
              <w:rPr>
                <w:color w:val="000000"/>
                <w:sz w:val="16"/>
                <w:szCs w:val="16"/>
              </w:rPr>
            </w:rPrChange>
          </w:rPr>
          <w:delText xml:space="preserve">G. O. Young, “Synthetic structure of industrial plastics,” in </w:delText>
        </w:r>
        <w:r w:rsidRPr="00686383" w:rsidDel="0061284B">
          <w:rPr>
            <w:i/>
            <w:color w:val="000000"/>
            <w:sz w:val="18"/>
            <w:szCs w:val="18"/>
            <w:rPrChange w:id="1444" w:author="ACER" w:date="2025-11-04T11:18:00Z">
              <w:rPr>
                <w:i/>
                <w:color w:val="000000"/>
                <w:sz w:val="16"/>
                <w:szCs w:val="16"/>
              </w:rPr>
            </w:rPrChange>
          </w:rPr>
          <w:delText xml:space="preserve">Plastics, </w:delText>
        </w:r>
        <w:r w:rsidRPr="00686383" w:rsidDel="0061284B">
          <w:rPr>
            <w:color w:val="000000"/>
            <w:sz w:val="18"/>
            <w:szCs w:val="18"/>
            <w:rPrChange w:id="1445" w:author="ACER" w:date="2025-11-04T11:18:00Z">
              <w:rPr>
                <w:color w:val="000000"/>
                <w:sz w:val="16"/>
                <w:szCs w:val="16"/>
              </w:rPr>
            </w:rPrChange>
          </w:rPr>
          <w:delText>2nd ed., vol. 3, J. Peters, Ed. New York, NY, USA: McGraw-Hill, 1964, pp. 15–64.</w:delText>
        </w:r>
      </w:del>
    </w:p>
    <w:p w14:paraId="69263BA1" w14:textId="6240B4AF" w:rsidR="00732E46" w:rsidRPr="00686383" w:rsidDel="0061284B" w:rsidRDefault="000F2C11" w:rsidP="00C45266">
      <w:pPr>
        <w:numPr>
          <w:ilvl w:val="0"/>
          <w:numId w:val="1"/>
        </w:numPr>
        <w:pBdr>
          <w:top w:val="nil"/>
          <w:left w:val="nil"/>
          <w:bottom w:val="nil"/>
          <w:right w:val="nil"/>
          <w:between w:val="nil"/>
        </w:pBdr>
        <w:ind w:left="270" w:hanging="270"/>
        <w:jc w:val="both"/>
        <w:rPr>
          <w:del w:id="1446" w:author="ACER" w:date="2025-11-04T11:06:00Z"/>
          <w:color w:val="000000"/>
          <w:sz w:val="18"/>
          <w:szCs w:val="18"/>
          <w:rPrChange w:id="1447" w:author="ACER" w:date="2025-11-04T11:18:00Z">
            <w:rPr>
              <w:del w:id="1448" w:author="ACER" w:date="2025-11-04T11:06:00Z"/>
              <w:color w:val="000000"/>
              <w:sz w:val="16"/>
              <w:szCs w:val="16"/>
            </w:rPr>
          </w:rPrChange>
        </w:rPr>
      </w:pPr>
      <w:del w:id="1449" w:author="ACER" w:date="2025-11-04T11:06:00Z">
        <w:r w:rsidRPr="00686383" w:rsidDel="0061284B">
          <w:rPr>
            <w:color w:val="000000"/>
            <w:sz w:val="18"/>
            <w:szCs w:val="18"/>
            <w:rPrChange w:id="1450" w:author="ACER" w:date="2025-11-04T11:18:00Z">
              <w:rPr>
                <w:color w:val="000000"/>
                <w:sz w:val="16"/>
                <w:szCs w:val="16"/>
              </w:rPr>
            </w:rPrChange>
          </w:rPr>
          <w:delText xml:space="preserve">W.-K. Chen, </w:delText>
        </w:r>
        <w:r w:rsidRPr="00686383" w:rsidDel="0061284B">
          <w:rPr>
            <w:i/>
            <w:color w:val="000000"/>
            <w:sz w:val="18"/>
            <w:szCs w:val="18"/>
            <w:rPrChange w:id="1451" w:author="ACER" w:date="2025-11-04T11:18:00Z">
              <w:rPr>
                <w:i/>
                <w:color w:val="000000"/>
                <w:sz w:val="16"/>
                <w:szCs w:val="16"/>
              </w:rPr>
            </w:rPrChange>
          </w:rPr>
          <w:delText xml:space="preserve">Linear Networks and Systems. </w:delText>
        </w:r>
        <w:r w:rsidRPr="00686383" w:rsidDel="0061284B">
          <w:rPr>
            <w:color w:val="000000"/>
            <w:sz w:val="18"/>
            <w:szCs w:val="18"/>
            <w:rPrChange w:id="1452" w:author="ACER" w:date="2025-11-04T11:18:00Z">
              <w:rPr>
                <w:color w:val="000000"/>
                <w:sz w:val="16"/>
                <w:szCs w:val="16"/>
              </w:rPr>
            </w:rPrChange>
          </w:rPr>
          <w:delText>Belmont, CA, USA: Wadsworth, 1993, pp. 123–135.</w:delText>
        </w:r>
      </w:del>
    </w:p>
    <w:p w14:paraId="7ACA87E5" w14:textId="2F705FEE" w:rsidR="00732E46" w:rsidRPr="00686383" w:rsidDel="0061284B" w:rsidRDefault="000F2C11" w:rsidP="00C45266">
      <w:pPr>
        <w:numPr>
          <w:ilvl w:val="0"/>
          <w:numId w:val="1"/>
        </w:numPr>
        <w:ind w:left="270" w:hanging="270"/>
        <w:jc w:val="both"/>
        <w:rPr>
          <w:del w:id="1453" w:author="ACER" w:date="2025-11-04T11:06:00Z"/>
          <w:sz w:val="18"/>
          <w:szCs w:val="18"/>
          <w:rPrChange w:id="1454" w:author="ACER" w:date="2025-11-04T11:18:00Z">
            <w:rPr>
              <w:del w:id="1455" w:author="ACER" w:date="2025-11-04T11:06:00Z"/>
            </w:rPr>
          </w:rPrChange>
        </w:rPr>
      </w:pPr>
      <w:del w:id="1456" w:author="ACER" w:date="2025-11-04T11:06:00Z">
        <w:r w:rsidRPr="00686383" w:rsidDel="0061284B">
          <w:rPr>
            <w:color w:val="191919"/>
            <w:sz w:val="18"/>
            <w:szCs w:val="18"/>
            <w:rPrChange w:id="1457" w:author="ACER" w:date="2025-11-04T11:18:00Z">
              <w:rPr>
                <w:color w:val="191919"/>
                <w:sz w:val="16"/>
                <w:szCs w:val="16"/>
              </w:rPr>
            </w:rPrChange>
          </w:rPr>
          <w:delText>Philip B. Kurla</w:delText>
        </w:r>
        <w:r w:rsidRPr="00686383" w:rsidDel="0061284B">
          <w:rPr>
            <w:sz w:val="18"/>
            <w:szCs w:val="18"/>
            <w:rPrChange w:id="1458" w:author="ACER" w:date="2025-11-04T11:18:00Z">
              <w:rPr>
                <w:sz w:val="16"/>
                <w:szCs w:val="16"/>
              </w:rPr>
            </w:rPrChange>
          </w:rPr>
          <w:delText xml:space="preserve">nd and Ralph Lerner, eds., </w:delText>
        </w:r>
        <w:r w:rsidRPr="00686383" w:rsidDel="0061284B">
          <w:rPr>
            <w:i/>
            <w:sz w:val="18"/>
            <w:szCs w:val="18"/>
            <w:rPrChange w:id="1459" w:author="ACER" w:date="2025-11-04T11:18:00Z">
              <w:rPr>
                <w:i/>
                <w:sz w:val="16"/>
                <w:szCs w:val="16"/>
              </w:rPr>
            </w:rPrChange>
          </w:rPr>
          <w:delText xml:space="preserve">The Founders’ Constitution. </w:delText>
        </w:r>
        <w:r w:rsidRPr="00686383" w:rsidDel="0061284B">
          <w:rPr>
            <w:sz w:val="18"/>
            <w:szCs w:val="18"/>
            <w:rPrChange w:id="1460" w:author="ACER" w:date="2025-11-04T11:18:00Z">
              <w:rPr>
                <w:sz w:val="16"/>
                <w:szCs w:val="16"/>
              </w:rPr>
            </w:rPrChange>
          </w:rPr>
          <w:delText xml:space="preserve">Chicago, IL, USA: Univ. of Chicago Press, 1987, Accessed on: Feb. 28, 2010, [Online]. Available: http://press-pubs.uchicago.edu/founders/ </w:delText>
        </w:r>
      </w:del>
    </w:p>
    <w:p w14:paraId="46CC586C" w14:textId="051CE74F" w:rsidR="00732E46" w:rsidRPr="00686383" w:rsidDel="0061284B" w:rsidRDefault="00732E46">
      <w:pPr>
        <w:spacing w:before="60"/>
        <w:jc w:val="both"/>
        <w:rPr>
          <w:del w:id="1461" w:author="ACER" w:date="2025-11-04T11:06:00Z"/>
          <w:rFonts w:eastAsia="Times"/>
          <w:i/>
          <w:sz w:val="18"/>
          <w:szCs w:val="18"/>
          <w:rPrChange w:id="1462" w:author="ACER" w:date="2025-11-04T11:18:00Z">
            <w:rPr>
              <w:del w:id="1463" w:author="ACER" w:date="2025-11-04T11:06:00Z"/>
              <w:rFonts w:ascii="Times" w:eastAsia="Times" w:hAnsi="Times" w:cs="Times"/>
              <w:i/>
            </w:rPr>
          </w:rPrChange>
        </w:rPr>
        <w:pPrChange w:id="1464" w:author="ACER" w:date="2025-11-04T11:18:00Z">
          <w:pPr>
            <w:spacing w:before="60"/>
          </w:pPr>
        </w:pPrChange>
      </w:pPr>
    </w:p>
    <w:p w14:paraId="2869075E" w14:textId="22BCAC8A" w:rsidR="00732E46" w:rsidRPr="00686383" w:rsidDel="00CD72B8" w:rsidRDefault="000F2C11">
      <w:pPr>
        <w:jc w:val="both"/>
        <w:rPr>
          <w:del w:id="1465" w:author="ACER" w:date="2025-11-04T11:03:00Z"/>
          <w:rFonts w:eastAsia="Times"/>
          <w:i/>
          <w:sz w:val="18"/>
          <w:szCs w:val="18"/>
          <w:rPrChange w:id="1466" w:author="ACER" w:date="2025-11-04T11:18:00Z">
            <w:rPr>
              <w:del w:id="1467" w:author="ACER" w:date="2025-11-04T11:03:00Z"/>
              <w:rFonts w:ascii="Times" w:eastAsia="Times" w:hAnsi="Times" w:cs="Times"/>
              <w:i/>
            </w:rPr>
          </w:rPrChange>
        </w:rPr>
        <w:pPrChange w:id="1468" w:author="ACER" w:date="2025-11-04T11:18:00Z">
          <w:pPr/>
        </w:pPrChange>
      </w:pPr>
      <w:del w:id="1469" w:author="ACER" w:date="2025-11-04T11:03:00Z">
        <w:r w:rsidRPr="00686383" w:rsidDel="00CD72B8">
          <w:rPr>
            <w:rFonts w:eastAsia="Times"/>
            <w:i/>
            <w:sz w:val="18"/>
            <w:szCs w:val="18"/>
            <w:rPrChange w:id="1470" w:author="ACER" w:date="2025-11-04T11:18:00Z">
              <w:rPr>
                <w:rFonts w:ascii="Times" w:eastAsia="Times" w:hAnsi="Times" w:cs="Times"/>
                <w:i/>
              </w:rPr>
            </w:rPrChange>
          </w:rPr>
          <w:delText>Basic format for handbooks:</w:delText>
        </w:r>
      </w:del>
    </w:p>
    <w:p w14:paraId="604C7CB6" w14:textId="08D1F278" w:rsidR="00732E46" w:rsidRPr="00686383" w:rsidDel="00CD72B8" w:rsidRDefault="000F2C11">
      <w:pPr>
        <w:jc w:val="both"/>
        <w:rPr>
          <w:del w:id="1471" w:author="ACER" w:date="2025-11-04T11:03:00Z"/>
          <w:sz w:val="18"/>
          <w:szCs w:val="18"/>
          <w:rPrChange w:id="1472" w:author="ACER" w:date="2025-11-04T11:18:00Z">
            <w:rPr>
              <w:del w:id="1473" w:author="ACER" w:date="2025-11-04T11:03:00Z"/>
              <w:sz w:val="16"/>
              <w:szCs w:val="16"/>
            </w:rPr>
          </w:rPrChange>
        </w:rPr>
        <w:pPrChange w:id="1474" w:author="ACER" w:date="2025-11-04T11:18:00Z">
          <w:pPr/>
        </w:pPrChange>
      </w:pPr>
      <w:del w:id="1475" w:author="ACER" w:date="2025-11-04T11:03:00Z">
        <w:r w:rsidRPr="00686383" w:rsidDel="00CD72B8">
          <w:rPr>
            <w:i/>
            <w:sz w:val="18"/>
            <w:szCs w:val="18"/>
            <w:rPrChange w:id="1476" w:author="ACER" w:date="2025-11-04T11:18:00Z">
              <w:rPr>
                <w:i/>
                <w:sz w:val="16"/>
                <w:szCs w:val="16"/>
              </w:rPr>
            </w:rPrChange>
          </w:rPr>
          <w:delText>Name of Manual/Handbook, x</w:delText>
        </w:r>
        <w:r w:rsidRPr="00686383" w:rsidDel="00CD72B8">
          <w:rPr>
            <w:sz w:val="18"/>
            <w:szCs w:val="18"/>
            <w:rPrChange w:id="1477" w:author="ACER" w:date="2025-11-04T11:18:00Z">
              <w:rPr>
                <w:sz w:val="16"/>
                <w:szCs w:val="16"/>
              </w:rPr>
            </w:rPrChange>
          </w:rPr>
          <w:delText xml:space="preserve"> ed., Abbrev. Name of Co., City of Co., Abbrev. State, Country, year, pp. xxx-xxx.</w:delText>
        </w:r>
      </w:del>
    </w:p>
    <w:p w14:paraId="7A4564A5" w14:textId="794F8E80" w:rsidR="00EF6430" w:rsidRPr="00686383" w:rsidDel="00CD72B8" w:rsidRDefault="00EF6430">
      <w:pPr>
        <w:spacing w:before="60"/>
        <w:jc w:val="both"/>
        <w:rPr>
          <w:del w:id="1478" w:author="ACER" w:date="2025-11-04T11:03:00Z"/>
          <w:sz w:val="18"/>
          <w:szCs w:val="18"/>
          <w:rPrChange w:id="1479" w:author="ACER" w:date="2025-11-04T11:18:00Z">
            <w:rPr>
              <w:del w:id="1480" w:author="ACER" w:date="2025-11-04T11:03:00Z"/>
              <w:sz w:val="16"/>
              <w:szCs w:val="16"/>
            </w:rPr>
          </w:rPrChange>
        </w:rPr>
        <w:pPrChange w:id="1481" w:author="ACER" w:date="2025-11-04T11:18:00Z">
          <w:pPr>
            <w:spacing w:before="60"/>
          </w:pPr>
        </w:pPrChange>
      </w:pPr>
    </w:p>
    <w:p w14:paraId="71592A9B" w14:textId="2AFBB380" w:rsidR="00732E46" w:rsidRPr="00686383" w:rsidDel="00CD72B8" w:rsidRDefault="000F2C11">
      <w:pPr>
        <w:jc w:val="both"/>
        <w:rPr>
          <w:del w:id="1482" w:author="ACER" w:date="2025-11-04T11:03:00Z"/>
          <w:rFonts w:eastAsia="Times"/>
          <w:i/>
          <w:sz w:val="18"/>
          <w:szCs w:val="18"/>
          <w:rPrChange w:id="1483" w:author="ACER" w:date="2025-11-04T11:18:00Z">
            <w:rPr>
              <w:del w:id="1484" w:author="ACER" w:date="2025-11-04T11:03:00Z"/>
              <w:rFonts w:ascii="Times" w:eastAsia="Times" w:hAnsi="Times" w:cs="Times"/>
              <w:i/>
            </w:rPr>
          </w:rPrChange>
        </w:rPr>
        <w:pPrChange w:id="1485" w:author="ACER" w:date="2025-11-04T11:18:00Z">
          <w:pPr/>
        </w:pPrChange>
      </w:pPr>
      <w:del w:id="1486" w:author="ACER" w:date="2025-11-04T11:03:00Z">
        <w:r w:rsidRPr="00686383" w:rsidDel="00CD72B8">
          <w:rPr>
            <w:rFonts w:eastAsia="Times"/>
            <w:i/>
            <w:sz w:val="18"/>
            <w:szCs w:val="18"/>
            <w:rPrChange w:id="1487" w:author="ACER" w:date="2025-11-04T11:18:00Z">
              <w:rPr>
                <w:rFonts w:ascii="Times" w:eastAsia="Times" w:hAnsi="Times" w:cs="Times"/>
                <w:i/>
              </w:rPr>
            </w:rPrChange>
          </w:rPr>
          <w:delText>Examples:</w:delText>
        </w:r>
      </w:del>
    </w:p>
    <w:p w14:paraId="04C46A02" w14:textId="4DF1C2F4" w:rsidR="00732E46" w:rsidRPr="00686383" w:rsidDel="00CD72B8" w:rsidRDefault="000F2C11" w:rsidP="00C45266">
      <w:pPr>
        <w:numPr>
          <w:ilvl w:val="0"/>
          <w:numId w:val="1"/>
        </w:numPr>
        <w:ind w:left="360"/>
        <w:jc w:val="both"/>
        <w:rPr>
          <w:del w:id="1488" w:author="ACER" w:date="2025-11-04T11:03:00Z"/>
          <w:sz w:val="18"/>
          <w:szCs w:val="18"/>
          <w:rPrChange w:id="1489" w:author="ACER" w:date="2025-11-04T11:18:00Z">
            <w:rPr>
              <w:del w:id="1490" w:author="ACER" w:date="2025-11-04T11:03:00Z"/>
            </w:rPr>
          </w:rPrChange>
        </w:rPr>
      </w:pPr>
      <w:del w:id="1491" w:author="ACER" w:date="2025-11-04T11:03:00Z">
        <w:r w:rsidRPr="00686383" w:rsidDel="00CD72B8">
          <w:rPr>
            <w:rFonts w:eastAsia="Times"/>
            <w:i/>
            <w:sz w:val="18"/>
            <w:szCs w:val="18"/>
            <w:rPrChange w:id="1492" w:author="ACER" w:date="2025-11-04T11:18:00Z">
              <w:rPr>
                <w:rFonts w:ascii="Times" w:eastAsia="Times" w:hAnsi="Times" w:cs="Times"/>
                <w:i/>
                <w:sz w:val="16"/>
                <w:szCs w:val="16"/>
              </w:rPr>
            </w:rPrChange>
          </w:rPr>
          <w:delText>Transmission Systems for Communications</w:delText>
        </w:r>
        <w:r w:rsidRPr="00686383" w:rsidDel="00CD72B8">
          <w:rPr>
            <w:sz w:val="18"/>
            <w:szCs w:val="18"/>
            <w:rPrChange w:id="1493" w:author="ACER" w:date="2025-11-04T11:18:00Z">
              <w:rPr>
                <w:sz w:val="16"/>
                <w:szCs w:val="16"/>
              </w:rPr>
            </w:rPrChange>
          </w:rPr>
          <w:delText>, 3rd ed., Western Electric Co., Winston-Salem, NC, USA, 1985, pp. 44–60.</w:delText>
        </w:r>
      </w:del>
    </w:p>
    <w:p w14:paraId="7E237F34" w14:textId="16399083" w:rsidR="00732E46" w:rsidRPr="00686383" w:rsidDel="00CD72B8" w:rsidRDefault="000F2C11" w:rsidP="00C45266">
      <w:pPr>
        <w:numPr>
          <w:ilvl w:val="0"/>
          <w:numId w:val="1"/>
        </w:numPr>
        <w:ind w:left="360"/>
        <w:jc w:val="both"/>
        <w:rPr>
          <w:del w:id="1494" w:author="ACER" w:date="2025-11-04T11:03:00Z"/>
          <w:sz w:val="18"/>
          <w:szCs w:val="18"/>
          <w:rPrChange w:id="1495" w:author="ACER" w:date="2025-11-04T11:18:00Z">
            <w:rPr>
              <w:del w:id="1496" w:author="ACER" w:date="2025-11-04T11:03:00Z"/>
            </w:rPr>
          </w:rPrChange>
        </w:rPr>
      </w:pPr>
      <w:del w:id="1497" w:author="ACER" w:date="2025-11-04T11:03:00Z">
        <w:r w:rsidRPr="00686383" w:rsidDel="00CD72B8">
          <w:rPr>
            <w:rFonts w:eastAsia="Times"/>
            <w:i/>
            <w:sz w:val="18"/>
            <w:szCs w:val="18"/>
            <w:rPrChange w:id="1498" w:author="ACER" w:date="2025-11-04T11:18:00Z">
              <w:rPr>
                <w:rFonts w:ascii="Times" w:eastAsia="Times" w:hAnsi="Times" w:cs="Times"/>
                <w:i/>
                <w:sz w:val="16"/>
                <w:szCs w:val="16"/>
              </w:rPr>
            </w:rPrChange>
          </w:rPr>
          <w:delText>Motorola Semiconductor Data Manual</w:delText>
        </w:r>
        <w:r w:rsidRPr="00686383" w:rsidDel="00CD72B8">
          <w:rPr>
            <w:sz w:val="18"/>
            <w:szCs w:val="18"/>
            <w:rPrChange w:id="1499" w:author="ACER" w:date="2025-11-04T11:18:00Z">
              <w:rPr>
                <w:sz w:val="16"/>
                <w:szCs w:val="16"/>
              </w:rPr>
            </w:rPrChange>
          </w:rPr>
          <w:delText>, Motorola Semiconductor Products Inc., Phoenix, AZ, USA, 1989.</w:delText>
        </w:r>
      </w:del>
    </w:p>
    <w:p w14:paraId="32D3DBBD" w14:textId="2DC39967" w:rsidR="00732E46" w:rsidRPr="00686383" w:rsidDel="00CD72B8" w:rsidRDefault="000F2C11" w:rsidP="00C45266">
      <w:pPr>
        <w:numPr>
          <w:ilvl w:val="0"/>
          <w:numId w:val="1"/>
        </w:numPr>
        <w:ind w:left="360"/>
        <w:jc w:val="both"/>
        <w:rPr>
          <w:del w:id="1500" w:author="ACER" w:date="2025-11-04T11:03:00Z"/>
          <w:sz w:val="18"/>
          <w:szCs w:val="18"/>
          <w:rPrChange w:id="1501" w:author="ACER" w:date="2025-11-04T11:18:00Z">
            <w:rPr>
              <w:del w:id="1502" w:author="ACER" w:date="2025-11-04T11:03:00Z"/>
              <w:sz w:val="16"/>
              <w:szCs w:val="16"/>
            </w:rPr>
          </w:rPrChange>
        </w:rPr>
      </w:pPr>
      <w:del w:id="1503" w:author="ACER" w:date="2025-11-04T11:03:00Z">
        <w:r w:rsidRPr="00686383" w:rsidDel="00CD72B8">
          <w:rPr>
            <w:sz w:val="18"/>
            <w:szCs w:val="18"/>
            <w:rPrChange w:id="1504" w:author="ACER" w:date="2025-11-04T11:18:00Z">
              <w:rPr>
                <w:sz w:val="16"/>
                <w:szCs w:val="16"/>
              </w:rPr>
            </w:rPrChange>
          </w:rPr>
          <w:delText xml:space="preserve">R. J. Hijmans and J. van Etten, “Raster: Geographic analysis and modeling with raster data,” R Package Version 2.0-12, Jan. 12, 2012. [Online]. Available: </w:delText>
        </w:r>
        <w:r w:rsidRPr="00686383" w:rsidDel="00CD72B8">
          <w:rPr>
            <w:sz w:val="18"/>
            <w:szCs w:val="18"/>
            <w:u w:val="single"/>
            <w:rPrChange w:id="1505" w:author="ACER" w:date="2025-11-04T11:18:00Z">
              <w:rPr>
                <w:sz w:val="16"/>
                <w:szCs w:val="16"/>
                <w:u w:val="single"/>
              </w:rPr>
            </w:rPrChange>
          </w:rPr>
          <w:delText xml:space="preserve">http://CRAN.R-project.org/package=raster </w:delText>
        </w:r>
      </w:del>
    </w:p>
    <w:p w14:paraId="04A1A03B" w14:textId="77777777" w:rsidR="00732E46" w:rsidRPr="00686383" w:rsidDel="00CD72B8" w:rsidRDefault="00732E46">
      <w:pPr>
        <w:spacing w:before="40"/>
        <w:jc w:val="both"/>
        <w:rPr>
          <w:del w:id="1506" w:author="ACER" w:date="2025-11-04T11:02:00Z"/>
          <w:rFonts w:eastAsia="Times"/>
          <w:i/>
          <w:sz w:val="18"/>
          <w:szCs w:val="18"/>
          <w:rPrChange w:id="1507" w:author="ACER" w:date="2025-11-04T11:18:00Z">
            <w:rPr>
              <w:del w:id="1508" w:author="ACER" w:date="2025-11-04T11:02:00Z"/>
              <w:rFonts w:ascii="Times" w:eastAsia="Times" w:hAnsi="Times" w:cs="Times"/>
              <w:i/>
            </w:rPr>
          </w:rPrChange>
        </w:rPr>
        <w:pPrChange w:id="1509" w:author="ACER" w:date="2025-11-04T11:18:00Z">
          <w:pPr>
            <w:spacing w:before="40"/>
          </w:pPr>
        </w:pPrChange>
      </w:pPr>
    </w:p>
    <w:p w14:paraId="478C9E3F" w14:textId="43E0DAF6" w:rsidR="00732E46" w:rsidRPr="00686383" w:rsidDel="00CD72B8" w:rsidRDefault="000F2C11">
      <w:pPr>
        <w:jc w:val="both"/>
        <w:rPr>
          <w:del w:id="1510" w:author="ACER" w:date="2025-11-04T11:03:00Z"/>
          <w:rFonts w:eastAsia="Times"/>
          <w:i/>
          <w:sz w:val="18"/>
          <w:szCs w:val="18"/>
          <w:rPrChange w:id="1511" w:author="ACER" w:date="2025-11-04T11:18:00Z">
            <w:rPr>
              <w:del w:id="1512" w:author="ACER" w:date="2025-11-04T11:03:00Z"/>
              <w:rFonts w:ascii="Times" w:eastAsia="Times" w:hAnsi="Times" w:cs="Times"/>
              <w:i/>
            </w:rPr>
          </w:rPrChange>
        </w:rPr>
        <w:pPrChange w:id="1513" w:author="ACER" w:date="2025-11-04T11:18:00Z">
          <w:pPr/>
        </w:pPrChange>
      </w:pPr>
      <w:del w:id="1514" w:author="ACER" w:date="2025-11-04T11:02:00Z">
        <w:r w:rsidRPr="00686383" w:rsidDel="00CD72B8">
          <w:rPr>
            <w:rFonts w:eastAsia="Times"/>
            <w:i/>
            <w:sz w:val="18"/>
            <w:szCs w:val="18"/>
            <w:rPrChange w:id="1515" w:author="ACER" w:date="2025-11-04T11:18:00Z">
              <w:rPr>
                <w:rFonts w:ascii="Times" w:eastAsia="Times" w:hAnsi="Times" w:cs="Times"/>
                <w:i/>
              </w:rPr>
            </w:rPrChange>
          </w:rPr>
          <w:delText>Basic format for reports:</w:delText>
        </w:r>
      </w:del>
    </w:p>
    <w:p w14:paraId="789FB42B" w14:textId="0E7D59F9" w:rsidR="00732E46" w:rsidRPr="00686383" w:rsidDel="00CD72B8" w:rsidRDefault="000F2C11">
      <w:pPr>
        <w:jc w:val="both"/>
        <w:rPr>
          <w:del w:id="1516" w:author="ACER" w:date="2025-11-04T11:02:00Z"/>
          <w:sz w:val="18"/>
          <w:szCs w:val="18"/>
          <w:rPrChange w:id="1517" w:author="ACER" w:date="2025-11-04T11:18:00Z">
            <w:rPr>
              <w:del w:id="1518" w:author="ACER" w:date="2025-11-04T11:02:00Z"/>
              <w:sz w:val="16"/>
              <w:szCs w:val="16"/>
            </w:rPr>
          </w:rPrChange>
        </w:rPr>
        <w:pPrChange w:id="1519" w:author="ACER" w:date="2025-11-04T11:18:00Z">
          <w:pPr/>
        </w:pPrChange>
      </w:pPr>
      <w:del w:id="1520" w:author="ACER" w:date="2025-11-04T11:03:00Z">
        <w:r w:rsidRPr="00686383" w:rsidDel="00CD72B8">
          <w:rPr>
            <w:sz w:val="18"/>
            <w:szCs w:val="18"/>
            <w:rPrChange w:id="1521" w:author="ACER" w:date="2025-11-04T11:18:00Z">
              <w:rPr>
                <w:sz w:val="16"/>
                <w:szCs w:val="16"/>
              </w:rPr>
            </w:rPrChange>
          </w:rPr>
          <w:delText>J. K. Author, “Title of report,” Abbrev. Name of Co., City of Co., Abbrev. State, Country, Rep. xxx, year.</w:delText>
        </w:r>
      </w:del>
    </w:p>
    <w:p w14:paraId="4CA146EF" w14:textId="77777777" w:rsidR="00EF6430" w:rsidRPr="00686383" w:rsidDel="00CD72B8" w:rsidRDefault="00EF6430">
      <w:pPr>
        <w:jc w:val="both"/>
        <w:rPr>
          <w:del w:id="1522" w:author="ACER" w:date="2025-11-04T11:02:00Z"/>
          <w:sz w:val="18"/>
          <w:szCs w:val="18"/>
          <w:rPrChange w:id="1523" w:author="ACER" w:date="2025-11-04T11:18:00Z">
            <w:rPr>
              <w:del w:id="1524" w:author="ACER" w:date="2025-11-04T11:02:00Z"/>
              <w:sz w:val="16"/>
              <w:szCs w:val="16"/>
            </w:rPr>
          </w:rPrChange>
        </w:rPr>
        <w:pPrChange w:id="1525" w:author="ACER" w:date="2025-11-04T11:18:00Z">
          <w:pPr/>
        </w:pPrChange>
      </w:pPr>
    </w:p>
    <w:p w14:paraId="21CFDB4C" w14:textId="79F14C57" w:rsidR="00732E46" w:rsidRPr="00686383" w:rsidDel="00CD72B8" w:rsidRDefault="000F2C11">
      <w:pPr>
        <w:jc w:val="both"/>
        <w:rPr>
          <w:del w:id="1526" w:author="ACER" w:date="2025-11-04T11:03:00Z"/>
          <w:rFonts w:eastAsia="Times"/>
          <w:i/>
          <w:sz w:val="18"/>
          <w:szCs w:val="18"/>
          <w:rPrChange w:id="1527" w:author="ACER" w:date="2025-11-04T11:18:00Z">
            <w:rPr>
              <w:del w:id="1528" w:author="ACER" w:date="2025-11-04T11:03:00Z"/>
              <w:rFonts w:ascii="Times" w:eastAsia="Times" w:hAnsi="Times" w:cs="Times"/>
              <w:i/>
            </w:rPr>
          </w:rPrChange>
        </w:rPr>
        <w:pPrChange w:id="1529" w:author="ACER" w:date="2025-11-04T11:18:00Z">
          <w:pPr/>
        </w:pPrChange>
      </w:pPr>
      <w:del w:id="1530" w:author="ACER" w:date="2025-11-04T11:02:00Z">
        <w:r w:rsidRPr="00686383" w:rsidDel="00CD72B8">
          <w:rPr>
            <w:rFonts w:eastAsia="Times"/>
            <w:i/>
            <w:sz w:val="18"/>
            <w:szCs w:val="18"/>
            <w:rPrChange w:id="1531" w:author="ACER" w:date="2025-11-04T11:18:00Z">
              <w:rPr>
                <w:rFonts w:ascii="Times" w:eastAsia="Times" w:hAnsi="Times" w:cs="Times"/>
                <w:i/>
              </w:rPr>
            </w:rPrChange>
          </w:rPr>
          <w:delText>Example:</w:delText>
        </w:r>
      </w:del>
    </w:p>
    <w:p w14:paraId="3E1CA7E2" w14:textId="1C4CCDF2" w:rsidR="00732E46" w:rsidRPr="00686383" w:rsidDel="00CD72B8" w:rsidRDefault="000F2C11" w:rsidP="00C45266">
      <w:pPr>
        <w:numPr>
          <w:ilvl w:val="0"/>
          <w:numId w:val="1"/>
        </w:numPr>
        <w:pBdr>
          <w:top w:val="nil"/>
          <w:left w:val="nil"/>
          <w:bottom w:val="nil"/>
          <w:right w:val="nil"/>
          <w:between w:val="nil"/>
        </w:pBdr>
        <w:ind w:left="360"/>
        <w:jc w:val="both"/>
        <w:rPr>
          <w:del w:id="1532" w:author="ACER" w:date="2025-11-04T11:03:00Z"/>
          <w:sz w:val="18"/>
          <w:szCs w:val="18"/>
          <w:rPrChange w:id="1533" w:author="ACER" w:date="2025-11-04T11:18:00Z">
            <w:rPr>
              <w:del w:id="1534" w:author="ACER" w:date="2025-11-04T11:03:00Z"/>
            </w:rPr>
          </w:rPrChange>
        </w:rPr>
      </w:pPr>
      <w:del w:id="1535" w:author="ACER" w:date="2025-11-04T11:03:00Z">
        <w:r w:rsidRPr="00686383" w:rsidDel="00CD72B8">
          <w:rPr>
            <w:color w:val="000000"/>
            <w:sz w:val="18"/>
            <w:szCs w:val="18"/>
            <w:rPrChange w:id="1536" w:author="ACER" w:date="2025-11-04T11:18:00Z">
              <w:rPr>
                <w:color w:val="000000"/>
                <w:sz w:val="16"/>
                <w:szCs w:val="16"/>
              </w:rPr>
            </w:rPrChange>
          </w:rPr>
          <w:delText>E. E. Reber, R. L. Michell, and C. J. Carter, “Oxygen absorption in the earth’s atmosphere,” Aerospace Corp., Los Angeles, CA, USA, Tech. Rep. TR-0200 (4230-46)-3, Nov. 1988.</w:delText>
        </w:r>
      </w:del>
    </w:p>
    <w:p w14:paraId="6C61688F" w14:textId="4985909C" w:rsidR="00732E46" w:rsidRPr="00686383" w:rsidDel="00CD72B8" w:rsidRDefault="00732E46" w:rsidP="00C45266">
      <w:pPr>
        <w:widowControl w:val="0"/>
        <w:spacing w:line="239" w:lineRule="auto"/>
        <w:ind w:right="-54"/>
        <w:jc w:val="both"/>
        <w:rPr>
          <w:del w:id="1537" w:author="ACER" w:date="2025-11-04T11:03:00Z"/>
          <w:i/>
          <w:color w:val="000000"/>
          <w:sz w:val="18"/>
          <w:szCs w:val="18"/>
          <w:rPrChange w:id="1538" w:author="ACER" w:date="2025-11-04T11:18:00Z">
            <w:rPr>
              <w:del w:id="1539" w:author="ACER" w:date="2025-11-04T11:03:00Z"/>
              <w:i/>
              <w:color w:val="000000"/>
            </w:rPr>
          </w:rPrChange>
        </w:rPr>
      </w:pPr>
    </w:p>
    <w:p w14:paraId="6FF51F85" w14:textId="623144BE" w:rsidR="00732E46" w:rsidRPr="00686383" w:rsidDel="00CD72B8" w:rsidRDefault="000F2C11">
      <w:pPr>
        <w:widowControl w:val="0"/>
        <w:ind w:right="-20"/>
        <w:jc w:val="both"/>
        <w:rPr>
          <w:del w:id="1540" w:author="ACER" w:date="2025-11-04T11:03:00Z"/>
          <w:sz w:val="18"/>
          <w:szCs w:val="18"/>
          <w:rPrChange w:id="1541" w:author="ACER" w:date="2025-11-04T11:18:00Z">
            <w:rPr>
              <w:del w:id="1542" w:author="ACER" w:date="2025-11-04T11:03:00Z"/>
            </w:rPr>
          </w:rPrChange>
        </w:rPr>
        <w:pPrChange w:id="1543" w:author="ACER" w:date="2025-11-04T11:18:00Z">
          <w:pPr>
            <w:widowControl w:val="0"/>
            <w:ind w:right="-20"/>
          </w:pPr>
        </w:pPrChange>
      </w:pPr>
      <w:del w:id="1544" w:author="ACER" w:date="2025-11-04T11:03:00Z">
        <w:r w:rsidRPr="00686383" w:rsidDel="00CD72B8">
          <w:rPr>
            <w:rFonts w:eastAsia="Times"/>
            <w:i/>
            <w:sz w:val="18"/>
            <w:szCs w:val="18"/>
            <w:rPrChange w:id="1545" w:author="ACER" w:date="2025-11-04T11:18:00Z">
              <w:rPr>
                <w:rFonts w:ascii="Times" w:eastAsia="Times" w:hAnsi="Times" w:cs="Times"/>
                <w:i/>
              </w:rPr>
            </w:rPrChange>
          </w:rPr>
          <w:delText>Basic format</w:delText>
        </w:r>
        <w:r w:rsidRPr="00686383" w:rsidDel="00CD72B8">
          <w:rPr>
            <w:i/>
            <w:sz w:val="18"/>
            <w:szCs w:val="18"/>
            <w:rPrChange w:id="1546" w:author="ACER" w:date="2025-11-04T11:18:00Z">
              <w:rPr>
                <w:i/>
              </w:rPr>
            </w:rPrChange>
          </w:rPr>
          <w:delText xml:space="preserve"> for conference proceedings:</w:delText>
        </w:r>
      </w:del>
    </w:p>
    <w:p w14:paraId="29C72EF9" w14:textId="6D7F09EE" w:rsidR="00732E46" w:rsidRPr="00686383" w:rsidDel="00CD72B8" w:rsidRDefault="000F2C11">
      <w:pPr>
        <w:jc w:val="both"/>
        <w:rPr>
          <w:del w:id="1547" w:author="ACER" w:date="2025-11-04T11:03:00Z"/>
          <w:i/>
          <w:sz w:val="18"/>
          <w:szCs w:val="18"/>
          <w:rPrChange w:id="1548" w:author="ACER" w:date="2025-11-04T11:18:00Z">
            <w:rPr>
              <w:del w:id="1549" w:author="ACER" w:date="2025-11-04T11:03:00Z"/>
              <w:i/>
              <w:sz w:val="16"/>
              <w:szCs w:val="16"/>
            </w:rPr>
          </w:rPrChange>
        </w:rPr>
        <w:pPrChange w:id="1550" w:author="ACER" w:date="2025-11-04T11:18:00Z">
          <w:pPr/>
        </w:pPrChange>
      </w:pPr>
      <w:del w:id="1551" w:author="ACER" w:date="2025-11-04T11:03:00Z">
        <w:r w:rsidRPr="00686383" w:rsidDel="00CD72B8">
          <w:rPr>
            <w:sz w:val="18"/>
            <w:szCs w:val="18"/>
            <w:rPrChange w:id="1552" w:author="ACER" w:date="2025-11-04T11:18:00Z">
              <w:rPr>
                <w:sz w:val="16"/>
                <w:szCs w:val="16"/>
              </w:rPr>
            </w:rPrChange>
          </w:rPr>
          <w:delText xml:space="preserve">J. K. Author, “Title of paper,” in </w:delText>
        </w:r>
        <w:r w:rsidRPr="00686383" w:rsidDel="00CD72B8">
          <w:rPr>
            <w:i/>
            <w:sz w:val="18"/>
            <w:szCs w:val="18"/>
            <w:rPrChange w:id="1553" w:author="ACER" w:date="2025-11-04T11:18:00Z">
              <w:rPr>
                <w:i/>
                <w:sz w:val="16"/>
                <w:szCs w:val="16"/>
              </w:rPr>
            </w:rPrChange>
          </w:rPr>
          <w:delText>Abbreviated Name of Conf.</w:delText>
        </w:r>
        <w:r w:rsidRPr="00686383" w:rsidDel="00CD72B8">
          <w:rPr>
            <w:sz w:val="18"/>
            <w:szCs w:val="18"/>
            <w:rPrChange w:id="1554" w:author="ACER" w:date="2025-11-04T11:18:00Z">
              <w:rPr>
                <w:sz w:val="16"/>
                <w:szCs w:val="16"/>
              </w:rPr>
            </w:rPrChange>
          </w:rPr>
          <w:delText>, City of Conf., Abbrev. State (if given), Country, year, pp. xxxxxx</w:delText>
        </w:r>
        <w:r w:rsidRPr="00686383" w:rsidDel="00CD72B8">
          <w:rPr>
            <w:i/>
            <w:sz w:val="18"/>
            <w:szCs w:val="18"/>
            <w:rPrChange w:id="1555" w:author="ACER" w:date="2025-11-04T11:18:00Z">
              <w:rPr>
                <w:i/>
                <w:sz w:val="16"/>
                <w:szCs w:val="16"/>
              </w:rPr>
            </w:rPrChange>
          </w:rPr>
          <w:delText>.</w:delText>
        </w:r>
      </w:del>
    </w:p>
    <w:p w14:paraId="29D9C961" w14:textId="3DACD07E" w:rsidR="00EF6430" w:rsidRPr="00686383" w:rsidDel="00CD72B8" w:rsidRDefault="00EF6430">
      <w:pPr>
        <w:jc w:val="both"/>
        <w:rPr>
          <w:del w:id="1556" w:author="ACER" w:date="2025-11-04T11:03:00Z"/>
          <w:i/>
          <w:sz w:val="18"/>
          <w:szCs w:val="18"/>
          <w:rPrChange w:id="1557" w:author="ACER" w:date="2025-11-04T11:18:00Z">
            <w:rPr>
              <w:del w:id="1558" w:author="ACER" w:date="2025-11-04T11:03:00Z"/>
              <w:i/>
              <w:sz w:val="16"/>
              <w:szCs w:val="16"/>
            </w:rPr>
          </w:rPrChange>
        </w:rPr>
        <w:pPrChange w:id="1559" w:author="ACER" w:date="2025-11-04T11:18:00Z">
          <w:pPr/>
        </w:pPrChange>
      </w:pPr>
    </w:p>
    <w:p w14:paraId="5961D176" w14:textId="5EFA08B4" w:rsidR="00732E46" w:rsidRPr="00686383" w:rsidDel="00CD72B8" w:rsidRDefault="000F2C11">
      <w:pPr>
        <w:jc w:val="both"/>
        <w:rPr>
          <w:del w:id="1560" w:author="ACER" w:date="2025-11-04T11:03:00Z"/>
          <w:rFonts w:eastAsia="Times"/>
          <w:i/>
          <w:sz w:val="18"/>
          <w:szCs w:val="18"/>
          <w:rPrChange w:id="1561" w:author="ACER" w:date="2025-11-04T11:18:00Z">
            <w:rPr>
              <w:del w:id="1562" w:author="ACER" w:date="2025-11-04T11:03:00Z"/>
              <w:rFonts w:ascii="Times" w:eastAsia="Times" w:hAnsi="Times" w:cs="Times"/>
              <w:i/>
            </w:rPr>
          </w:rPrChange>
        </w:rPr>
        <w:pPrChange w:id="1563" w:author="ACER" w:date="2025-11-04T11:18:00Z">
          <w:pPr/>
        </w:pPrChange>
      </w:pPr>
      <w:del w:id="1564" w:author="ACER" w:date="2025-11-04T11:03:00Z">
        <w:r w:rsidRPr="00686383" w:rsidDel="00CD72B8">
          <w:rPr>
            <w:rFonts w:eastAsia="Times"/>
            <w:i/>
            <w:sz w:val="18"/>
            <w:szCs w:val="18"/>
            <w:rPrChange w:id="1565" w:author="ACER" w:date="2025-11-04T11:18:00Z">
              <w:rPr>
                <w:rFonts w:ascii="Times" w:eastAsia="Times" w:hAnsi="Times" w:cs="Times"/>
                <w:i/>
              </w:rPr>
            </w:rPrChange>
          </w:rPr>
          <w:delText>Examples:</w:delText>
        </w:r>
      </w:del>
    </w:p>
    <w:p w14:paraId="18AD6EE4" w14:textId="3E392F71" w:rsidR="00732E46" w:rsidRPr="00686383" w:rsidDel="00CD72B8" w:rsidRDefault="000F2C11" w:rsidP="00C45266">
      <w:pPr>
        <w:numPr>
          <w:ilvl w:val="0"/>
          <w:numId w:val="1"/>
        </w:numPr>
        <w:ind w:left="360"/>
        <w:jc w:val="both"/>
        <w:rPr>
          <w:del w:id="1566" w:author="ACER" w:date="2025-11-04T11:03:00Z"/>
          <w:sz w:val="18"/>
          <w:szCs w:val="18"/>
          <w:rPrChange w:id="1567" w:author="ACER" w:date="2025-11-04T11:18:00Z">
            <w:rPr>
              <w:del w:id="1568" w:author="ACER" w:date="2025-11-04T11:03:00Z"/>
            </w:rPr>
          </w:rPrChange>
        </w:rPr>
      </w:pPr>
      <w:del w:id="1569" w:author="ACER" w:date="2025-11-04T11:03:00Z">
        <w:r w:rsidRPr="00686383" w:rsidDel="00CD72B8">
          <w:rPr>
            <w:sz w:val="18"/>
            <w:szCs w:val="18"/>
            <w:rPrChange w:id="1570" w:author="ACER" w:date="2025-11-04T11:18:00Z">
              <w:rPr>
                <w:sz w:val="16"/>
                <w:szCs w:val="16"/>
              </w:rPr>
            </w:rPrChange>
          </w:rPr>
          <w:delText xml:space="preserve">D. B. Payne and J. R. Stern, “Wavelength-switched passively coupled single-mode optical network,” in </w:delText>
        </w:r>
        <w:r w:rsidRPr="00686383" w:rsidDel="00CD72B8">
          <w:rPr>
            <w:i/>
            <w:sz w:val="18"/>
            <w:szCs w:val="18"/>
            <w:rPrChange w:id="1571" w:author="ACER" w:date="2025-11-04T11:18:00Z">
              <w:rPr>
                <w:i/>
                <w:sz w:val="16"/>
                <w:szCs w:val="16"/>
              </w:rPr>
            </w:rPrChange>
          </w:rPr>
          <w:delText xml:space="preserve">Proc. IOOC-ECOC, </w:delText>
        </w:r>
        <w:r w:rsidRPr="00686383" w:rsidDel="00CD72B8">
          <w:rPr>
            <w:sz w:val="18"/>
            <w:szCs w:val="18"/>
            <w:rPrChange w:id="1572" w:author="ACER" w:date="2025-11-04T11:18:00Z">
              <w:rPr>
                <w:sz w:val="16"/>
                <w:szCs w:val="16"/>
              </w:rPr>
            </w:rPrChange>
          </w:rPr>
          <w:delText>Boston, MA, USA,</w:delText>
        </w:r>
        <w:r w:rsidRPr="00686383" w:rsidDel="00CD72B8">
          <w:rPr>
            <w:i/>
            <w:sz w:val="18"/>
            <w:szCs w:val="18"/>
            <w:rPrChange w:id="1573" w:author="ACER" w:date="2025-11-04T11:18:00Z">
              <w:rPr>
                <w:i/>
                <w:sz w:val="16"/>
                <w:szCs w:val="16"/>
              </w:rPr>
            </w:rPrChange>
          </w:rPr>
          <w:delText xml:space="preserve"> </w:delText>
        </w:r>
        <w:r w:rsidRPr="00686383" w:rsidDel="00CD72B8">
          <w:rPr>
            <w:sz w:val="18"/>
            <w:szCs w:val="18"/>
            <w:rPrChange w:id="1574" w:author="ACER" w:date="2025-11-04T11:18:00Z">
              <w:rPr>
                <w:sz w:val="16"/>
                <w:szCs w:val="16"/>
              </w:rPr>
            </w:rPrChange>
          </w:rPr>
          <w:delText>1985, pp. 585–590.</w:delText>
        </w:r>
      </w:del>
    </w:p>
    <w:p w14:paraId="5083DE32" w14:textId="3E4B509B" w:rsidR="00732E46" w:rsidRPr="00686383" w:rsidDel="00CD72B8" w:rsidRDefault="000F2C11" w:rsidP="00C45266">
      <w:pPr>
        <w:numPr>
          <w:ilvl w:val="0"/>
          <w:numId w:val="1"/>
        </w:numPr>
        <w:ind w:left="360"/>
        <w:jc w:val="both"/>
        <w:rPr>
          <w:del w:id="1575" w:author="ACER" w:date="2025-11-04T11:03:00Z"/>
          <w:sz w:val="18"/>
          <w:szCs w:val="18"/>
          <w:rPrChange w:id="1576" w:author="ACER" w:date="2025-11-04T11:18:00Z">
            <w:rPr>
              <w:del w:id="1577" w:author="ACER" w:date="2025-11-04T11:03:00Z"/>
            </w:rPr>
          </w:rPrChange>
        </w:rPr>
      </w:pPr>
      <w:del w:id="1578" w:author="ACER" w:date="2025-11-04T11:03:00Z">
        <w:r w:rsidRPr="00686383" w:rsidDel="00CD72B8">
          <w:rPr>
            <w:sz w:val="18"/>
            <w:szCs w:val="18"/>
            <w:rPrChange w:id="1579" w:author="ACER" w:date="2025-11-04T11:18:00Z">
              <w:rPr>
                <w:sz w:val="16"/>
                <w:szCs w:val="16"/>
              </w:rPr>
            </w:rPrChange>
          </w:rPr>
          <w:delText>D. Ebehard and E. Voges, “Digital single sideband detection for interferometric sensors,” presented at the 2nd Int. Conf. Optical Fiber Sensors</w:delText>
        </w:r>
        <w:r w:rsidRPr="00686383" w:rsidDel="00CD72B8">
          <w:rPr>
            <w:i/>
            <w:sz w:val="18"/>
            <w:szCs w:val="18"/>
            <w:rPrChange w:id="1580" w:author="ACER" w:date="2025-11-04T11:18:00Z">
              <w:rPr>
                <w:i/>
                <w:sz w:val="16"/>
                <w:szCs w:val="16"/>
              </w:rPr>
            </w:rPrChange>
          </w:rPr>
          <w:delText xml:space="preserve">, </w:delText>
        </w:r>
        <w:r w:rsidRPr="00686383" w:rsidDel="00CD72B8">
          <w:rPr>
            <w:sz w:val="18"/>
            <w:szCs w:val="18"/>
            <w:rPrChange w:id="1581" w:author="ACER" w:date="2025-11-04T11:18:00Z">
              <w:rPr>
                <w:sz w:val="16"/>
                <w:szCs w:val="16"/>
              </w:rPr>
            </w:rPrChange>
          </w:rPr>
          <w:delText>Stuttgart, Germany, Jan. 2-5, 1984.</w:delText>
        </w:r>
      </w:del>
    </w:p>
    <w:p w14:paraId="6DEFF4EF" w14:textId="679BDCBC" w:rsidR="00732E46" w:rsidRPr="00686383" w:rsidDel="00CD72B8" w:rsidRDefault="000F2C11" w:rsidP="00C45266">
      <w:pPr>
        <w:numPr>
          <w:ilvl w:val="0"/>
          <w:numId w:val="1"/>
        </w:numPr>
        <w:pBdr>
          <w:top w:val="nil"/>
          <w:left w:val="nil"/>
          <w:bottom w:val="nil"/>
          <w:right w:val="nil"/>
          <w:between w:val="nil"/>
        </w:pBdr>
        <w:ind w:left="360"/>
        <w:jc w:val="both"/>
        <w:rPr>
          <w:del w:id="1582" w:author="ACER" w:date="2025-11-04T11:02:00Z"/>
          <w:sz w:val="18"/>
          <w:szCs w:val="18"/>
          <w:rPrChange w:id="1583" w:author="ACER" w:date="2025-11-04T11:18:00Z">
            <w:rPr>
              <w:del w:id="1584" w:author="ACER" w:date="2025-11-04T11:02:00Z"/>
            </w:rPr>
          </w:rPrChange>
        </w:rPr>
      </w:pPr>
      <w:del w:id="1585" w:author="ACER" w:date="2025-11-04T11:02:00Z">
        <w:r w:rsidRPr="00686383" w:rsidDel="00CD72B8">
          <w:rPr>
            <w:color w:val="000000"/>
            <w:sz w:val="18"/>
            <w:szCs w:val="18"/>
            <w:rPrChange w:id="1586" w:author="ACER" w:date="2025-11-04T11:18:00Z">
              <w:rPr>
                <w:color w:val="000000"/>
                <w:sz w:val="16"/>
                <w:szCs w:val="16"/>
              </w:rPr>
            </w:rPrChange>
          </w:rPr>
          <w:delText>PROCESS Corporation, Boston, MA, USA. Intranets: Internet technologies deployed behind the firewall for corporate productivity. Presented at INET96 Annual Meeting. [Online]. Available:  http://home.process.com/Intranets/wp2.htp</w:delText>
        </w:r>
      </w:del>
    </w:p>
    <w:p w14:paraId="29946DAF" w14:textId="27127CE2" w:rsidR="00732E46" w:rsidRPr="00C45266" w:rsidDel="00CD72B8" w:rsidRDefault="00732E46">
      <w:pPr>
        <w:numPr>
          <w:ilvl w:val="0"/>
          <w:numId w:val="1"/>
        </w:numPr>
        <w:pBdr>
          <w:top w:val="nil"/>
          <w:left w:val="nil"/>
          <w:bottom w:val="nil"/>
          <w:right w:val="nil"/>
          <w:between w:val="nil"/>
        </w:pBdr>
        <w:ind w:left="360"/>
        <w:jc w:val="both"/>
        <w:rPr>
          <w:del w:id="1587" w:author="ACER" w:date="2025-11-04T11:02:00Z"/>
          <w:color w:val="000000"/>
          <w:sz w:val="18"/>
          <w:szCs w:val="18"/>
        </w:rPr>
        <w:pPrChange w:id="1588" w:author="ACER" w:date="2025-11-04T11:18:00Z">
          <w:pPr>
            <w:widowControl w:val="0"/>
            <w:spacing w:before="1" w:line="180" w:lineRule="auto"/>
          </w:pPr>
        </w:pPrChange>
      </w:pPr>
    </w:p>
    <w:p w14:paraId="5211F0F4" w14:textId="3FEA372A" w:rsidR="00732E46" w:rsidRPr="00686383" w:rsidDel="00CD72B8" w:rsidRDefault="000F2C11">
      <w:pPr>
        <w:numPr>
          <w:ilvl w:val="0"/>
          <w:numId w:val="1"/>
        </w:numPr>
        <w:pBdr>
          <w:top w:val="nil"/>
          <w:left w:val="nil"/>
          <w:bottom w:val="nil"/>
          <w:right w:val="nil"/>
          <w:between w:val="nil"/>
        </w:pBdr>
        <w:ind w:left="360"/>
        <w:jc w:val="both"/>
        <w:rPr>
          <w:del w:id="1589" w:author="ACER" w:date="2025-11-04T11:02:00Z"/>
          <w:i/>
          <w:color w:val="000000"/>
          <w:sz w:val="18"/>
          <w:szCs w:val="18"/>
          <w:rPrChange w:id="1590" w:author="ACER" w:date="2025-11-04T11:18:00Z">
            <w:rPr>
              <w:del w:id="1591" w:author="ACER" w:date="2025-11-04T11:02:00Z"/>
              <w:i/>
              <w:color w:val="000000"/>
            </w:rPr>
          </w:rPrChange>
        </w:rPr>
        <w:pPrChange w:id="1592" w:author="ACER" w:date="2025-11-04T11:18:00Z">
          <w:pPr>
            <w:widowControl w:val="0"/>
            <w:spacing w:line="239" w:lineRule="auto"/>
            <w:ind w:left="90" w:right="-54" w:hanging="90"/>
          </w:pPr>
        </w:pPrChange>
      </w:pPr>
      <w:del w:id="1593" w:author="ACER" w:date="2025-11-04T11:02:00Z">
        <w:r w:rsidRPr="00686383" w:rsidDel="00CD72B8">
          <w:rPr>
            <w:i/>
            <w:color w:val="000000"/>
            <w:sz w:val="18"/>
            <w:szCs w:val="18"/>
            <w:rPrChange w:id="1594" w:author="ACER" w:date="2025-11-04T11:18:00Z">
              <w:rPr>
                <w:i/>
                <w:color w:val="000000"/>
              </w:rPr>
            </w:rPrChange>
          </w:rPr>
          <w:delText xml:space="preserve">Basic format for electronic documents (when available online): </w:delText>
        </w:r>
      </w:del>
    </w:p>
    <w:p w14:paraId="1555B2C2" w14:textId="42B91A60" w:rsidR="00732E46" w:rsidRPr="00686383" w:rsidDel="00CD72B8" w:rsidRDefault="000F2C11">
      <w:pPr>
        <w:numPr>
          <w:ilvl w:val="0"/>
          <w:numId w:val="1"/>
        </w:numPr>
        <w:pBdr>
          <w:top w:val="nil"/>
          <w:left w:val="nil"/>
          <w:bottom w:val="nil"/>
          <w:right w:val="nil"/>
          <w:between w:val="nil"/>
        </w:pBdr>
        <w:ind w:left="360"/>
        <w:jc w:val="both"/>
        <w:rPr>
          <w:del w:id="1595" w:author="ACER" w:date="2025-11-04T11:02:00Z"/>
          <w:sz w:val="18"/>
          <w:szCs w:val="18"/>
          <w:rPrChange w:id="1596" w:author="ACER" w:date="2025-11-04T11:18:00Z">
            <w:rPr>
              <w:del w:id="1597" w:author="ACER" w:date="2025-11-04T11:02:00Z"/>
              <w:sz w:val="16"/>
              <w:szCs w:val="16"/>
            </w:rPr>
          </w:rPrChange>
        </w:rPr>
        <w:pPrChange w:id="1598" w:author="ACER" w:date="2025-11-04T11:18:00Z">
          <w:pPr>
            <w:pBdr>
              <w:top w:val="nil"/>
              <w:left w:val="nil"/>
              <w:bottom w:val="nil"/>
              <w:right w:val="nil"/>
              <w:between w:val="nil"/>
            </w:pBdr>
            <w:jc w:val="both"/>
          </w:pPr>
        </w:pPrChange>
      </w:pPr>
      <w:del w:id="1599" w:author="ACER" w:date="2025-11-04T11:02:00Z">
        <w:r w:rsidRPr="00686383" w:rsidDel="00CD72B8">
          <w:rPr>
            <w:sz w:val="18"/>
            <w:szCs w:val="18"/>
            <w:rPrChange w:id="1600" w:author="ACER" w:date="2025-11-04T11:18:00Z">
              <w:rPr>
                <w:sz w:val="16"/>
                <w:szCs w:val="16"/>
              </w:rPr>
            </w:rPrChange>
          </w:rPr>
          <w:delText xml:space="preserve">Issuing Organization. (year, month day). </w:delText>
        </w:r>
        <w:r w:rsidRPr="00686383" w:rsidDel="00CD72B8">
          <w:rPr>
            <w:i/>
            <w:sz w:val="18"/>
            <w:szCs w:val="18"/>
            <w:rPrChange w:id="1601" w:author="ACER" w:date="2025-11-04T11:18:00Z">
              <w:rPr>
                <w:i/>
                <w:sz w:val="16"/>
                <w:szCs w:val="16"/>
              </w:rPr>
            </w:rPrChange>
          </w:rPr>
          <w:delText>Title</w:delText>
        </w:r>
        <w:r w:rsidRPr="00686383" w:rsidDel="00CD72B8">
          <w:rPr>
            <w:sz w:val="18"/>
            <w:szCs w:val="18"/>
            <w:rPrChange w:id="1602" w:author="ACER" w:date="2025-11-04T11:18:00Z">
              <w:rPr>
                <w:sz w:val="16"/>
                <w:szCs w:val="16"/>
              </w:rPr>
            </w:rPrChange>
          </w:rPr>
          <w:delText>. [Type of medium]. Available: site/path/file</w:delText>
        </w:r>
      </w:del>
    </w:p>
    <w:p w14:paraId="20B11D98" w14:textId="5235A68C" w:rsidR="00EF6430" w:rsidRPr="00686383" w:rsidDel="00CD72B8" w:rsidRDefault="00EF6430">
      <w:pPr>
        <w:numPr>
          <w:ilvl w:val="0"/>
          <w:numId w:val="1"/>
        </w:numPr>
        <w:pBdr>
          <w:top w:val="nil"/>
          <w:left w:val="nil"/>
          <w:bottom w:val="nil"/>
          <w:right w:val="nil"/>
          <w:between w:val="nil"/>
        </w:pBdr>
        <w:ind w:left="360"/>
        <w:jc w:val="both"/>
        <w:rPr>
          <w:del w:id="1603" w:author="ACER" w:date="2025-11-04T11:02:00Z"/>
          <w:sz w:val="18"/>
          <w:szCs w:val="18"/>
          <w:rPrChange w:id="1604" w:author="ACER" w:date="2025-11-04T11:18:00Z">
            <w:rPr>
              <w:del w:id="1605" w:author="ACER" w:date="2025-11-04T11:02:00Z"/>
              <w:sz w:val="16"/>
              <w:szCs w:val="16"/>
            </w:rPr>
          </w:rPrChange>
        </w:rPr>
        <w:pPrChange w:id="1606" w:author="ACER" w:date="2025-11-04T11:18:00Z">
          <w:pPr>
            <w:pBdr>
              <w:top w:val="nil"/>
              <w:left w:val="nil"/>
              <w:bottom w:val="nil"/>
              <w:right w:val="nil"/>
              <w:between w:val="nil"/>
            </w:pBdr>
            <w:jc w:val="both"/>
          </w:pPr>
        </w:pPrChange>
      </w:pPr>
    </w:p>
    <w:p w14:paraId="13B78875" w14:textId="7D85BF79" w:rsidR="00732E46" w:rsidRPr="00686383" w:rsidDel="00CD72B8" w:rsidRDefault="000F2C11">
      <w:pPr>
        <w:numPr>
          <w:ilvl w:val="0"/>
          <w:numId w:val="1"/>
        </w:numPr>
        <w:pBdr>
          <w:top w:val="nil"/>
          <w:left w:val="nil"/>
          <w:bottom w:val="nil"/>
          <w:right w:val="nil"/>
          <w:between w:val="nil"/>
        </w:pBdr>
        <w:ind w:left="360"/>
        <w:jc w:val="both"/>
        <w:rPr>
          <w:del w:id="1607" w:author="ACER" w:date="2025-11-04T11:02:00Z"/>
          <w:color w:val="000000"/>
          <w:sz w:val="18"/>
          <w:szCs w:val="18"/>
          <w:rPrChange w:id="1608" w:author="ACER" w:date="2025-11-04T11:18:00Z">
            <w:rPr>
              <w:del w:id="1609" w:author="ACER" w:date="2025-11-04T11:02:00Z"/>
              <w:color w:val="000000"/>
            </w:rPr>
          </w:rPrChange>
        </w:rPr>
        <w:pPrChange w:id="1610" w:author="ACER" w:date="2025-11-04T11:18:00Z">
          <w:pPr>
            <w:widowControl w:val="0"/>
            <w:spacing w:before="37"/>
            <w:ind w:right="-20"/>
          </w:pPr>
        </w:pPrChange>
      </w:pPr>
      <w:del w:id="1611" w:author="ACER" w:date="2025-11-04T11:02:00Z">
        <w:r w:rsidRPr="00686383" w:rsidDel="00CD72B8">
          <w:rPr>
            <w:i/>
            <w:color w:val="000000"/>
            <w:sz w:val="18"/>
            <w:szCs w:val="18"/>
            <w:rPrChange w:id="1612" w:author="ACER" w:date="2025-11-04T11:18:00Z">
              <w:rPr>
                <w:i/>
                <w:color w:val="000000"/>
              </w:rPr>
            </w:rPrChange>
          </w:rPr>
          <w:delText>Example:</w:delText>
        </w:r>
      </w:del>
    </w:p>
    <w:p w14:paraId="02FAAB07" w14:textId="7089612B" w:rsidR="00732E46" w:rsidRPr="00686383" w:rsidDel="00CD72B8" w:rsidRDefault="000F2C11" w:rsidP="00C45266">
      <w:pPr>
        <w:numPr>
          <w:ilvl w:val="0"/>
          <w:numId w:val="1"/>
        </w:numPr>
        <w:pBdr>
          <w:top w:val="nil"/>
          <w:left w:val="nil"/>
          <w:bottom w:val="nil"/>
          <w:right w:val="nil"/>
          <w:between w:val="nil"/>
        </w:pBdr>
        <w:ind w:left="360"/>
        <w:jc w:val="both"/>
        <w:rPr>
          <w:del w:id="1613" w:author="ACER" w:date="2025-11-04T11:02:00Z"/>
          <w:sz w:val="18"/>
          <w:szCs w:val="18"/>
          <w:rPrChange w:id="1614" w:author="ACER" w:date="2025-11-04T11:18:00Z">
            <w:rPr>
              <w:del w:id="1615" w:author="ACER" w:date="2025-11-04T11:02:00Z"/>
            </w:rPr>
          </w:rPrChange>
        </w:rPr>
      </w:pPr>
      <w:del w:id="1616" w:author="ACER" w:date="2025-11-04T11:02:00Z">
        <w:r w:rsidRPr="00686383" w:rsidDel="00CD72B8">
          <w:rPr>
            <w:color w:val="000000"/>
            <w:sz w:val="18"/>
            <w:szCs w:val="18"/>
            <w:rPrChange w:id="1617" w:author="ACER" w:date="2025-11-04T11:18:00Z">
              <w:rPr>
                <w:color w:val="000000"/>
                <w:sz w:val="16"/>
                <w:szCs w:val="16"/>
              </w:rPr>
            </w:rPrChange>
          </w:rPr>
          <w:delText xml:space="preserve">U.S. House. 102nd Congress, 1st Session. (1991, Jan. 11). </w:delText>
        </w:r>
        <w:r w:rsidRPr="00686383" w:rsidDel="00CD72B8">
          <w:rPr>
            <w:i/>
            <w:color w:val="000000"/>
            <w:sz w:val="18"/>
            <w:szCs w:val="18"/>
            <w:rPrChange w:id="1618" w:author="ACER" w:date="2025-11-04T11:18:00Z">
              <w:rPr>
                <w:i/>
                <w:color w:val="000000"/>
                <w:sz w:val="16"/>
                <w:szCs w:val="16"/>
              </w:rPr>
            </w:rPrChange>
          </w:rPr>
          <w:delText>H. Con. Res. 1, Sense of the Congress on Approval of Military Action</w:delText>
        </w:r>
        <w:r w:rsidRPr="00686383" w:rsidDel="00CD72B8">
          <w:rPr>
            <w:color w:val="000000"/>
            <w:sz w:val="18"/>
            <w:szCs w:val="18"/>
            <w:rPrChange w:id="1619" w:author="ACER" w:date="2025-11-04T11:18:00Z">
              <w:rPr>
                <w:color w:val="000000"/>
                <w:sz w:val="16"/>
                <w:szCs w:val="16"/>
              </w:rPr>
            </w:rPrChange>
          </w:rPr>
          <w:delText xml:space="preserve">. [Online]. Available: LEXIS Library: GENFED File: BILLS </w:delText>
        </w:r>
      </w:del>
    </w:p>
    <w:p w14:paraId="657FD9B2" w14:textId="7AEA0CEB" w:rsidR="00732E46" w:rsidRPr="00686383" w:rsidDel="00CD72B8" w:rsidRDefault="000F2C11">
      <w:pPr>
        <w:numPr>
          <w:ilvl w:val="0"/>
          <w:numId w:val="1"/>
        </w:numPr>
        <w:pBdr>
          <w:top w:val="nil"/>
          <w:left w:val="nil"/>
          <w:bottom w:val="nil"/>
          <w:right w:val="nil"/>
          <w:between w:val="nil"/>
        </w:pBdr>
        <w:ind w:left="360"/>
        <w:jc w:val="both"/>
        <w:rPr>
          <w:del w:id="1620" w:author="ACER" w:date="2025-11-04T11:02:00Z"/>
          <w:color w:val="000000"/>
          <w:sz w:val="18"/>
          <w:szCs w:val="18"/>
          <w:rPrChange w:id="1621" w:author="ACER" w:date="2025-11-04T11:18:00Z">
            <w:rPr>
              <w:del w:id="1622" w:author="ACER" w:date="2025-11-04T11:02:00Z"/>
              <w:color w:val="000000"/>
              <w:sz w:val="16"/>
              <w:szCs w:val="16"/>
            </w:rPr>
          </w:rPrChange>
        </w:rPr>
        <w:pPrChange w:id="1623" w:author="ACER" w:date="2025-11-04T11:18:00Z">
          <w:pPr>
            <w:pBdr>
              <w:top w:val="nil"/>
              <w:left w:val="nil"/>
              <w:bottom w:val="nil"/>
              <w:right w:val="nil"/>
              <w:between w:val="nil"/>
            </w:pBdr>
            <w:ind w:left="1170" w:hanging="360"/>
            <w:jc w:val="both"/>
          </w:pPr>
        </w:pPrChange>
      </w:pPr>
      <w:del w:id="1624" w:author="ACER" w:date="2025-11-04T11:02:00Z">
        <w:r w:rsidRPr="00686383" w:rsidDel="00CD72B8">
          <w:rPr>
            <w:color w:val="000000"/>
            <w:sz w:val="18"/>
            <w:szCs w:val="18"/>
            <w:rPrChange w:id="1625" w:author="ACER" w:date="2025-11-04T11:18:00Z">
              <w:rPr>
                <w:color w:val="000000"/>
                <w:sz w:val="16"/>
                <w:szCs w:val="16"/>
              </w:rPr>
            </w:rPrChange>
          </w:rPr>
          <w:delText xml:space="preserve"> </w:delText>
        </w:r>
      </w:del>
    </w:p>
    <w:p w14:paraId="74CF7DAB" w14:textId="17C821C5" w:rsidR="00732E46" w:rsidRPr="00686383" w:rsidDel="00CD72B8" w:rsidRDefault="000F2C11">
      <w:pPr>
        <w:numPr>
          <w:ilvl w:val="0"/>
          <w:numId w:val="1"/>
        </w:numPr>
        <w:pBdr>
          <w:top w:val="nil"/>
          <w:left w:val="nil"/>
          <w:bottom w:val="nil"/>
          <w:right w:val="nil"/>
          <w:between w:val="nil"/>
        </w:pBdr>
        <w:ind w:left="360"/>
        <w:jc w:val="both"/>
        <w:rPr>
          <w:del w:id="1626" w:author="ACER" w:date="2025-11-04T11:02:00Z"/>
          <w:rFonts w:eastAsia="Times"/>
          <w:i/>
          <w:sz w:val="18"/>
          <w:szCs w:val="18"/>
          <w:rPrChange w:id="1627" w:author="ACER" w:date="2025-11-04T11:18:00Z">
            <w:rPr>
              <w:del w:id="1628" w:author="ACER" w:date="2025-11-04T11:02:00Z"/>
              <w:rFonts w:ascii="Times" w:eastAsia="Times" w:hAnsi="Times" w:cs="Times"/>
              <w:i/>
            </w:rPr>
          </w:rPrChange>
        </w:rPr>
        <w:pPrChange w:id="1629" w:author="ACER" w:date="2025-11-04T11:18:00Z">
          <w:pPr>
            <w:keepLines/>
          </w:pPr>
        </w:pPrChange>
      </w:pPr>
      <w:del w:id="1630" w:author="ACER" w:date="2025-11-04T11:02:00Z">
        <w:r w:rsidRPr="00686383" w:rsidDel="00CD72B8">
          <w:rPr>
            <w:rFonts w:eastAsia="Times"/>
            <w:i/>
            <w:sz w:val="18"/>
            <w:szCs w:val="18"/>
            <w:rPrChange w:id="1631" w:author="ACER" w:date="2025-11-04T11:18:00Z">
              <w:rPr>
                <w:rFonts w:ascii="Times" w:eastAsia="Times" w:hAnsi="Times" w:cs="Times"/>
                <w:i/>
              </w:rPr>
            </w:rPrChange>
          </w:rPr>
          <w:delText>Basic format</w:delText>
        </w:r>
        <w:r w:rsidRPr="00686383" w:rsidDel="00CD72B8">
          <w:rPr>
            <w:i/>
            <w:color w:val="000000"/>
            <w:sz w:val="18"/>
            <w:szCs w:val="18"/>
            <w:rPrChange w:id="1632" w:author="ACER" w:date="2025-11-04T11:18:00Z">
              <w:rPr>
                <w:i/>
                <w:color w:val="000000"/>
              </w:rPr>
            </w:rPrChange>
          </w:rPr>
          <w:delText xml:space="preserve"> for patents</w:delText>
        </w:r>
        <w:r w:rsidRPr="00686383" w:rsidDel="00CD72B8">
          <w:rPr>
            <w:rFonts w:eastAsia="Times"/>
            <w:i/>
            <w:sz w:val="18"/>
            <w:szCs w:val="18"/>
            <w:rPrChange w:id="1633" w:author="ACER" w:date="2025-11-04T11:18:00Z">
              <w:rPr>
                <w:rFonts w:ascii="Times" w:eastAsia="Times" w:hAnsi="Times" w:cs="Times"/>
                <w:i/>
              </w:rPr>
            </w:rPrChange>
          </w:rPr>
          <w:delText>:</w:delText>
        </w:r>
      </w:del>
    </w:p>
    <w:p w14:paraId="57151190" w14:textId="6AE7A711" w:rsidR="00732E46" w:rsidRPr="00686383" w:rsidDel="00CD72B8" w:rsidRDefault="000F2C11">
      <w:pPr>
        <w:numPr>
          <w:ilvl w:val="0"/>
          <w:numId w:val="1"/>
        </w:numPr>
        <w:pBdr>
          <w:top w:val="nil"/>
          <w:left w:val="nil"/>
          <w:bottom w:val="nil"/>
          <w:right w:val="nil"/>
          <w:between w:val="nil"/>
        </w:pBdr>
        <w:ind w:left="360"/>
        <w:jc w:val="both"/>
        <w:rPr>
          <w:del w:id="1634" w:author="ACER" w:date="2025-11-04T11:02:00Z"/>
          <w:spacing w:val="-2"/>
          <w:sz w:val="18"/>
          <w:szCs w:val="18"/>
          <w:rPrChange w:id="1635" w:author="ACER" w:date="2025-11-04T11:18:00Z">
            <w:rPr>
              <w:del w:id="1636" w:author="ACER" w:date="2025-11-04T11:02:00Z"/>
              <w:spacing w:val="-2"/>
              <w:sz w:val="16"/>
              <w:szCs w:val="16"/>
            </w:rPr>
          </w:rPrChange>
        </w:rPr>
        <w:pPrChange w:id="1637" w:author="ACER" w:date="2025-11-04T11:18:00Z">
          <w:pPr>
            <w:keepLines/>
          </w:pPr>
        </w:pPrChange>
      </w:pPr>
      <w:del w:id="1638" w:author="ACER" w:date="2025-11-04T11:02:00Z">
        <w:r w:rsidRPr="00686383" w:rsidDel="00CD72B8">
          <w:rPr>
            <w:spacing w:val="-2"/>
            <w:sz w:val="18"/>
            <w:szCs w:val="18"/>
            <w:rPrChange w:id="1639" w:author="ACER" w:date="2025-11-04T11:18:00Z">
              <w:rPr>
                <w:spacing w:val="-2"/>
                <w:sz w:val="16"/>
                <w:szCs w:val="16"/>
              </w:rPr>
            </w:rPrChange>
          </w:rPr>
          <w:delText xml:space="preserve">J. K. Author, “Title of patent,” U.S. Patent </w:delText>
        </w:r>
        <w:r w:rsidRPr="00686383" w:rsidDel="00CD72B8">
          <w:rPr>
            <w:i/>
            <w:spacing w:val="-2"/>
            <w:sz w:val="18"/>
            <w:szCs w:val="18"/>
            <w:rPrChange w:id="1640" w:author="ACER" w:date="2025-11-04T11:18:00Z">
              <w:rPr>
                <w:i/>
                <w:spacing w:val="-2"/>
                <w:sz w:val="16"/>
                <w:szCs w:val="16"/>
              </w:rPr>
            </w:rPrChange>
          </w:rPr>
          <w:delText>x xxx xxx</w:delText>
        </w:r>
        <w:r w:rsidRPr="00686383" w:rsidDel="00CD72B8">
          <w:rPr>
            <w:spacing w:val="-2"/>
            <w:sz w:val="18"/>
            <w:szCs w:val="18"/>
            <w:rPrChange w:id="1641" w:author="ACER" w:date="2025-11-04T11:18:00Z">
              <w:rPr>
                <w:spacing w:val="-2"/>
                <w:sz w:val="16"/>
                <w:szCs w:val="16"/>
              </w:rPr>
            </w:rPrChange>
          </w:rPr>
          <w:delText>, Abbrev. Month, day, year.</w:delText>
        </w:r>
      </w:del>
    </w:p>
    <w:p w14:paraId="508A9CB1" w14:textId="54011642" w:rsidR="00EF6430" w:rsidRPr="00686383" w:rsidDel="00CD72B8" w:rsidRDefault="00EF6430">
      <w:pPr>
        <w:numPr>
          <w:ilvl w:val="0"/>
          <w:numId w:val="1"/>
        </w:numPr>
        <w:pBdr>
          <w:top w:val="nil"/>
          <w:left w:val="nil"/>
          <w:bottom w:val="nil"/>
          <w:right w:val="nil"/>
          <w:between w:val="nil"/>
        </w:pBdr>
        <w:ind w:left="360"/>
        <w:jc w:val="both"/>
        <w:rPr>
          <w:del w:id="1642" w:author="ACER" w:date="2025-11-04T11:02:00Z"/>
          <w:sz w:val="18"/>
          <w:szCs w:val="18"/>
          <w:rPrChange w:id="1643" w:author="ACER" w:date="2025-11-04T11:18:00Z">
            <w:rPr>
              <w:del w:id="1644" w:author="ACER" w:date="2025-11-04T11:02:00Z"/>
              <w:sz w:val="16"/>
              <w:szCs w:val="16"/>
            </w:rPr>
          </w:rPrChange>
        </w:rPr>
        <w:pPrChange w:id="1645" w:author="ACER" w:date="2025-11-04T11:18:00Z">
          <w:pPr>
            <w:keepLines/>
          </w:pPr>
        </w:pPrChange>
      </w:pPr>
    </w:p>
    <w:p w14:paraId="5E4FB8AC" w14:textId="017AB13C" w:rsidR="00732E46" w:rsidRPr="00686383" w:rsidDel="00CD72B8" w:rsidRDefault="000F2C11">
      <w:pPr>
        <w:numPr>
          <w:ilvl w:val="0"/>
          <w:numId w:val="1"/>
        </w:numPr>
        <w:pBdr>
          <w:top w:val="nil"/>
          <w:left w:val="nil"/>
          <w:bottom w:val="nil"/>
          <w:right w:val="nil"/>
          <w:between w:val="nil"/>
        </w:pBdr>
        <w:ind w:left="360"/>
        <w:jc w:val="both"/>
        <w:rPr>
          <w:del w:id="1646" w:author="ACER" w:date="2025-11-04T11:02:00Z"/>
          <w:i/>
          <w:color w:val="000000"/>
          <w:sz w:val="18"/>
          <w:szCs w:val="18"/>
          <w:rPrChange w:id="1647" w:author="ACER" w:date="2025-11-04T11:18:00Z">
            <w:rPr>
              <w:del w:id="1648" w:author="ACER" w:date="2025-11-04T11:02:00Z"/>
              <w:i/>
              <w:color w:val="000000"/>
            </w:rPr>
          </w:rPrChange>
        </w:rPr>
        <w:pPrChange w:id="1649" w:author="ACER" w:date="2025-11-04T11:18:00Z">
          <w:pPr>
            <w:widowControl w:val="0"/>
            <w:ind w:right="-20"/>
          </w:pPr>
        </w:pPrChange>
      </w:pPr>
      <w:del w:id="1650" w:author="ACER" w:date="2025-11-04T11:02:00Z">
        <w:r w:rsidRPr="00686383" w:rsidDel="00CD72B8">
          <w:rPr>
            <w:i/>
            <w:sz w:val="18"/>
            <w:szCs w:val="18"/>
            <w:rPrChange w:id="1651" w:author="ACER" w:date="2025-11-04T11:18:00Z">
              <w:rPr>
                <w:i/>
              </w:rPr>
            </w:rPrChange>
          </w:rPr>
          <w:delText>Example:</w:delText>
        </w:r>
      </w:del>
    </w:p>
    <w:p w14:paraId="336C85E3" w14:textId="78D302FE" w:rsidR="00732E46" w:rsidRPr="00686383" w:rsidDel="00CD72B8" w:rsidRDefault="000F2C11" w:rsidP="00C45266">
      <w:pPr>
        <w:numPr>
          <w:ilvl w:val="0"/>
          <w:numId w:val="1"/>
        </w:numPr>
        <w:pBdr>
          <w:top w:val="nil"/>
          <w:left w:val="nil"/>
          <w:bottom w:val="nil"/>
          <w:right w:val="nil"/>
          <w:between w:val="nil"/>
        </w:pBdr>
        <w:ind w:left="360"/>
        <w:jc w:val="both"/>
        <w:rPr>
          <w:del w:id="1652" w:author="ACER" w:date="2025-11-04T11:02:00Z"/>
          <w:sz w:val="18"/>
          <w:szCs w:val="18"/>
          <w:rPrChange w:id="1653" w:author="ACER" w:date="2025-11-04T11:18:00Z">
            <w:rPr>
              <w:del w:id="1654" w:author="ACER" w:date="2025-11-04T11:02:00Z"/>
            </w:rPr>
          </w:rPrChange>
        </w:rPr>
      </w:pPr>
      <w:del w:id="1655" w:author="ACER" w:date="2025-11-04T11:02:00Z">
        <w:r w:rsidRPr="00686383" w:rsidDel="00CD72B8">
          <w:rPr>
            <w:color w:val="000000"/>
            <w:sz w:val="18"/>
            <w:szCs w:val="18"/>
            <w:rPrChange w:id="1656" w:author="ACER" w:date="2025-11-04T11:18:00Z">
              <w:rPr>
                <w:color w:val="000000"/>
                <w:sz w:val="16"/>
                <w:szCs w:val="16"/>
              </w:rPr>
            </w:rPrChange>
          </w:rPr>
          <w:delText>G. Brandli and M. Dick, “Alternating current fed power supply,” U.S. Patent 4 084 217, Nov. 4, 1978.</w:delText>
        </w:r>
      </w:del>
    </w:p>
    <w:p w14:paraId="164BDCB3" w14:textId="5226D3FE" w:rsidR="00851B4D" w:rsidRPr="00686383" w:rsidDel="00CD72B8" w:rsidRDefault="00851B4D">
      <w:pPr>
        <w:numPr>
          <w:ilvl w:val="0"/>
          <w:numId w:val="1"/>
        </w:numPr>
        <w:pBdr>
          <w:top w:val="nil"/>
          <w:left w:val="nil"/>
          <w:bottom w:val="nil"/>
          <w:right w:val="nil"/>
          <w:between w:val="nil"/>
        </w:pBdr>
        <w:ind w:left="360"/>
        <w:jc w:val="both"/>
        <w:rPr>
          <w:del w:id="1657" w:author="ACER" w:date="2025-11-04T11:02:00Z"/>
          <w:rFonts w:eastAsia="Times"/>
          <w:i/>
          <w:sz w:val="18"/>
          <w:szCs w:val="18"/>
          <w:rPrChange w:id="1658" w:author="ACER" w:date="2025-11-04T11:18:00Z">
            <w:rPr>
              <w:del w:id="1659" w:author="ACER" w:date="2025-11-04T11:02:00Z"/>
              <w:rFonts w:eastAsia="Times"/>
              <w:i/>
            </w:rPr>
          </w:rPrChange>
        </w:rPr>
        <w:pPrChange w:id="1660" w:author="ACER" w:date="2025-11-04T11:18:00Z">
          <w:pPr/>
        </w:pPrChange>
      </w:pPr>
    </w:p>
    <w:p w14:paraId="6559226A" w14:textId="1A1A2A92" w:rsidR="00732E46" w:rsidRPr="00686383" w:rsidDel="00CD72B8" w:rsidRDefault="000F2C11">
      <w:pPr>
        <w:numPr>
          <w:ilvl w:val="0"/>
          <w:numId w:val="1"/>
        </w:numPr>
        <w:pBdr>
          <w:top w:val="nil"/>
          <w:left w:val="nil"/>
          <w:bottom w:val="nil"/>
          <w:right w:val="nil"/>
          <w:between w:val="nil"/>
        </w:pBdr>
        <w:ind w:left="360"/>
        <w:jc w:val="both"/>
        <w:rPr>
          <w:del w:id="1661" w:author="ACER" w:date="2025-11-04T11:02:00Z"/>
          <w:rFonts w:eastAsia="Times"/>
          <w:i/>
          <w:sz w:val="18"/>
          <w:szCs w:val="18"/>
          <w:rPrChange w:id="1662" w:author="ACER" w:date="2025-11-04T11:18:00Z">
            <w:rPr>
              <w:del w:id="1663" w:author="ACER" w:date="2025-11-04T11:02:00Z"/>
              <w:rFonts w:eastAsia="Times"/>
              <w:i/>
            </w:rPr>
          </w:rPrChange>
        </w:rPr>
        <w:pPrChange w:id="1664" w:author="ACER" w:date="2025-11-04T11:18:00Z">
          <w:pPr/>
        </w:pPrChange>
      </w:pPr>
      <w:del w:id="1665" w:author="ACER" w:date="2025-11-04T11:02:00Z">
        <w:r w:rsidRPr="00686383" w:rsidDel="00CD72B8">
          <w:rPr>
            <w:rFonts w:eastAsia="Times"/>
            <w:i/>
            <w:sz w:val="18"/>
            <w:szCs w:val="18"/>
            <w:rPrChange w:id="1666" w:author="ACER" w:date="2025-11-04T11:18:00Z">
              <w:rPr>
                <w:rFonts w:eastAsia="Times"/>
                <w:i/>
              </w:rPr>
            </w:rPrChange>
          </w:rPr>
          <w:delText>Basic format</w:delText>
        </w:r>
        <w:r w:rsidRPr="00686383" w:rsidDel="00CD72B8">
          <w:rPr>
            <w:b/>
            <w:i/>
            <w:sz w:val="18"/>
            <w:szCs w:val="18"/>
            <w:rPrChange w:id="1667" w:author="ACER" w:date="2025-11-04T11:18:00Z">
              <w:rPr>
                <w:b/>
                <w:i/>
              </w:rPr>
            </w:rPrChange>
          </w:rPr>
          <w:delText xml:space="preserve"> </w:delText>
        </w:r>
        <w:r w:rsidRPr="00686383" w:rsidDel="00CD72B8">
          <w:rPr>
            <w:i/>
            <w:sz w:val="18"/>
            <w:szCs w:val="18"/>
            <w:rPrChange w:id="1668" w:author="ACER" w:date="2025-11-04T11:18:00Z">
              <w:rPr>
                <w:i/>
              </w:rPr>
            </w:rPrChange>
          </w:rPr>
          <w:delText>for theses (M.S.) and dissertations (Ph.D.):</w:delText>
        </w:r>
      </w:del>
    </w:p>
    <w:p w14:paraId="278A2B41" w14:textId="098AB91C" w:rsidR="00732E46" w:rsidRPr="00686383" w:rsidDel="00CD72B8" w:rsidRDefault="000F2C11">
      <w:pPr>
        <w:numPr>
          <w:ilvl w:val="0"/>
          <w:numId w:val="1"/>
        </w:numPr>
        <w:pBdr>
          <w:top w:val="nil"/>
          <w:left w:val="nil"/>
          <w:bottom w:val="nil"/>
          <w:right w:val="nil"/>
          <w:between w:val="nil"/>
        </w:pBdr>
        <w:ind w:left="360"/>
        <w:jc w:val="both"/>
        <w:rPr>
          <w:del w:id="1669" w:author="ACER" w:date="2025-11-04T11:02:00Z"/>
          <w:sz w:val="18"/>
          <w:szCs w:val="18"/>
          <w:rPrChange w:id="1670" w:author="ACER" w:date="2025-11-04T11:18:00Z">
            <w:rPr>
              <w:del w:id="1671" w:author="ACER" w:date="2025-11-04T11:02:00Z"/>
              <w:sz w:val="16"/>
              <w:szCs w:val="16"/>
            </w:rPr>
          </w:rPrChange>
        </w:rPr>
        <w:pPrChange w:id="1672" w:author="ACER" w:date="2025-11-04T11:18:00Z">
          <w:pPr/>
        </w:pPrChange>
      </w:pPr>
      <w:del w:id="1673" w:author="ACER" w:date="2025-11-04T11:02:00Z">
        <w:r w:rsidRPr="00686383" w:rsidDel="00CD72B8">
          <w:rPr>
            <w:sz w:val="18"/>
            <w:szCs w:val="18"/>
            <w:rPrChange w:id="1674" w:author="ACER" w:date="2025-11-04T11:18:00Z">
              <w:rPr>
                <w:sz w:val="16"/>
                <w:szCs w:val="16"/>
              </w:rPr>
            </w:rPrChange>
          </w:rPr>
          <w:delText>J. K. Author, “Title of thesis,” M.S. thesis, Abbrev. Dept., Abbrev. Univ., City of Univ., Abbrev. State, year.</w:delText>
        </w:r>
      </w:del>
    </w:p>
    <w:p w14:paraId="7AAA21EB" w14:textId="6356B200" w:rsidR="00732E46" w:rsidRPr="00686383" w:rsidDel="00CD72B8" w:rsidRDefault="000F2C11">
      <w:pPr>
        <w:numPr>
          <w:ilvl w:val="0"/>
          <w:numId w:val="1"/>
        </w:numPr>
        <w:pBdr>
          <w:top w:val="nil"/>
          <w:left w:val="nil"/>
          <w:bottom w:val="nil"/>
          <w:right w:val="nil"/>
          <w:between w:val="nil"/>
        </w:pBdr>
        <w:ind w:left="360"/>
        <w:jc w:val="both"/>
        <w:rPr>
          <w:del w:id="1675" w:author="ACER" w:date="2025-11-04T11:02:00Z"/>
          <w:sz w:val="18"/>
          <w:szCs w:val="18"/>
          <w:rPrChange w:id="1676" w:author="ACER" w:date="2025-11-04T11:18:00Z">
            <w:rPr>
              <w:del w:id="1677" w:author="ACER" w:date="2025-11-04T11:02:00Z"/>
              <w:sz w:val="16"/>
              <w:szCs w:val="16"/>
            </w:rPr>
          </w:rPrChange>
        </w:rPr>
        <w:pPrChange w:id="1678" w:author="ACER" w:date="2025-11-04T11:18:00Z">
          <w:pPr/>
        </w:pPrChange>
      </w:pPr>
      <w:del w:id="1679" w:author="ACER" w:date="2025-11-04T11:02:00Z">
        <w:r w:rsidRPr="00686383" w:rsidDel="00CD72B8">
          <w:rPr>
            <w:sz w:val="18"/>
            <w:szCs w:val="18"/>
            <w:rPrChange w:id="1680" w:author="ACER" w:date="2025-11-04T11:18:00Z">
              <w:rPr>
                <w:sz w:val="16"/>
                <w:szCs w:val="16"/>
              </w:rPr>
            </w:rPrChange>
          </w:rPr>
          <w:delText>J. K. Author, “Title of dissertation,” Ph.D. dissertation, Abbrev. Dept., Abbrev. Univ., City of Univ., Abbrev. State, year.</w:delText>
        </w:r>
      </w:del>
    </w:p>
    <w:p w14:paraId="505D6CCA" w14:textId="0FF78604" w:rsidR="00EF6430" w:rsidRPr="00686383" w:rsidDel="00CD72B8" w:rsidRDefault="00EF6430">
      <w:pPr>
        <w:numPr>
          <w:ilvl w:val="0"/>
          <w:numId w:val="1"/>
        </w:numPr>
        <w:pBdr>
          <w:top w:val="nil"/>
          <w:left w:val="nil"/>
          <w:bottom w:val="nil"/>
          <w:right w:val="nil"/>
          <w:between w:val="nil"/>
        </w:pBdr>
        <w:ind w:left="360"/>
        <w:jc w:val="both"/>
        <w:rPr>
          <w:del w:id="1681" w:author="ACER" w:date="2025-11-04T11:02:00Z"/>
          <w:sz w:val="18"/>
          <w:szCs w:val="18"/>
          <w:rPrChange w:id="1682" w:author="ACER" w:date="2025-11-04T11:18:00Z">
            <w:rPr>
              <w:del w:id="1683" w:author="ACER" w:date="2025-11-04T11:02:00Z"/>
              <w:sz w:val="16"/>
              <w:szCs w:val="16"/>
            </w:rPr>
          </w:rPrChange>
        </w:rPr>
        <w:pPrChange w:id="1684" w:author="ACER" w:date="2025-11-04T11:18:00Z">
          <w:pPr/>
        </w:pPrChange>
      </w:pPr>
    </w:p>
    <w:p w14:paraId="6BE4353F" w14:textId="29E3CA83" w:rsidR="00732E46" w:rsidRPr="00686383" w:rsidDel="00CD72B8" w:rsidRDefault="000F2C11">
      <w:pPr>
        <w:numPr>
          <w:ilvl w:val="0"/>
          <w:numId w:val="1"/>
        </w:numPr>
        <w:pBdr>
          <w:top w:val="nil"/>
          <w:left w:val="nil"/>
          <w:bottom w:val="nil"/>
          <w:right w:val="nil"/>
          <w:between w:val="nil"/>
        </w:pBdr>
        <w:ind w:left="360"/>
        <w:jc w:val="both"/>
        <w:rPr>
          <w:del w:id="1685" w:author="ACER" w:date="2025-11-04T11:02:00Z"/>
          <w:rFonts w:eastAsia="Times"/>
          <w:i/>
          <w:sz w:val="18"/>
          <w:szCs w:val="18"/>
          <w:rPrChange w:id="1686" w:author="ACER" w:date="2025-11-04T11:18:00Z">
            <w:rPr>
              <w:del w:id="1687" w:author="ACER" w:date="2025-11-04T11:02:00Z"/>
              <w:rFonts w:ascii="Times" w:eastAsia="Times" w:hAnsi="Times" w:cs="Times"/>
              <w:i/>
            </w:rPr>
          </w:rPrChange>
        </w:rPr>
        <w:pPrChange w:id="1688" w:author="ACER" w:date="2025-11-04T11:18:00Z">
          <w:pPr/>
        </w:pPrChange>
      </w:pPr>
      <w:del w:id="1689" w:author="ACER" w:date="2025-11-04T11:02:00Z">
        <w:r w:rsidRPr="00686383" w:rsidDel="00CD72B8">
          <w:rPr>
            <w:rFonts w:eastAsia="Times"/>
            <w:i/>
            <w:sz w:val="18"/>
            <w:szCs w:val="18"/>
            <w:rPrChange w:id="1690" w:author="ACER" w:date="2025-11-04T11:18:00Z">
              <w:rPr>
                <w:rFonts w:ascii="Times" w:eastAsia="Times" w:hAnsi="Times" w:cs="Times"/>
                <w:i/>
              </w:rPr>
            </w:rPrChange>
          </w:rPr>
          <w:delText>Examples:</w:delText>
        </w:r>
      </w:del>
    </w:p>
    <w:p w14:paraId="2CDB9BE9" w14:textId="510A7B55" w:rsidR="00732E46" w:rsidRPr="00686383" w:rsidDel="00CD72B8" w:rsidRDefault="000F2C11" w:rsidP="00C45266">
      <w:pPr>
        <w:numPr>
          <w:ilvl w:val="0"/>
          <w:numId w:val="1"/>
        </w:numPr>
        <w:pBdr>
          <w:top w:val="nil"/>
          <w:left w:val="nil"/>
          <w:bottom w:val="nil"/>
          <w:right w:val="nil"/>
          <w:between w:val="nil"/>
        </w:pBdr>
        <w:ind w:left="360"/>
        <w:jc w:val="both"/>
        <w:rPr>
          <w:del w:id="1691" w:author="ACER" w:date="2025-11-04T11:02:00Z"/>
          <w:sz w:val="18"/>
          <w:szCs w:val="18"/>
          <w:rPrChange w:id="1692" w:author="ACER" w:date="2025-11-04T11:18:00Z">
            <w:rPr>
              <w:del w:id="1693" w:author="ACER" w:date="2025-11-04T11:02:00Z"/>
            </w:rPr>
          </w:rPrChange>
        </w:rPr>
      </w:pPr>
      <w:del w:id="1694" w:author="ACER" w:date="2025-11-04T11:02:00Z">
        <w:r w:rsidRPr="00686383" w:rsidDel="00CD72B8">
          <w:rPr>
            <w:color w:val="000000"/>
            <w:sz w:val="18"/>
            <w:szCs w:val="18"/>
            <w:rPrChange w:id="1695" w:author="ACER" w:date="2025-11-04T11:18:00Z">
              <w:rPr>
                <w:color w:val="000000"/>
                <w:sz w:val="16"/>
                <w:szCs w:val="16"/>
              </w:rPr>
            </w:rPrChange>
          </w:rPr>
          <w:delText>J. O. Williams, “Narrow-band analyzer,” Ph.D. dissertation, Dept. Elect. Eng., Harvard Univ., Cambridge, MA, USA, 1993.</w:delText>
        </w:r>
      </w:del>
    </w:p>
    <w:p w14:paraId="7FF91461" w14:textId="6633EDCF" w:rsidR="00732E46" w:rsidRPr="00686383" w:rsidDel="00CD72B8" w:rsidRDefault="000F2C11" w:rsidP="00C45266">
      <w:pPr>
        <w:numPr>
          <w:ilvl w:val="0"/>
          <w:numId w:val="1"/>
        </w:numPr>
        <w:pBdr>
          <w:top w:val="nil"/>
          <w:left w:val="nil"/>
          <w:bottom w:val="nil"/>
          <w:right w:val="nil"/>
          <w:between w:val="nil"/>
        </w:pBdr>
        <w:ind w:left="360"/>
        <w:jc w:val="both"/>
        <w:rPr>
          <w:del w:id="1696" w:author="ACER" w:date="2025-11-04T11:02:00Z"/>
          <w:sz w:val="18"/>
          <w:szCs w:val="18"/>
          <w:rPrChange w:id="1697" w:author="ACER" w:date="2025-11-04T11:18:00Z">
            <w:rPr>
              <w:del w:id="1698" w:author="ACER" w:date="2025-11-04T11:02:00Z"/>
            </w:rPr>
          </w:rPrChange>
        </w:rPr>
      </w:pPr>
      <w:del w:id="1699" w:author="ACER" w:date="2025-11-04T11:02:00Z">
        <w:r w:rsidRPr="00686383" w:rsidDel="00CD72B8">
          <w:rPr>
            <w:color w:val="000000"/>
            <w:sz w:val="18"/>
            <w:szCs w:val="18"/>
            <w:rPrChange w:id="1700" w:author="ACER" w:date="2025-11-04T11:18:00Z">
              <w:rPr>
                <w:color w:val="000000"/>
                <w:sz w:val="16"/>
                <w:szCs w:val="16"/>
              </w:rPr>
            </w:rPrChange>
          </w:rPr>
          <w:delText>N. Kawasaki, “Parametric study of thermal and chemical nonequilibrium nozzle flow,” M.S. thesis, Dept. Electron. Eng., Osaka Univ., Osaka, Japan, 1993.</w:delText>
        </w:r>
      </w:del>
    </w:p>
    <w:p w14:paraId="4CC431C7" w14:textId="71371EC6" w:rsidR="007054D1" w:rsidRPr="00686383" w:rsidDel="00CD72B8" w:rsidRDefault="007054D1">
      <w:pPr>
        <w:numPr>
          <w:ilvl w:val="0"/>
          <w:numId w:val="1"/>
        </w:numPr>
        <w:pBdr>
          <w:top w:val="nil"/>
          <w:left w:val="nil"/>
          <w:bottom w:val="nil"/>
          <w:right w:val="nil"/>
          <w:between w:val="nil"/>
        </w:pBdr>
        <w:ind w:left="360"/>
        <w:jc w:val="both"/>
        <w:rPr>
          <w:del w:id="1701" w:author="ACER" w:date="2025-11-04T11:02:00Z"/>
          <w:rFonts w:eastAsia="Times"/>
          <w:i/>
          <w:sz w:val="18"/>
          <w:szCs w:val="18"/>
          <w:rPrChange w:id="1702" w:author="ACER" w:date="2025-11-04T11:18:00Z">
            <w:rPr>
              <w:del w:id="1703" w:author="ACER" w:date="2025-11-04T11:02:00Z"/>
              <w:rFonts w:ascii="Times" w:eastAsia="Times" w:hAnsi="Times" w:cs="Times"/>
              <w:i/>
            </w:rPr>
          </w:rPrChange>
        </w:rPr>
        <w:pPrChange w:id="1704" w:author="ACER" w:date="2025-11-04T11:18:00Z">
          <w:pPr/>
        </w:pPrChange>
      </w:pPr>
    </w:p>
    <w:p w14:paraId="118FCC2C" w14:textId="0F66BC80" w:rsidR="00732E46" w:rsidRPr="00686383" w:rsidDel="00CD72B8" w:rsidRDefault="000F2C11">
      <w:pPr>
        <w:numPr>
          <w:ilvl w:val="0"/>
          <w:numId w:val="1"/>
        </w:numPr>
        <w:pBdr>
          <w:top w:val="nil"/>
          <w:left w:val="nil"/>
          <w:bottom w:val="nil"/>
          <w:right w:val="nil"/>
          <w:between w:val="nil"/>
        </w:pBdr>
        <w:ind w:left="360"/>
        <w:jc w:val="both"/>
        <w:rPr>
          <w:del w:id="1705" w:author="ACER" w:date="2025-11-04T11:02:00Z"/>
          <w:rFonts w:eastAsia="Times"/>
          <w:i/>
          <w:sz w:val="18"/>
          <w:szCs w:val="18"/>
          <w:rPrChange w:id="1706" w:author="ACER" w:date="2025-11-04T11:18:00Z">
            <w:rPr>
              <w:del w:id="1707" w:author="ACER" w:date="2025-11-04T11:02:00Z"/>
              <w:rFonts w:ascii="Times" w:eastAsia="Times" w:hAnsi="Times" w:cs="Times"/>
              <w:i/>
            </w:rPr>
          </w:rPrChange>
        </w:rPr>
        <w:pPrChange w:id="1708" w:author="ACER" w:date="2025-11-04T11:18:00Z">
          <w:pPr/>
        </w:pPrChange>
      </w:pPr>
      <w:del w:id="1709" w:author="ACER" w:date="2025-11-04T11:02:00Z">
        <w:r w:rsidRPr="00686383" w:rsidDel="00CD72B8">
          <w:rPr>
            <w:rFonts w:eastAsia="Times"/>
            <w:i/>
            <w:sz w:val="18"/>
            <w:szCs w:val="18"/>
            <w:rPrChange w:id="1710" w:author="ACER" w:date="2025-11-04T11:18:00Z">
              <w:rPr>
                <w:rFonts w:ascii="Times" w:eastAsia="Times" w:hAnsi="Times" w:cs="Times"/>
                <w:i/>
              </w:rPr>
            </w:rPrChange>
          </w:rPr>
          <w:delText>Basic format for the most common types of unpublished references:</w:delText>
        </w:r>
      </w:del>
    </w:p>
    <w:p w14:paraId="54985C12" w14:textId="66045D18" w:rsidR="00732E46" w:rsidRPr="00686383" w:rsidDel="00CD72B8" w:rsidRDefault="000F2C11">
      <w:pPr>
        <w:numPr>
          <w:ilvl w:val="0"/>
          <w:numId w:val="1"/>
        </w:numPr>
        <w:pBdr>
          <w:top w:val="nil"/>
          <w:left w:val="nil"/>
          <w:bottom w:val="nil"/>
          <w:right w:val="nil"/>
          <w:between w:val="nil"/>
        </w:pBdr>
        <w:ind w:left="360"/>
        <w:jc w:val="both"/>
        <w:rPr>
          <w:del w:id="1711" w:author="ACER" w:date="2025-11-04T11:02:00Z"/>
          <w:sz w:val="18"/>
          <w:szCs w:val="18"/>
          <w:rPrChange w:id="1712" w:author="ACER" w:date="2025-11-04T11:18:00Z">
            <w:rPr>
              <w:del w:id="1713" w:author="ACER" w:date="2025-11-04T11:02:00Z"/>
              <w:sz w:val="16"/>
              <w:szCs w:val="16"/>
            </w:rPr>
          </w:rPrChange>
        </w:rPr>
        <w:pPrChange w:id="1714" w:author="ACER" w:date="2025-11-04T11:18:00Z">
          <w:pPr/>
        </w:pPrChange>
      </w:pPr>
      <w:del w:id="1715" w:author="ACER" w:date="2025-11-04T11:02:00Z">
        <w:r w:rsidRPr="00686383" w:rsidDel="00CD72B8">
          <w:rPr>
            <w:sz w:val="18"/>
            <w:szCs w:val="18"/>
            <w:rPrChange w:id="1716" w:author="ACER" w:date="2025-11-04T11:18:00Z">
              <w:rPr>
                <w:sz w:val="16"/>
                <w:szCs w:val="16"/>
              </w:rPr>
            </w:rPrChange>
          </w:rPr>
          <w:delText>J. K. Author, private communication, Abbrev. Month, year.</w:delText>
        </w:r>
      </w:del>
    </w:p>
    <w:p w14:paraId="7410FF32" w14:textId="180C1861" w:rsidR="00732E46" w:rsidRPr="00686383" w:rsidDel="00CD72B8" w:rsidRDefault="000F2C11">
      <w:pPr>
        <w:numPr>
          <w:ilvl w:val="0"/>
          <w:numId w:val="1"/>
        </w:numPr>
        <w:pBdr>
          <w:top w:val="nil"/>
          <w:left w:val="nil"/>
          <w:bottom w:val="nil"/>
          <w:right w:val="nil"/>
          <w:between w:val="nil"/>
        </w:pBdr>
        <w:ind w:left="360"/>
        <w:jc w:val="both"/>
        <w:rPr>
          <w:del w:id="1717" w:author="ACER" w:date="2025-11-04T11:02:00Z"/>
          <w:sz w:val="18"/>
          <w:szCs w:val="18"/>
          <w:rPrChange w:id="1718" w:author="ACER" w:date="2025-11-04T11:18:00Z">
            <w:rPr>
              <w:del w:id="1719" w:author="ACER" w:date="2025-11-04T11:02:00Z"/>
              <w:sz w:val="16"/>
              <w:szCs w:val="16"/>
            </w:rPr>
          </w:rPrChange>
        </w:rPr>
        <w:pPrChange w:id="1720" w:author="ACER" w:date="2025-11-04T11:18:00Z">
          <w:pPr/>
        </w:pPrChange>
      </w:pPr>
      <w:del w:id="1721" w:author="ACER" w:date="2025-11-04T11:02:00Z">
        <w:r w:rsidRPr="00686383" w:rsidDel="00CD72B8">
          <w:rPr>
            <w:sz w:val="18"/>
            <w:szCs w:val="18"/>
            <w:rPrChange w:id="1722" w:author="ACER" w:date="2025-11-04T11:18:00Z">
              <w:rPr>
                <w:sz w:val="16"/>
                <w:szCs w:val="16"/>
              </w:rPr>
            </w:rPrChange>
          </w:rPr>
          <w:delText>J. K. Author, “Title of paper,” unpublished.</w:delText>
        </w:r>
      </w:del>
    </w:p>
    <w:p w14:paraId="4B1B0724" w14:textId="391D0045" w:rsidR="00732E46" w:rsidRPr="00686383" w:rsidDel="00CD72B8" w:rsidRDefault="000F2C11">
      <w:pPr>
        <w:numPr>
          <w:ilvl w:val="0"/>
          <w:numId w:val="1"/>
        </w:numPr>
        <w:pBdr>
          <w:top w:val="nil"/>
          <w:left w:val="nil"/>
          <w:bottom w:val="nil"/>
          <w:right w:val="nil"/>
          <w:between w:val="nil"/>
        </w:pBdr>
        <w:ind w:left="360"/>
        <w:jc w:val="both"/>
        <w:rPr>
          <w:del w:id="1723" w:author="ACER" w:date="2025-11-04T11:02:00Z"/>
          <w:sz w:val="18"/>
          <w:szCs w:val="18"/>
          <w:rPrChange w:id="1724" w:author="ACER" w:date="2025-11-04T11:18:00Z">
            <w:rPr>
              <w:del w:id="1725" w:author="ACER" w:date="2025-11-04T11:02:00Z"/>
              <w:sz w:val="16"/>
              <w:szCs w:val="16"/>
            </w:rPr>
          </w:rPrChange>
        </w:rPr>
        <w:pPrChange w:id="1726" w:author="ACER" w:date="2025-11-04T11:18:00Z">
          <w:pPr/>
        </w:pPrChange>
      </w:pPr>
      <w:del w:id="1727" w:author="ACER" w:date="2025-11-04T11:02:00Z">
        <w:r w:rsidRPr="00686383" w:rsidDel="00CD72B8">
          <w:rPr>
            <w:sz w:val="18"/>
            <w:szCs w:val="18"/>
            <w:rPrChange w:id="1728" w:author="ACER" w:date="2025-11-04T11:18:00Z">
              <w:rPr>
                <w:sz w:val="16"/>
                <w:szCs w:val="16"/>
              </w:rPr>
            </w:rPrChange>
          </w:rPr>
          <w:delText>J. K. Author, “Title of paper,” to be published.</w:delText>
        </w:r>
      </w:del>
    </w:p>
    <w:p w14:paraId="700D30E6" w14:textId="28A02AEA" w:rsidR="00EF6430" w:rsidRPr="00686383" w:rsidDel="00CD72B8" w:rsidRDefault="00EF6430">
      <w:pPr>
        <w:numPr>
          <w:ilvl w:val="0"/>
          <w:numId w:val="1"/>
        </w:numPr>
        <w:pBdr>
          <w:top w:val="nil"/>
          <w:left w:val="nil"/>
          <w:bottom w:val="nil"/>
          <w:right w:val="nil"/>
          <w:between w:val="nil"/>
        </w:pBdr>
        <w:ind w:left="360"/>
        <w:jc w:val="both"/>
        <w:rPr>
          <w:del w:id="1729" w:author="ACER" w:date="2025-11-04T11:02:00Z"/>
          <w:sz w:val="18"/>
          <w:szCs w:val="18"/>
          <w:rPrChange w:id="1730" w:author="ACER" w:date="2025-11-04T11:18:00Z">
            <w:rPr>
              <w:del w:id="1731" w:author="ACER" w:date="2025-11-04T11:02:00Z"/>
              <w:sz w:val="16"/>
              <w:szCs w:val="16"/>
            </w:rPr>
          </w:rPrChange>
        </w:rPr>
        <w:pPrChange w:id="1732" w:author="ACER" w:date="2025-11-04T11:18:00Z">
          <w:pPr/>
        </w:pPrChange>
      </w:pPr>
    </w:p>
    <w:p w14:paraId="66EDD228" w14:textId="0ECD23C8" w:rsidR="00732E46" w:rsidRPr="00686383" w:rsidDel="00CD72B8" w:rsidRDefault="000F2C11">
      <w:pPr>
        <w:numPr>
          <w:ilvl w:val="0"/>
          <w:numId w:val="1"/>
        </w:numPr>
        <w:pBdr>
          <w:top w:val="nil"/>
          <w:left w:val="nil"/>
          <w:bottom w:val="nil"/>
          <w:right w:val="nil"/>
          <w:between w:val="nil"/>
        </w:pBdr>
        <w:ind w:left="360"/>
        <w:jc w:val="both"/>
        <w:rPr>
          <w:del w:id="1733" w:author="ACER" w:date="2025-11-04T11:02:00Z"/>
          <w:rFonts w:eastAsia="Times"/>
          <w:i/>
          <w:sz w:val="18"/>
          <w:szCs w:val="18"/>
          <w:rPrChange w:id="1734" w:author="ACER" w:date="2025-11-04T11:18:00Z">
            <w:rPr>
              <w:del w:id="1735" w:author="ACER" w:date="2025-11-04T11:02:00Z"/>
              <w:rFonts w:ascii="Times" w:eastAsia="Times" w:hAnsi="Times" w:cs="Times"/>
              <w:i/>
            </w:rPr>
          </w:rPrChange>
        </w:rPr>
        <w:pPrChange w:id="1736" w:author="ACER" w:date="2025-11-04T11:18:00Z">
          <w:pPr/>
        </w:pPrChange>
      </w:pPr>
      <w:del w:id="1737" w:author="ACER" w:date="2025-11-04T11:02:00Z">
        <w:r w:rsidRPr="00686383" w:rsidDel="00CD72B8">
          <w:rPr>
            <w:rFonts w:eastAsia="Times"/>
            <w:i/>
            <w:sz w:val="18"/>
            <w:szCs w:val="18"/>
            <w:rPrChange w:id="1738" w:author="ACER" w:date="2025-11-04T11:18:00Z">
              <w:rPr>
                <w:rFonts w:ascii="Times" w:eastAsia="Times" w:hAnsi="Times" w:cs="Times"/>
                <w:i/>
              </w:rPr>
            </w:rPrChange>
          </w:rPr>
          <w:delText>Examples:</w:delText>
        </w:r>
      </w:del>
    </w:p>
    <w:p w14:paraId="4CA43FD1" w14:textId="7D864695" w:rsidR="00732E46" w:rsidRPr="00686383" w:rsidDel="00CD72B8" w:rsidRDefault="000F2C11" w:rsidP="00C45266">
      <w:pPr>
        <w:numPr>
          <w:ilvl w:val="0"/>
          <w:numId w:val="1"/>
        </w:numPr>
        <w:pBdr>
          <w:top w:val="nil"/>
          <w:left w:val="nil"/>
          <w:bottom w:val="nil"/>
          <w:right w:val="nil"/>
          <w:between w:val="nil"/>
        </w:pBdr>
        <w:ind w:left="360"/>
        <w:jc w:val="both"/>
        <w:rPr>
          <w:del w:id="1739" w:author="ACER" w:date="2025-11-04T11:02:00Z"/>
          <w:sz w:val="18"/>
          <w:szCs w:val="18"/>
          <w:rPrChange w:id="1740" w:author="ACER" w:date="2025-11-04T11:18:00Z">
            <w:rPr>
              <w:del w:id="1741" w:author="ACER" w:date="2025-11-04T11:02:00Z"/>
            </w:rPr>
          </w:rPrChange>
        </w:rPr>
      </w:pPr>
      <w:del w:id="1742" w:author="ACER" w:date="2025-11-04T11:02:00Z">
        <w:r w:rsidRPr="00686383" w:rsidDel="00CD72B8">
          <w:rPr>
            <w:color w:val="000000"/>
            <w:sz w:val="18"/>
            <w:szCs w:val="18"/>
            <w:rPrChange w:id="1743" w:author="ACER" w:date="2025-11-04T11:18:00Z">
              <w:rPr>
                <w:color w:val="000000"/>
                <w:sz w:val="16"/>
                <w:szCs w:val="16"/>
              </w:rPr>
            </w:rPrChange>
          </w:rPr>
          <w:delText>A. Harrison, private communication, May 1995.</w:delText>
        </w:r>
      </w:del>
    </w:p>
    <w:p w14:paraId="5431155C" w14:textId="6EC2368F" w:rsidR="00732E46" w:rsidRPr="00686383" w:rsidDel="00CD72B8" w:rsidRDefault="000F2C11" w:rsidP="00C45266">
      <w:pPr>
        <w:numPr>
          <w:ilvl w:val="0"/>
          <w:numId w:val="1"/>
        </w:numPr>
        <w:pBdr>
          <w:top w:val="nil"/>
          <w:left w:val="nil"/>
          <w:bottom w:val="nil"/>
          <w:right w:val="nil"/>
          <w:between w:val="nil"/>
        </w:pBdr>
        <w:ind w:left="360"/>
        <w:jc w:val="both"/>
        <w:rPr>
          <w:del w:id="1744" w:author="ACER" w:date="2025-11-04T11:02:00Z"/>
          <w:sz w:val="18"/>
          <w:szCs w:val="18"/>
          <w:rPrChange w:id="1745" w:author="ACER" w:date="2025-11-04T11:18:00Z">
            <w:rPr>
              <w:del w:id="1746" w:author="ACER" w:date="2025-11-04T11:02:00Z"/>
            </w:rPr>
          </w:rPrChange>
        </w:rPr>
      </w:pPr>
      <w:del w:id="1747" w:author="ACER" w:date="2025-11-04T11:02:00Z">
        <w:r w:rsidRPr="00686383" w:rsidDel="00CD72B8">
          <w:rPr>
            <w:color w:val="000000"/>
            <w:sz w:val="18"/>
            <w:szCs w:val="18"/>
            <w:rPrChange w:id="1748" w:author="ACER" w:date="2025-11-04T11:18:00Z">
              <w:rPr>
                <w:color w:val="000000"/>
                <w:sz w:val="16"/>
                <w:szCs w:val="16"/>
              </w:rPr>
            </w:rPrChange>
          </w:rPr>
          <w:delText>B. Smith, “An approach to graphs of linear forms,” 2014</w:delText>
        </w:r>
        <w:r w:rsidRPr="00686383" w:rsidDel="00CD72B8">
          <w:rPr>
            <w:sz w:val="18"/>
            <w:szCs w:val="18"/>
            <w:rPrChange w:id="1749" w:author="ACER" w:date="2025-11-04T11:18:00Z">
              <w:rPr>
                <w:sz w:val="16"/>
                <w:szCs w:val="16"/>
              </w:rPr>
            </w:rPrChange>
          </w:rPr>
          <w:delText>,</w:delText>
        </w:r>
        <w:r w:rsidRPr="00686383" w:rsidDel="00CD72B8">
          <w:rPr>
            <w:color w:val="000000"/>
            <w:sz w:val="18"/>
            <w:szCs w:val="18"/>
            <w:rPrChange w:id="1750" w:author="ACER" w:date="2025-11-04T11:18:00Z">
              <w:rPr>
                <w:color w:val="000000"/>
                <w:sz w:val="16"/>
                <w:szCs w:val="16"/>
              </w:rPr>
            </w:rPrChange>
          </w:rPr>
          <w:delText xml:space="preserve"> </w:delText>
        </w:r>
        <w:r w:rsidRPr="00686383" w:rsidDel="00CD72B8">
          <w:rPr>
            <w:i/>
            <w:sz w:val="18"/>
            <w:szCs w:val="18"/>
            <w:rPrChange w:id="1751" w:author="ACER" w:date="2025-11-04T11:18:00Z">
              <w:rPr>
                <w:i/>
                <w:sz w:val="16"/>
                <w:szCs w:val="16"/>
              </w:rPr>
            </w:rPrChange>
          </w:rPr>
          <w:delText>arXiv:2105.02824</w:delText>
        </w:r>
        <w:r w:rsidRPr="00686383" w:rsidDel="00CD72B8">
          <w:rPr>
            <w:sz w:val="18"/>
            <w:szCs w:val="18"/>
            <w:rPrChange w:id="1752" w:author="ACER" w:date="2025-11-04T11:18:00Z">
              <w:rPr>
                <w:sz w:val="16"/>
                <w:szCs w:val="16"/>
              </w:rPr>
            </w:rPrChange>
          </w:rPr>
          <w:delText>.</w:delText>
        </w:r>
      </w:del>
    </w:p>
    <w:p w14:paraId="7A0D3B7E" w14:textId="3393D951" w:rsidR="00732E46" w:rsidRPr="00686383" w:rsidDel="00CD72B8" w:rsidRDefault="000F2C11" w:rsidP="00C45266">
      <w:pPr>
        <w:numPr>
          <w:ilvl w:val="0"/>
          <w:numId w:val="1"/>
        </w:numPr>
        <w:pBdr>
          <w:top w:val="nil"/>
          <w:left w:val="nil"/>
          <w:bottom w:val="nil"/>
          <w:right w:val="nil"/>
          <w:between w:val="nil"/>
        </w:pBdr>
        <w:ind w:left="360"/>
        <w:jc w:val="both"/>
        <w:rPr>
          <w:del w:id="1753" w:author="ACER" w:date="2025-11-04T11:02:00Z"/>
          <w:sz w:val="18"/>
          <w:szCs w:val="18"/>
          <w:rPrChange w:id="1754" w:author="ACER" w:date="2025-11-04T11:18:00Z">
            <w:rPr>
              <w:del w:id="1755" w:author="ACER" w:date="2025-11-04T11:02:00Z"/>
            </w:rPr>
          </w:rPrChange>
        </w:rPr>
      </w:pPr>
      <w:del w:id="1756" w:author="ACER" w:date="2025-11-04T11:02:00Z">
        <w:r w:rsidRPr="00686383" w:rsidDel="00CD72B8">
          <w:rPr>
            <w:color w:val="000000"/>
            <w:sz w:val="18"/>
            <w:szCs w:val="18"/>
            <w:rPrChange w:id="1757" w:author="ACER" w:date="2025-11-04T11:18:00Z">
              <w:rPr>
                <w:color w:val="000000"/>
                <w:sz w:val="16"/>
                <w:szCs w:val="16"/>
              </w:rPr>
            </w:rPrChange>
          </w:rPr>
          <w:delText>A. Brahms, “Representation error for real numbers in binary computer arithmetic,” IEEE Computer Group Repository, Paper R-67-85.</w:delText>
        </w:r>
      </w:del>
    </w:p>
    <w:p w14:paraId="68B03F24" w14:textId="4A04B6C4" w:rsidR="00732E46" w:rsidRPr="00686383" w:rsidDel="00CD72B8" w:rsidRDefault="00732E46">
      <w:pPr>
        <w:numPr>
          <w:ilvl w:val="0"/>
          <w:numId w:val="1"/>
        </w:numPr>
        <w:pBdr>
          <w:top w:val="nil"/>
          <w:left w:val="nil"/>
          <w:bottom w:val="nil"/>
          <w:right w:val="nil"/>
          <w:between w:val="nil"/>
        </w:pBdr>
        <w:ind w:left="360"/>
        <w:jc w:val="both"/>
        <w:rPr>
          <w:del w:id="1758" w:author="ACER" w:date="2025-11-04T11:02:00Z"/>
          <w:rFonts w:eastAsia="Times"/>
          <w:i/>
          <w:sz w:val="18"/>
          <w:szCs w:val="18"/>
          <w:rPrChange w:id="1759" w:author="ACER" w:date="2025-11-04T11:18:00Z">
            <w:rPr>
              <w:del w:id="1760" w:author="ACER" w:date="2025-11-04T11:02:00Z"/>
              <w:rFonts w:ascii="Times" w:eastAsia="Times" w:hAnsi="Times" w:cs="Times"/>
              <w:i/>
            </w:rPr>
          </w:rPrChange>
        </w:rPr>
        <w:pPrChange w:id="1761" w:author="ACER" w:date="2025-11-04T11:18:00Z">
          <w:pPr/>
        </w:pPrChange>
      </w:pPr>
    </w:p>
    <w:p w14:paraId="4C733759" w14:textId="20A40A65" w:rsidR="00732E46" w:rsidRPr="00686383" w:rsidDel="00CD72B8" w:rsidRDefault="000F2C11">
      <w:pPr>
        <w:numPr>
          <w:ilvl w:val="0"/>
          <w:numId w:val="1"/>
        </w:numPr>
        <w:pBdr>
          <w:top w:val="nil"/>
          <w:left w:val="nil"/>
          <w:bottom w:val="nil"/>
          <w:right w:val="nil"/>
          <w:between w:val="nil"/>
        </w:pBdr>
        <w:ind w:left="360"/>
        <w:jc w:val="both"/>
        <w:rPr>
          <w:del w:id="1762" w:author="ACER" w:date="2025-11-04T11:02:00Z"/>
          <w:rFonts w:eastAsia="Times"/>
          <w:i/>
          <w:sz w:val="18"/>
          <w:szCs w:val="18"/>
          <w:rPrChange w:id="1763" w:author="ACER" w:date="2025-11-04T11:18:00Z">
            <w:rPr>
              <w:del w:id="1764" w:author="ACER" w:date="2025-11-04T11:02:00Z"/>
              <w:rFonts w:ascii="Times" w:eastAsia="Times" w:hAnsi="Times" w:cs="Times"/>
              <w:i/>
            </w:rPr>
          </w:rPrChange>
        </w:rPr>
        <w:pPrChange w:id="1765" w:author="ACER" w:date="2025-11-04T11:18:00Z">
          <w:pPr/>
        </w:pPrChange>
      </w:pPr>
      <w:del w:id="1766" w:author="ACER" w:date="2025-11-04T11:02:00Z">
        <w:r w:rsidRPr="00686383" w:rsidDel="00CD72B8">
          <w:rPr>
            <w:rFonts w:eastAsia="Times"/>
            <w:i/>
            <w:sz w:val="18"/>
            <w:szCs w:val="18"/>
            <w:rPrChange w:id="1767" w:author="ACER" w:date="2025-11-04T11:18:00Z">
              <w:rPr>
                <w:rFonts w:ascii="Times" w:eastAsia="Times" w:hAnsi="Times" w:cs="Times"/>
                <w:i/>
              </w:rPr>
            </w:rPrChange>
          </w:rPr>
          <w:delText>Basic formats for standards:</w:delText>
        </w:r>
      </w:del>
    </w:p>
    <w:p w14:paraId="7B1F210D" w14:textId="53BF8234" w:rsidR="00732E46" w:rsidRPr="00686383" w:rsidDel="00CD72B8" w:rsidRDefault="000F2C11">
      <w:pPr>
        <w:numPr>
          <w:ilvl w:val="0"/>
          <w:numId w:val="1"/>
        </w:numPr>
        <w:pBdr>
          <w:top w:val="nil"/>
          <w:left w:val="nil"/>
          <w:bottom w:val="nil"/>
          <w:right w:val="nil"/>
          <w:between w:val="nil"/>
        </w:pBdr>
        <w:ind w:left="360"/>
        <w:jc w:val="both"/>
        <w:rPr>
          <w:del w:id="1768" w:author="ACER" w:date="2025-11-04T11:02:00Z"/>
          <w:sz w:val="18"/>
          <w:szCs w:val="18"/>
          <w:rPrChange w:id="1769" w:author="ACER" w:date="2025-11-04T11:18:00Z">
            <w:rPr>
              <w:del w:id="1770" w:author="ACER" w:date="2025-11-04T11:02:00Z"/>
              <w:sz w:val="16"/>
              <w:szCs w:val="16"/>
            </w:rPr>
          </w:rPrChange>
        </w:rPr>
        <w:pPrChange w:id="1771" w:author="ACER" w:date="2025-11-04T11:18:00Z">
          <w:pPr/>
        </w:pPrChange>
      </w:pPr>
      <w:del w:id="1772" w:author="ACER" w:date="2025-11-04T11:02:00Z">
        <w:r w:rsidRPr="00686383" w:rsidDel="00CD72B8">
          <w:rPr>
            <w:sz w:val="18"/>
            <w:szCs w:val="18"/>
            <w:rPrChange w:id="1773" w:author="ACER" w:date="2025-11-04T11:18:00Z">
              <w:rPr>
                <w:sz w:val="16"/>
                <w:szCs w:val="16"/>
              </w:rPr>
            </w:rPrChange>
          </w:rPr>
          <w:delText>a)</w:delText>
        </w:r>
        <w:r w:rsidRPr="00686383" w:rsidDel="00CD72B8">
          <w:rPr>
            <w:i/>
            <w:sz w:val="18"/>
            <w:szCs w:val="18"/>
            <w:rPrChange w:id="1774" w:author="ACER" w:date="2025-11-04T11:18:00Z">
              <w:rPr>
                <w:i/>
                <w:sz w:val="16"/>
                <w:szCs w:val="16"/>
              </w:rPr>
            </w:rPrChange>
          </w:rPr>
          <w:delText xml:space="preserve"> Title of Standard</w:delText>
        </w:r>
        <w:r w:rsidRPr="00686383" w:rsidDel="00CD72B8">
          <w:rPr>
            <w:sz w:val="18"/>
            <w:szCs w:val="18"/>
            <w:rPrChange w:id="1775" w:author="ACER" w:date="2025-11-04T11:18:00Z">
              <w:rPr>
                <w:sz w:val="16"/>
                <w:szCs w:val="16"/>
              </w:rPr>
            </w:rPrChange>
          </w:rPr>
          <w:delText>, Standard number, date.</w:delText>
        </w:r>
      </w:del>
    </w:p>
    <w:p w14:paraId="7443FA1D" w14:textId="6A4B8F9C" w:rsidR="00732E46" w:rsidRPr="00686383" w:rsidDel="00CD72B8" w:rsidRDefault="000F2C11">
      <w:pPr>
        <w:numPr>
          <w:ilvl w:val="0"/>
          <w:numId w:val="1"/>
        </w:numPr>
        <w:pBdr>
          <w:top w:val="nil"/>
          <w:left w:val="nil"/>
          <w:bottom w:val="nil"/>
          <w:right w:val="nil"/>
          <w:between w:val="nil"/>
        </w:pBdr>
        <w:ind w:left="360"/>
        <w:jc w:val="both"/>
        <w:rPr>
          <w:del w:id="1776" w:author="ACER" w:date="2025-11-04T11:02:00Z"/>
          <w:sz w:val="18"/>
          <w:szCs w:val="18"/>
          <w:rPrChange w:id="1777" w:author="ACER" w:date="2025-11-04T11:18:00Z">
            <w:rPr>
              <w:del w:id="1778" w:author="ACER" w:date="2025-11-04T11:02:00Z"/>
              <w:sz w:val="16"/>
              <w:szCs w:val="16"/>
            </w:rPr>
          </w:rPrChange>
        </w:rPr>
        <w:pPrChange w:id="1779" w:author="ACER" w:date="2025-11-04T11:18:00Z">
          <w:pPr/>
        </w:pPrChange>
      </w:pPr>
      <w:del w:id="1780" w:author="ACER" w:date="2025-11-04T11:02:00Z">
        <w:r w:rsidRPr="00686383" w:rsidDel="00CD72B8">
          <w:rPr>
            <w:sz w:val="18"/>
            <w:szCs w:val="18"/>
            <w:rPrChange w:id="1781" w:author="ACER" w:date="2025-11-04T11:18:00Z">
              <w:rPr>
                <w:sz w:val="16"/>
                <w:szCs w:val="16"/>
              </w:rPr>
            </w:rPrChange>
          </w:rPr>
          <w:delText xml:space="preserve">b) </w:delText>
        </w:r>
        <w:r w:rsidRPr="00686383" w:rsidDel="00CD72B8">
          <w:rPr>
            <w:i/>
            <w:sz w:val="18"/>
            <w:szCs w:val="18"/>
            <w:rPrChange w:id="1782" w:author="ACER" w:date="2025-11-04T11:18:00Z">
              <w:rPr>
                <w:i/>
                <w:sz w:val="16"/>
                <w:szCs w:val="16"/>
              </w:rPr>
            </w:rPrChange>
          </w:rPr>
          <w:delText>Title of Standard</w:delText>
        </w:r>
        <w:r w:rsidRPr="00686383" w:rsidDel="00CD72B8">
          <w:rPr>
            <w:sz w:val="18"/>
            <w:szCs w:val="18"/>
            <w:rPrChange w:id="1783" w:author="ACER" w:date="2025-11-04T11:18:00Z">
              <w:rPr>
                <w:sz w:val="16"/>
                <w:szCs w:val="16"/>
              </w:rPr>
            </w:rPrChange>
          </w:rPr>
          <w:delText>, Standard number, Corporate author, location, date.</w:delText>
        </w:r>
      </w:del>
    </w:p>
    <w:p w14:paraId="0CF119D5" w14:textId="6FD14722" w:rsidR="00EF6430" w:rsidRPr="00686383" w:rsidDel="00CD72B8" w:rsidRDefault="00EF6430">
      <w:pPr>
        <w:numPr>
          <w:ilvl w:val="0"/>
          <w:numId w:val="1"/>
        </w:numPr>
        <w:pBdr>
          <w:top w:val="nil"/>
          <w:left w:val="nil"/>
          <w:bottom w:val="nil"/>
          <w:right w:val="nil"/>
          <w:between w:val="nil"/>
        </w:pBdr>
        <w:ind w:left="360"/>
        <w:jc w:val="both"/>
        <w:rPr>
          <w:del w:id="1784" w:author="ACER" w:date="2025-11-04T11:02:00Z"/>
          <w:sz w:val="18"/>
          <w:szCs w:val="18"/>
          <w:rPrChange w:id="1785" w:author="ACER" w:date="2025-11-04T11:18:00Z">
            <w:rPr>
              <w:del w:id="1786" w:author="ACER" w:date="2025-11-04T11:02:00Z"/>
              <w:sz w:val="16"/>
              <w:szCs w:val="16"/>
            </w:rPr>
          </w:rPrChange>
        </w:rPr>
        <w:pPrChange w:id="1787" w:author="ACER" w:date="2025-11-04T11:18:00Z">
          <w:pPr/>
        </w:pPrChange>
      </w:pPr>
    </w:p>
    <w:p w14:paraId="6EDF1741" w14:textId="65797656" w:rsidR="00732E46" w:rsidRPr="00686383" w:rsidDel="00CD72B8" w:rsidRDefault="000F2C11">
      <w:pPr>
        <w:numPr>
          <w:ilvl w:val="0"/>
          <w:numId w:val="1"/>
        </w:numPr>
        <w:pBdr>
          <w:top w:val="nil"/>
          <w:left w:val="nil"/>
          <w:bottom w:val="nil"/>
          <w:right w:val="nil"/>
          <w:between w:val="nil"/>
        </w:pBdr>
        <w:ind w:left="360"/>
        <w:jc w:val="both"/>
        <w:rPr>
          <w:del w:id="1788" w:author="ACER" w:date="2025-11-04T11:02:00Z"/>
          <w:rFonts w:eastAsia="Times"/>
          <w:i/>
          <w:sz w:val="18"/>
          <w:szCs w:val="18"/>
          <w:rPrChange w:id="1789" w:author="ACER" w:date="2025-11-04T11:18:00Z">
            <w:rPr>
              <w:del w:id="1790" w:author="ACER" w:date="2025-11-04T11:02:00Z"/>
              <w:rFonts w:ascii="Times" w:eastAsia="Times" w:hAnsi="Times" w:cs="Times"/>
              <w:i/>
            </w:rPr>
          </w:rPrChange>
        </w:rPr>
        <w:pPrChange w:id="1791" w:author="ACER" w:date="2025-11-04T11:18:00Z">
          <w:pPr/>
        </w:pPrChange>
      </w:pPr>
      <w:del w:id="1792" w:author="ACER" w:date="2025-11-04T11:02:00Z">
        <w:r w:rsidRPr="00686383" w:rsidDel="00CD72B8">
          <w:rPr>
            <w:rFonts w:eastAsia="Times"/>
            <w:i/>
            <w:sz w:val="18"/>
            <w:szCs w:val="18"/>
            <w:rPrChange w:id="1793" w:author="ACER" w:date="2025-11-04T11:18:00Z">
              <w:rPr>
                <w:rFonts w:ascii="Times" w:eastAsia="Times" w:hAnsi="Times" w:cs="Times"/>
                <w:i/>
              </w:rPr>
            </w:rPrChange>
          </w:rPr>
          <w:delText>Examples:</w:delText>
        </w:r>
      </w:del>
    </w:p>
    <w:p w14:paraId="7F8C0807" w14:textId="2829E3D8" w:rsidR="00732E46" w:rsidRPr="00686383" w:rsidDel="00CD72B8" w:rsidRDefault="000F2C11" w:rsidP="00C45266">
      <w:pPr>
        <w:numPr>
          <w:ilvl w:val="0"/>
          <w:numId w:val="1"/>
        </w:numPr>
        <w:pBdr>
          <w:top w:val="nil"/>
          <w:left w:val="nil"/>
          <w:bottom w:val="nil"/>
          <w:right w:val="nil"/>
          <w:between w:val="nil"/>
        </w:pBdr>
        <w:ind w:left="360"/>
        <w:jc w:val="both"/>
        <w:rPr>
          <w:del w:id="1794" w:author="ACER" w:date="2025-11-04T11:02:00Z"/>
          <w:color w:val="000000"/>
          <w:sz w:val="18"/>
          <w:szCs w:val="18"/>
          <w:rPrChange w:id="1795" w:author="ACER" w:date="2025-11-04T11:18:00Z">
            <w:rPr>
              <w:del w:id="1796" w:author="ACER" w:date="2025-11-04T11:02:00Z"/>
              <w:color w:val="000000"/>
              <w:sz w:val="16"/>
              <w:szCs w:val="16"/>
            </w:rPr>
          </w:rPrChange>
        </w:rPr>
      </w:pPr>
      <w:del w:id="1797" w:author="ACER" w:date="2025-11-04T11:02:00Z">
        <w:r w:rsidRPr="00686383" w:rsidDel="00CD72B8">
          <w:rPr>
            <w:color w:val="000000"/>
            <w:sz w:val="18"/>
            <w:szCs w:val="18"/>
            <w:rPrChange w:id="1798" w:author="ACER" w:date="2025-11-04T11:18:00Z">
              <w:rPr>
                <w:color w:val="000000"/>
                <w:sz w:val="16"/>
                <w:szCs w:val="16"/>
              </w:rPr>
            </w:rPrChange>
          </w:rPr>
          <w:delText>IEEE Criteria for Class IE Electric Systems, IEEE Standard 308, 1969.</w:delText>
        </w:r>
      </w:del>
    </w:p>
    <w:p w14:paraId="25EF727E" w14:textId="03057EBD" w:rsidR="00932FBA" w:rsidRPr="00686383" w:rsidDel="00CD72B8" w:rsidRDefault="000F2C11" w:rsidP="00C45266">
      <w:pPr>
        <w:numPr>
          <w:ilvl w:val="0"/>
          <w:numId w:val="1"/>
        </w:numPr>
        <w:pBdr>
          <w:top w:val="nil"/>
          <w:left w:val="nil"/>
          <w:bottom w:val="nil"/>
          <w:right w:val="nil"/>
          <w:between w:val="nil"/>
        </w:pBdr>
        <w:ind w:left="360"/>
        <w:jc w:val="both"/>
        <w:rPr>
          <w:del w:id="1799" w:author="ACER" w:date="2025-11-04T11:02:00Z"/>
          <w:color w:val="000000"/>
          <w:sz w:val="18"/>
          <w:szCs w:val="18"/>
          <w:rPrChange w:id="1800" w:author="ACER" w:date="2025-11-04T11:18:00Z">
            <w:rPr>
              <w:del w:id="1801" w:author="ACER" w:date="2025-11-04T11:02:00Z"/>
              <w:color w:val="000000"/>
            </w:rPr>
          </w:rPrChange>
        </w:rPr>
      </w:pPr>
      <w:del w:id="1802" w:author="ACER" w:date="2025-11-04T11:02:00Z">
        <w:r w:rsidRPr="00686383" w:rsidDel="00CD72B8">
          <w:rPr>
            <w:color w:val="000000"/>
            <w:sz w:val="18"/>
            <w:szCs w:val="18"/>
            <w:rPrChange w:id="1803" w:author="ACER" w:date="2025-11-04T11:18:00Z">
              <w:rPr>
                <w:color w:val="000000"/>
                <w:sz w:val="16"/>
                <w:szCs w:val="16"/>
              </w:rPr>
            </w:rPrChange>
          </w:rPr>
          <w:delText>Letter Symbols for Quantities, ANSI Standard Y10.5-1968.</w:delText>
        </w:r>
      </w:del>
    </w:p>
    <w:p w14:paraId="60B0E832" w14:textId="04DBC3BF" w:rsidR="00DA5A9A" w:rsidRPr="00686383" w:rsidDel="00CD72B8" w:rsidRDefault="00DA5A9A">
      <w:pPr>
        <w:numPr>
          <w:ilvl w:val="0"/>
          <w:numId w:val="1"/>
        </w:numPr>
        <w:pBdr>
          <w:top w:val="nil"/>
          <w:left w:val="nil"/>
          <w:bottom w:val="nil"/>
          <w:right w:val="nil"/>
          <w:between w:val="nil"/>
        </w:pBdr>
        <w:ind w:left="360"/>
        <w:jc w:val="both"/>
        <w:rPr>
          <w:del w:id="1804" w:author="ACER" w:date="2025-11-04T11:02:00Z"/>
          <w:color w:val="000000"/>
          <w:sz w:val="18"/>
          <w:szCs w:val="18"/>
          <w:rPrChange w:id="1805" w:author="ACER" w:date="2025-11-04T11:18:00Z">
            <w:rPr>
              <w:del w:id="1806" w:author="ACER" w:date="2025-11-04T11:02:00Z"/>
              <w:color w:val="000000"/>
              <w:sz w:val="16"/>
              <w:szCs w:val="16"/>
            </w:rPr>
          </w:rPrChange>
        </w:rPr>
        <w:pPrChange w:id="1807" w:author="ACER" w:date="2025-11-04T11:18:00Z">
          <w:pPr>
            <w:pBdr>
              <w:top w:val="nil"/>
              <w:left w:val="nil"/>
              <w:bottom w:val="nil"/>
              <w:right w:val="nil"/>
              <w:between w:val="nil"/>
            </w:pBdr>
            <w:jc w:val="both"/>
          </w:pPr>
        </w:pPrChange>
      </w:pPr>
    </w:p>
    <w:p w14:paraId="524A8437" w14:textId="2A6C6E98" w:rsidR="00DA5A9A" w:rsidRPr="00686383" w:rsidDel="00CD72B8" w:rsidRDefault="00DA5A9A">
      <w:pPr>
        <w:numPr>
          <w:ilvl w:val="0"/>
          <w:numId w:val="1"/>
        </w:numPr>
        <w:pBdr>
          <w:top w:val="nil"/>
          <w:left w:val="nil"/>
          <w:bottom w:val="nil"/>
          <w:right w:val="nil"/>
          <w:between w:val="nil"/>
        </w:pBdr>
        <w:ind w:left="360"/>
        <w:jc w:val="both"/>
        <w:rPr>
          <w:del w:id="1808" w:author="ACER" w:date="2025-11-04T11:02:00Z"/>
          <w:rFonts w:eastAsia="Times"/>
          <w:i/>
          <w:sz w:val="18"/>
          <w:szCs w:val="18"/>
          <w:rPrChange w:id="1809" w:author="ACER" w:date="2025-11-04T11:18:00Z">
            <w:rPr>
              <w:del w:id="1810" w:author="ACER" w:date="2025-11-04T11:02:00Z"/>
              <w:rFonts w:ascii="Times" w:eastAsia="Times" w:hAnsi="Times" w:cs="Times"/>
              <w:i/>
            </w:rPr>
          </w:rPrChange>
        </w:rPr>
        <w:pPrChange w:id="1811" w:author="ACER" w:date="2025-11-04T11:18:00Z">
          <w:pPr/>
        </w:pPrChange>
      </w:pPr>
      <w:del w:id="1812" w:author="ACER" w:date="2025-11-04T11:02:00Z">
        <w:r w:rsidRPr="00686383" w:rsidDel="00CD72B8">
          <w:rPr>
            <w:rFonts w:eastAsia="Times"/>
            <w:i/>
            <w:sz w:val="18"/>
            <w:szCs w:val="18"/>
            <w:rPrChange w:id="1813" w:author="ACER" w:date="2025-11-04T11:18:00Z">
              <w:rPr>
                <w:rFonts w:ascii="Times" w:eastAsia="Times" w:hAnsi="Times" w:cs="Times"/>
                <w:i/>
              </w:rPr>
            </w:rPrChange>
          </w:rPr>
          <w:delText>Basic format for datasets: </w:delText>
        </w:r>
      </w:del>
    </w:p>
    <w:p w14:paraId="0FBF25E6" w14:textId="2F16ADEF" w:rsidR="00DA5A9A" w:rsidRPr="00686383" w:rsidDel="00CD72B8" w:rsidRDefault="00DA5A9A">
      <w:pPr>
        <w:numPr>
          <w:ilvl w:val="0"/>
          <w:numId w:val="1"/>
        </w:numPr>
        <w:pBdr>
          <w:top w:val="nil"/>
          <w:left w:val="nil"/>
          <w:bottom w:val="nil"/>
          <w:right w:val="nil"/>
          <w:between w:val="nil"/>
        </w:pBdr>
        <w:ind w:left="360"/>
        <w:jc w:val="both"/>
        <w:rPr>
          <w:del w:id="1814" w:author="ACER" w:date="2025-11-04T11:02:00Z"/>
          <w:sz w:val="18"/>
          <w:szCs w:val="18"/>
          <w:rPrChange w:id="1815" w:author="ACER" w:date="2025-11-04T11:18:00Z">
            <w:rPr>
              <w:del w:id="1816" w:author="ACER" w:date="2025-11-04T11:02:00Z"/>
              <w:sz w:val="16"/>
              <w:szCs w:val="16"/>
            </w:rPr>
          </w:rPrChange>
        </w:rPr>
        <w:pPrChange w:id="1817" w:author="ACER" w:date="2025-11-04T11:18:00Z">
          <w:pPr/>
        </w:pPrChange>
      </w:pPr>
      <w:del w:id="1818" w:author="ACER" w:date="2025-11-04T11:02:00Z">
        <w:r w:rsidRPr="00686383" w:rsidDel="00CD72B8">
          <w:rPr>
            <w:sz w:val="18"/>
            <w:szCs w:val="18"/>
            <w:rPrChange w:id="1819" w:author="ACER" w:date="2025-11-04T11:18:00Z">
              <w:rPr>
                <w:sz w:val="16"/>
                <w:szCs w:val="16"/>
              </w:rPr>
            </w:rPrChange>
          </w:rPr>
          <w:delText>Author,  Date, Year. “Title of Dataset,” distributed by Publisher/Distributor, http://url.com (or if DOI is used, end with a period)</w:delText>
        </w:r>
      </w:del>
    </w:p>
    <w:p w14:paraId="257A300C" w14:textId="141B702F" w:rsidR="000D4F4C" w:rsidRPr="00686383" w:rsidDel="00CD72B8" w:rsidRDefault="000D4F4C">
      <w:pPr>
        <w:numPr>
          <w:ilvl w:val="0"/>
          <w:numId w:val="1"/>
        </w:numPr>
        <w:pBdr>
          <w:top w:val="nil"/>
          <w:left w:val="nil"/>
          <w:bottom w:val="nil"/>
          <w:right w:val="nil"/>
          <w:between w:val="nil"/>
        </w:pBdr>
        <w:ind w:left="360"/>
        <w:jc w:val="both"/>
        <w:rPr>
          <w:del w:id="1820" w:author="ACER" w:date="2025-11-04T11:02:00Z"/>
          <w:rFonts w:eastAsia="Times"/>
          <w:i/>
          <w:sz w:val="18"/>
          <w:szCs w:val="18"/>
          <w:rPrChange w:id="1821" w:author="ACER" w:date="2025-11-04T11:18:00Z">
            <w:rPr>
              <w:del w:id="1822" w:author="ACER" w:date="2025-11-04T11:02:00Z"/>
              <w:rFonts w:ascii="Times" w:eastAsia="Times" w:hAnsi="Times" w:cs="Times"/>
              <w:i/>
            </w:rPr>
          </w:rPrChange>
        </w:rPr>
        <w:pPrChange w:id="1823" w:author="ACER" w:date="2025-11-04T11:18:00Z">
          <w:pPr/>
        </w:pPrChange>
      </w:pPr>
    </w:p>
    <w:p w14:paraId="331D9BF5" w14:textId="5D302946" w:rsidR="00DA5A9A" w:rsidRPr="00686383" w:rsidDel="00CD72B8" w:rsidRDefault="00DA5A9A">
      <w:pPr>
        <w:numPr>
          <w:ilvl w:val="0"/>
          <w:numId w:val="1"/>
        </w:numPr>
        <w:pBdr>
          <w:top w:val="nil"/>
          <w:left w:val="nil"/>
          <w:bottom w:val="nil"/>
          <w:right w:val="nil"/>
          <w:between w:val="nil"/>
        </w:pBdr>
        <w:ind w:left="360"/>
        <w:jc w:val="both"/>
        <w:rPr>
          <w:del w:id="1824" w:author="ACER" w:date="2025-11-04T11:02:00Z"/>
          <w:sz w:val="18"/>
          <w:szCs w:val="18"/>
          <w:rPrChange w:id="1825" w:author="ACER" w:date="2025-11-04T11:18:00Z">
            <w:rPr>
              <w:del w:id="1826" w:author="ACER" w:date="2025-11-04T11:02:00Z"/>
            </w:rPr>
          </w:rPrChange>
        </w:rPr>
        <w:pPrChange w:id="1827" w:author="ACER" w:date="2025-11-04T11:18:00Z">
          <w:pPr/>
        </w:pPrChange>
      </w:pPr>
      <w:del w:id="1828" w:author="ACER" w:date="2025-11-04T11:02:00Z">
        <w:r w:rsidRPr="00686383" w:rsidDel="00CD72B8">
          <w:rPr>
            <w:rFonts w:eastAsia="Times"/>
            <w:i/>
            <w:sz w:val="18"/>
            <w:szCs w:val="18"/>
            <w:rPrChange w:id="1829" w:author="ACER" w:date="2025-11-04T11:18:00Z">
              <w:rPr>
                <w:rFonts w:ascii="Times" w:eastAsia="Times" w:hAnsi="Times" w:cs="Times"/>
                <w:i/>
              </w:rPr>
            </w:rPrChange>
          </w:rPr>
          <w:delText>Example</w:delText>
        </w:r>
        <w:r w:rsidRPr="00686383" w:rsidDel="00CD72B8">
          <w:rPr>
            <w:i/>
            <w:iCs/>
            <w:color w:val="000000"/>
            <w:sz w:val="18"/>
            <w:szCs w:val="18"/>
            <w:rPrChange w:id="1830" w:author="ACER" w:date="2025-11-04T11:18:00Z">
              <w:rPr>
                <w:rFonts w:ascii="Times" w:hAnsi="Times" w:cs="Times"/>
                <w:i/>
                <w:iCs/>
                <w:color w:val="000000"/>
              </w:rPr>
            </w:rPrChange>
          </w:rPr>
          <w:delText>: </w:delText>
        </w:r>
      </w:del>
    </w:p>
    <w:p w14:paraId="11F4D0B6" w14:textId="3737B92E" w:rsidR="00DA5A9A" w:rsidRPr="00686383" w:rsidDel="00CD72B8" w:rsidRDefault="00DA5A9A" w:rsidP="00C45266">
      <w:pPr>
        <w:numPr>
          <w:ilvl w:val="0"/>
          <w:numId w:val="1"/>
        </w:numPr>
        <w:pBdr>
          <w:top w:val="nil"/>
          <w:left w:val="nil"/>
          <w:bottom w:val="nil"/>
          <w:right w:val="nil"/>
          <w:between w:val="nil"/>
        </w:pBdr>
        <w:ind w:left="360"/>
        <w:jc w:val="both"/>
        <w:rPr>
          <w:del w:id="1831" w:author="ACER" w:date="2025-11-04T11:02:00Z"/>
          <w:sz w:val="18"/>
          <w:szCs w:val="18"/>
          <w:rPrChange w:id="1832" w:author="ACER" w:date="2025-11-04T11:18:00Z">
            <w:rPr>
              <w:del w:id="1833" w:author="ACER" w:date="2025-11-04T11:02:00Z"/>
              <w:sz w:val="16"/>
              <w:szCs w:val="16"/>
            </w:rPr>
          </w:rPrChange>
        </w:rPr>
      </w:pPr>
      <w:del w:id="1834" w:author="ACER" w:date="2025-11-04T11:02:00Z">
        <w:r w:rsidRPr="00686383" w:rsidDel="00CD72B8">
          <w:rPr>
            <w:sz w:val="18"/>
            <w:szCs w:val="18"/>
            <w:rPrChange w:id="1835" w:author="ACER" w:date="2025-11-04T11:18:00Z">
              <w:rPr>
                <w:sz w:val="16"/>
                <w:szCs w:val="16"/>
              </w:rPr>
            </w:rPrChange>
          </w:rPr>
          <w:delText xml:space="preserve">U.S. Department of Health and Human Services, Aug. 2013, “Treatment Episode Dataset: Discharges (TEDS-D): Concatenated, 2006 to 2009,” U.S. </w:delText>
        </w:r>
        <w:r w:rsidRPr="00686383" w:rsidDel="00CD72B8">
          <w:rPr>
            <w:color w:val="000000"/>
            <w:sz w:val="18"/>
            <w:szCs w:val="18"/>
            <w:rPrChange w:id="1836" w:author="ACER" w:date="2025-11-04T11:18:00Z">
              <w:rPr>
                <w:color w:val="000000"/>
                <w:sz w:val="16"/>
                <w:szCs w:val="16"/>
              </w:rPr>
            </w:rPrChange>
          </w:rPr>
          <w:delText>Department</w:delText>
        </w:r>
        <w:r w:rsidRPr="00686383" w:rsidDel="00CD72B8">
          <w:rPr>
            <w:sz w:val="18"/>
            <w:szCs w:val="18"/>
            <w:rPrChange w:id="1837" w:author="ACER" w:date="2025-11-04T11:18:00Z">
              <w:rPr>
                <w:sz w:val="16"/>
                <w:szCs w:val="16"/>
              </w:rPr>
            </w:rPrChange>
          </w:rPr>
          <w:delText xml:space="preserve"> of Health and Human Services, Substance Abuse and Mental Health Services Administration, Office of Applied Studies, doi: 10.3886/ICPSR30122.v2.</w:delText>
        </w:r>
      </w:del>
    </w:p>
    <w:p w14:paraId="18412EEA" w14:textId="6FC7E623" w:rsidR="00DA5A9A" w:rsidRPr="00686383" w:rsidDel="00CD72B8" w:rsidRDefault="00DA5A9A">
      <w:pPr>
        <w:numPr>
          <w:ilvl w:val="0"/>
          <w:numId w:val="1"/>
        </w:numPr>
        <w:pBdr>
          <w:top w:val="nil"/>
          <w:left w:val="nil"/>
          <w:bottom w:val="nil"/>
          <w:right w:val="nil"/>
          <w:between w:val="nil"/>
        </w:pBdr>
        <w:ind w:left="360"/>
        <w:jc w:val="both"/>
        <w:rPr>
          <w:del w:id="1838" w:author="ACER" w:date="2025-11-04T11:02:00Z"/>
          <w:color w:val="000000"/>
          <w:sz w:val="18"/>
          <w:szCs w:val="18"/>
          <w:rPrChange w:id="1839" w:author="ACER" w:date="2025-11-04T11:18:00Z">
            <w:rPr>
              <w:del w:id="1840" w:author="ACER" w:date="2025-11-04T11:02:00Z"/>
              <w:color w:val="000000"/>
            </w:rPr>
          </w:rPrChange>
        </w:rPr>
        <w:pPrChange w:id="1841" w:author="ACER" w:date="2025-11-04T11:18:00Z">
          <w:pPr>
            <w:pBdr>
              <w:top w:val="nil"/>
              <w:left w:val="nil"/>
              <w:bottom w:val="nil"/>
              <w:right w:val="nil"/>
              <w:between w:val="nil"/>
            </w:pBdr>
            <w:jc w:val="both"/>
          </w:pPr>
        </w:pPrChange>
      </w:pPr>
    </w:p>
    <w:p w14:paraId="7F2657B0" w14:textId="1498D53B" w:rsidR="00DA5A9A" w:rsidRPr="00686383" w:rsidDel="00CD72B8" w:rsidRDefault="00DA5A9A">
      <w:pPr>
        <w:numPr>
          <w:ilvl w:val="0"/>
          <w:numId w:val="1"/>
        </w:numPr>
        <w:pBdr>
          <w:top w:val="nil"/>
          <w:left w:val="nil"/>
          <w:bottom w:val="nil"/>
          <w:right w:val="nil"/>
          <w:between w:val="nil"/>
        </w:pBdr>
        <w:ind w:left="360"/>
        <w:jc w:val="both"/>
        <w:rPr>
          <w:del w:id="1842" w:author="ACER" w:date="2025-11-04T11:02:00Z"/>
          <w:rFonts w:eastAsia="Times"/>
          <w:i/>
          <w:sz w:val="18"/>
          <w:szCs w:val="18"/>
          <w:rPrChange w:id="1843" w:author="ACER" w:date="2025-11-04T11:18:00Z">
            <w:rPr>
              <w:del w:id="1844" w:author="ACER" w:date="2025-11-04T11:02:00Z"/>
              <w:rFonts w:ascii="Times" w:eastAsia="Times" w:hAnsi="Times" w:cs="Times"/>
              <w:i/>
            </w:rPr>
          </w:rPrChange>
        </w:rPr>
        <w:pPrChange w:id="1845" w:author="ACER" w:date="2025-11-04T11:18:00Z">
          <w:pPr/>
        </w:pPrChange>
      </w:pPr>
      <w:del w:id="1846" w:author="ACER" w:date="2025-11-04T11:02:00Z">
        <w:r w:rsidRPr="00686383" w:rsidDel="00CD72B8">
          <w:rPr>
            <w:rFonts w:eastAsia="Times"/>
            <w:i/>
            <w:sz w:val="18"/>
            <w:szCs w:val="18"/>
            <w:rPrChange w:id="1847" w:author="ACER" w:date="2025-11-04T11:18:00Z">
              <w:rPr>
                <w:rFonts w:ascii="Times" w:eastAsia="Times" w:hAnsi="Times" w:cs="Times"/>
                <w:i/>
              </w:rPr>
            </w:rPrChange>
          </w:rPr>
          <w:delText>Basic format for code:</w:delText>
        </w:r>
      </w:del>
    </w:p>
    <w:p w14:paraId="44FAB2C0" w14:textId="2171DA51" w:rsidR="00DA5A9A" w:rsidRPr="00686383" w:rsidDel="00CD72B8" w:rsidRDefault="00DA5A9A">
      <w:pPr>
        <w:numPr>
          <w:ilvl w:val="0"/>
          <w:numId w:val="1"/>
        </w:numPr>
        <w:pBdr>
          <w:top w:val="nil"/>
          <w:left w:val="nil"/>
          <w:bottom w:val="nil"/>
          <w:right w:val="nil"/>
          <w:between w:val="nil"/>
        </w:pBdr>
        <w:ind w:left="360"/>
        <w:jc w:val="both"/>
        <w:rPr>
          <w:del w:id="1848" w:author="ACER" w:date="2025-11-04T11:02:00Z"/>
          <w:color w:val="000000"/>
          <w:sz w:val="18"/>
          <w:szCs w:val="18"/>
          <w:rPrChange w:id="1849" w:author="ACER" w:date="2025-11-04T11:18:00Z">
            <w:rPr>
              <w:del w:id="1850" w:author="ACER" w:date="2025-11-04T11:02:00Z"/>
              <w:rFonts w:ascii="Times" w:hAnsi="Times" w:cs="Times"/>
              <w:color w:val="000000"/>
              <w:sz w:val="16"/>
              <w:szCs w:val="16"/>
            </w:rPr>
          </w:rPrChange>
        </w:rPr>
        <w:pPrChange w:id="1851" w:author="ACER" w:date="2025-11-04T11:18:00Z">
          <w:pPr/>
        </w:pPrChange>
      </w:pPr>
      <w:del w:id="1852" w:author="ACER" w:date="2025-11-04T11:02:00Z">
        <w:r w:rsidRPr="00686383" w:rsidDel="00CD72B8">
          <w:rPr>
            <w:color w:val="000000"/>
            <w:sz w:val="18"/>
            <w:szCs w:val="18"/>
            <w:rPrChange w:id="1853" w:author="ACER" w:date="2025-11-04T11:18:00Z">
              <w:rPr>
                <w:rFonts w:ascii="Times" w:hAnsi="Times" w:cs="Times"/>
                <w:color w:val="000000"/>
                <w:sz w:val="16"/>
                <w:szCs w:val="16"/>
              </w:rPr>
            </w:rPrChange>
          </w:rPr>
          <w:delText>Author,  Date published or disseminated, Year. “Complete title, including ed./vers.#,” distributed by Publisher/</w:delText>
        </w:r>
        <w:r w:rsidRPr="00686383" w:rsidDel="00CD72B8">
          <w:rPr>
            <w:sz w:val="18"/>
            <w:szCs w:val="18"/>
            <w:rPrChange w:id="1854" w:author="ACER" w:date="2025-11-04T11:18:00Z">
              <w:rPr>
                <w:sz w:val="16"/>
                <w:szCs w:val="16"/>
              </w:rPr>
            </w:rPrChange>
          </w:rPr>
          <w:delText>Distributor</w:delText>
        </w:r>
        <w:r w:rsidRPr="00686383" w:rsidDel="00CD72B8">
          <w:rPr>
            <w:color w:val="000000"/>
            <w:sz w:val="18"/>
            <w:szCs w:val="18"/>
            <w:rPrChange w:id="1855" w:author="ACER" w:date="2025-11-04T11:18:00Z">
              <w:rPr>
                <w:rFonts w:ascii="Times" w:hAnsi="Times" w:cs="Times"/>
                <w:color w:val="000000"/>
                <w:sz w:val="16"/>
                <w:szCs w:val="16"/>
              </w:rPr>
            </w:rPrChange>
          </w:rPr>
          <w:delText>, http://url.com (or if DOI is used, end with a period)</w:delText>
        </w:r>
      </w:del>
    </w:p>
    <w:p w14:paraId="13ABE847" w14:textId="6A600FFD" w:rsidR="00DA5A9A" w:rsidRPr="00686383" w:rsidDel="00CD72B8" w:rsidRDefault="00DA5A9A" w:rsidP="00C45266">
      <w:pPr>
        <w:pBdr>
          <w:top w:val="nil"/>
          <w:left w:val="nil"/>
          <w:bottom w:val="nil"/>
          <w:right w:val="nil"/>
          <w:between w:val="nil"/>
        </w:pBdr>
        <w:jc w:val="both"/>
        <w:rPr>
          <w:del w:id="1856" w:author="ACER" w:date="2025-11-04T11:03:00Z"/>
          <w:color w:val="000000"/>
          <w:sz w:val="18"/>
          <w:szCs w:val="18"/>
          <w:rPrChange w:id="1857" w:author="ACER" w:date="2025-11-04T11:18:00Z">
            <w:rPr>
              <w:del w:id="1858" w:author="ACER" w:date="2025-11-04T11:03:00Z"/>
              <w:color w:val="000000"/>
            </w:rPr>
          </w:rPrChange>
        </w:rPr>
      </w:pPr>
    </w:p>
    <w:p w14:paraId="4494678B" w14:textId="39F358F4" w:rsidR="00DA5A9A" w:rsidRPr="00686383" w:rsidDel="00CD72B8" w:rsidRDefault="00DA5A9A">
      <w:pPr>
        <w:jc w:val="both"/>
        <w:rPr>
          <w:del w:id="1859" w:author="ACER" w:date="2025-11-04T11:02:00Z"/>
          <w:i/>
          <w:iCs/>
          <w:color w:val="000000"/>
          <w:sz w:val="18"/>
          <w:szCs w:val="18"/>
          <w:rPrChange w:id="1860" w:author="ACER" w:date="2025-11-04T11:18:00Z">
            <w:rPr>
              <w:del w:id="1861" w:author="ACER" w:date="2025-11-04T11:02:00Z"/>
              <w:rFonts w:ascii="Times" w:hAnsi="Times" w:cs="Times"/>
              <w:i/>
              <w:iCs/>
              <w:color w:val="000000"/>
            </w:rPr>
          </w:rPrChange>
        </w:rPr>
        <w:pPrChange w:id="1862" w:author="ACER" w:date="2025-11-04T11:18:00Z">
          <w:pPr/>
        </w:pPrChange>
      </w:pPr>
      <w:del w:id="1863" w:author="ACER" w:date="2025-11-04T11:02:00Z">
        <w:r w:rsidRPr="00686383" w:rsidDel="00CD72B8">
          <w:rPr>
            <w:rFonts w:eastAsia="Times"/>
            <w:i/>
            <w:sz w:val="18"/>
            <w:szCs w:val="18"/>
            <w:rPrChange w:id="1864" w:author="ACER" w:date="2025-11-04T11:18:00Z">
              <w:rPr>
                <w:rFonts w:ascii="Times" w:eastAsia="Times" w:hAnsi="Times" w:cs="Times"/>
                <w:i/>
              </w:rPr>
            </w:rPrChange>
          </w:rPr>
          <w:delText>Example</w:delText>
        </w:r>
        <w:r w:rsidRPr="00686383" w:rsidDel="00CD72B8">
          <w:rPr>
            <w:i/>
            <w:iCs/>
            <w:color w:val="000000"/>
            <w:sz w:val="18"/>
            <w:szCs w:val="18"/>
            <w:rPrChange w:id="1865" w:author="ACER" w:date="2025-11-04T11:18:00Z">
              <w:rPr>
                <w:rFonts w:ascii="Times" w:hAnsi="Times" w:cs="Times"/>
                <w:i/>
                <w:iCs/>
                <w:color w:val="000000"/>
              </w:rPr>
            </w:rPrChange>
          </w:rPr>
          <w:delText>: </w:delText>
        </w:r>
      </w:del>
    </w:p>
    <w:p w14:paraId="34D70B27" w14:textId="6087811C" w:rsidR="00DA5A9A" w:rsidRPr="00686383" w:rsidDel="00CD72B8" w:rsidRDefault="00DA5A9A" w:rsidP="00C45266">
      <w:pPr>
        <w:numPr>
          <w:ilvl w:val="0"/>
          <w:numId w:val="1"/>
        </w:numPr>
        <w:pBdr>
          <w:top w:val="nil"/>
          <w:left w:val="nil"/>
          <w:bottom w:val="nil"/>
          <w:right w:val="nil"/>
          <w:between w:val="nil"/>
        </w:pBdr>
        <w:ind w:left="360"/>
        <w:jc w:val="both"/>
        <w:rPr>
          <w:del w:id="1866" w:author="ACER" w:date="2025-11-04T11:02:00Z"/>
          <w:sz w:val="18"/>
          <w:szCs w:val="18"/>
          <w:rPrChange w:id="1867" w:author="ACER" w:date="2025-11-04T11:18:00Z">
            <w:rPr>
              <w:del w:id="1868" w:author="ACER" w:date="2025-11-04T11:02:00Z"/>
              <w:sz w:val="16"/>
              <w:szCs w:val="16"/>
            </w:rPr>
          </w:rPrChange>
        </w:rPr>
      </w:pPr>
      <w:del w:id="1869" w:author="ACER" w:date="2025-11-04T11:02:00Z">
        <w:r w:rsidRPr="00686383" w:rsidDel="00CD72B8">
          <w:rPr>
            <w:color w:val="000000"/>
            <w:sz w:val="18"/>
            <w:szCs w:val="18"/>
            <w:rPrChange w:id="1870" w:author="ACER" w:date="2025-11-04T11:18:00Z">
              <w:rPr>
                <w:rFonts w:ascii="Times" w:hAnsi="Times" w:cs="Times"/>
                <w:color w:val="000000"/>
                <w:sz w:val="16"/>
                <w:szCs w:val="16"/>
              </w:rPr>
            </w:rPrChange>
          </w:rPr>
          <w:delText>T. D’Martin and S. Soares, 2019, “Code for Assessment of Markov Decision Processes in Long-Term Hydrothermal Scheduling of Single-Reservoir Systems (Version 1.0),” Code Ocean, doi: _1.24433/CO.7212286.v1</w:delText>
        </w:r>
      </w:del>
    </w:p>
    <w:p w14:paraId="59F5C88B" w14:textId="497109AE" w:rsidR="00DA5A9A" w:rsidRPr="00686383" w:rsidDel="00CD72B8" w:rsidRDefault="00DA5A9A" w:rsidP="00C45266">
      <w:pPr>
        <w:pBdr>
          <w:top w:val="nil"/>
          <w:left w:val="nil"/>
          <w:bottom w:val="nil"/>
          <w:right w:val="nil"/>
          <w:between w:val="nil"/>
        </w:pBdr>
        <w:spacing w:before="30"/>
        <w:jc w:val="both"/>
        <w:rPr>
          <w:del w:id="1871" w:author="ACER" w:date="2025-11-04T11:02:00Z"/>
          <w:color w:val="000000"/>
          <w:sz w:val="18"/>
          <w:szCs w:val="18"/>
          <w:rPrChange w:id="1872" w:author="ACER" w:date="2025-11-04T11:18:00Z">
            <w:rPr>
              <w:del w:id="1873" w:author="ACER" w:date="2025-11-04T11:02:00Z"/>
              <w:color w:val="000000"/>
            </w:rPr>
          </w:rPrChange>
        </w:rPr>
      </w:pPr>
    </w:p>
    <w:p w14:paraId="40D15B3E" w14:textId="4429FC75" w:rsidR="005E69DC" w:rsidRPr="00686383" w:rsidDel="00CD72B8" w:rsidRDefault="005E69DC">
      <w:pPr>
        <w:jc w:val="both"/>
        <w:rPr>
          <w:del w:id="1874" w:author="ACER" w:date="2025-11-04T11:02:00Z"/>
          <w:color w:val="000000"/>
          <w:sz w:val="18"/>
          <w:szCs w:val="18"/>
          <w:rPrChange w:id="1875" w:author="ACER" w:date="2025-11-04T11:18:00Z">
            <w:rPr>
              <w:del w:id="1876" w:author="ACER" w:date="2025-11-04T11:02:00Z"/>
              <w:color w:val="000000"/>
            </w:rPr>
          </w:rPrChange>
        </w:rPr>
        <w:pPrChange w:id="1877" w:author="ACER" w:date="2025-11-04T11:18:00Z">
          <w:pPr/>
        </w:pPrChange>
      </w:pPr>
    </w:p>
    <w:p w14:paraId="73C90705" w14:textId="64C96784" w:rsidR="00732E46" w:rsidRPr="00686383" w:rsidDel="00CD72B8" w:rsidRDefault="000F2C11" w:rsidP="00C45266">
      <w:pPr>
        <w:pBdr>
          <w:top w:val="nil"/>
          <w:left w:val="nil"/>
          <w:bottom w:val="nil"/>
          <w:right w:val="nil"/>
          <w:between w:val="nil"/>
        </w:pBdr>
        <w:jc w:val="both"/>
        <w:rPr>
          <w:del w:id="1878" w:author="ACER" w:date="2025-11-04T11:02:00Z"/>
          <w:color w:val="000000"/>
          <w:sz w:val="18"/>
          <w:szCs w:val="18"/>
          <w:rPrChange w:id="1879" w:author="ACER" w:date="2025-11-04T11:18:00Z">
            <w:rPr>
              <w:del w:id="1880" w:author="ACER" w:date="2025-11-04T11:02:00Z"/>
              <w:color w:val="000000"/>
            </w:rPr>
          </w:rPrChange>
        </w:rPr>
      </w:pPr>
      <w:del w:id="1881" w:author="ACER" w:date="2025-11-04T11:02:00Z">
        <w:r w:rsidRPr="00686383" w:rsidDel="00CD72B8">
          <w:rPr>
            <w:b/>
            <w:color w:val="000000"/>
            <w:sz w:val="18"/>
            <w:szCs w:val="18"/>
            <w:rPrChange w:id="1882" w:author="ACER" w:date="2025-11-04T11:18:00Z">
              <w:rPr>
                <w:b/>
                <w:color w:val="000000"/>
              </w:rPr>
            </w:rPrChange>
          </w:rPr>
          <w:delText>First A. Author</w:delText>
        </w:r>
        <w:r w:rsidRPr="00686383" w:rsidDel="00CD72B8">
          <w:rPr>
            <w:color w:val="000000"/>
            <w:sz w:val="18"/>
            <w:szCs w:val="18"/>
            <w:rPrChange w:id="1883" w:author="ACER" w:date="2025-11-04T11:18:00Z">
              <w:rPr>
                <w:color w:val="000000"/>
              </w:rPr>
            </w:rPrChange>
          </w:rPr>
          <w:delText xml:space="preserve"> (</w:delText>
        </w:r>
        <w:r w:rsidRPr="00686383" w:rsidDel="00CD72B8">
          <w:rPr>
            <w:sz w:val="18"/>
            <w:szCs w:val="18"/>
            <w:rPrChange w:id="1884" w:author="ACER" w:date="2025-11-04T11:18:00Z">
              <w:rPr/>
            </w:rPrChange>
          </w:rPr>
          <w:delText>Fellow, IEEE</w:delText>
        </w:r>
        <w:r w:rsidRPr="00686383" w:rsidDel="00CD72B8">
          <w:rPr>
            <w:color w:val="000000"/>
            <w:sz w:val="18"/>
            <w:szCs w:val="18"/>
            <w:rPrChange w:id="1885" w:author="ACER" w:date="2025-11-04T11:18:00Z">
              <w:rPr>
                <w:color w:val="000000"/>
              </w:rPr>
            </w:rPrChange>
          </w:rPr>
          <w:delText xml:space="preserve">) and all authors may include biographies if </w:delText>
        </w:r>
        <w:r w:rsidRPr="00686383" w:rsidDel="00CD72B8">
          <w:rPr>
            <w:sz w:val="18"/>
            <w:szCs w:val="18"/>
            <w:rPrChange w:id="1886" w:author="ACER" w:date="2025-11-04T11:18:00Z">
              <w:rPr/>
            </w:rPrChange>
          </w:rPr>
          <w:delText>the publication allows. Biographies are often not included in conference-related papers. Please check the Information for Authors to confirm</w:delText>
        </w:r>
        <w:r w:rsidRPr="00686383" w:rsidDel="00CD72B8">
          <w:rPr>
            <w:color w:val="000000"/>
            <w:sz w:val="18"/>
            <w:szCs w:val="18"/>
            <w:rPrChange w:id="1887" w:author="ACER" w:date="2025-11-04T11:18:00Z">
              <w:rPr>
                <w:color w:val="000000"/>
              </w:rPr>
            </w:rPrChange>
          </w:rPr>
          <w:delText xml:space="preserve">. </w:delText>
        </w:r>
        <w:r w:rsidRPr="00686383" w:rsidDel="00CD72B8">
          <w:rPr>
            <w:sz w:val="18"/>
            <w:szCs w:val="18"/>
            <w:rPrChange w:id="1888" w:author="ACER" w:date="2025-11-04T11:18:00Z">
              <w:rPr/>
            </w:rPrChange>
          </w:rPr>
          <w:delText>Author photos should be current, professional images of the head and shoulders.</w:delText>
        </w:r>
        <w:r w:rsidRPr="00686383" w:rsidDel="00CD72B8">
          <w:rPr>
            <w:color w:val="000000"/>
            <w:sz w:val="18"/>
            <w:szCs w:val="18"/>
            <w:rPrChange w:id="1889" w:author="ACER" w:date="2025-11-04T11:18:00Z">
              <w:rPr>
                <w:color w:val="000000"/>
              </w:rPr>
            </w:rPrChange>
          </w:rPr>
          <w:delTex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delText>
        </w:r>
      </w:del>
    </w:p>
    <w:p w14:paraId="021F3C56" w14:textId="38E21E88" w:rsidR="00732E46" w:rsidRPr="00686383" w:rsidDel="00CD72B8" w:rsidRDefault="00CD72B8" w:rsidP="00C45266">
      <w:pPr>
        <w:pBdr>
          <w:top w:val="nil"/>
          <w:left w:val="nil"/>
          <w:bottom w:val="nil"/>
          <w:right w:val="nil"/>
          <w:between w:val="nil"/>
        </w:pBdr>
        <w:ind w:firstLine="202"/>
        <w:jc w:val="both"/>
        <w:rPr>
          <w:del w:id="1890" w:author="ACER" w:date="2025-11-04T11:02:00Z"/>
          <w:color w:val="000000"/>
          <w:sz w:val="18"/>
          <w:szCs w:val="18"/>
          <w:rPrChange w:id="1891" w:author="ACER" w:date="2025-11-04T11:18:00Z">
            <w:rPr>
              <w:del w:id="1892" w:author="ACER" w:date="2025-11-04T11:02:00Z"/>
              <w:color w:val="000000"/>
            </w:rPr>
          </w:rPrChange>
        </w:rPr>
      </w:pPr>
      <w:del w:id="1893" w:author="ACER" w:date="2025-11-04T11:01:00Z">
        <w:r w:rsidRPr="00686383" w:rsidDel="00CD72B8">
          <w:rPr>
            <w:noProof/>
            <w:sz w:val="18"/>
            <w:szCs w:val="18"/>
            <w:lang w:val="en-IN" w:eastAsia="en-IN"/>
            <w:rPrChange w:id="1894" w:author="ACER" w:date="2025-11-04T11:18:00Z">
              <w:rPr>
                <w:noProof/>
                <w:lang w:val="en-IN" w:eastAsia="en-IN"/>
              </w:rPr>
            </w:rPrChange>
          </w:rPr>
          <w:drawing>
            <wp:anchor distT="0" distB="0" distL="114300" distR="114300" simplePos="0" relativeHeight="251661312" behindDoc="0" locked="0" layoutInCell="1" hidden="0" allowOverlap="1" wp14:anchorId="21200412" wp14:editId="65A348BA">
              <wp:simplePos x="0" y="0"/>
              <wp:positionH relativeFrom="column">
                <wp:posOffset>1621133</wp:posOffset>
              </wp:positionH>
              <wp:positionV relativeFrom="paragraph">
                <wp:posOffset>44647</wp:posOffset>
              </wp:positionV>
              <wp:extent cx="914400" cy="1143000"/>
              <wp:effectExtent l="0" t="0" r="0" b="0"/>
              <wp:wrapSquare wrapText="bothSides" distT="0" distB="0" distL="114300" distR="114300"/>
              <wp:docPr id="9" name="image3.png"/>
              <wp:cNvGraphicFramePr/>
              <a:graphic xmlns:a="http://schemas.openxmlformats.org/drawingml/2006/main">
                <a:graphicData uri="http://schemas.openxmlformats.org/drawingml/2006/picture">
                  <pic:pic xmlns:pic="http://schemas.openxmlformats.org/drawingml/2006/picture">
                    <pic:nvPicPr>
                      <pic:cNvPr id="9" name="image3.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914400" cy="1143000"/>
                      </a:xfrm>
                      <a:prstGeom prst="rect">
                        <a:avLst/>
                      </a:prstGeom>
                      <a:ln/>
                    </pic:spPr>
                  </pic:pic>
                </a:graphicData>
              </a:graphic>
              <wp14:sizeRelV relativeFrom="margin">
                <wp14:pctHeight>0</wp14:pctHeight>
              </wp14:sizeRelV>
            </wp:anchor>
          </w:drawing>
        </w:r>
      </w:del>
      <w:del w:id="1895" w:author="ACER" w:date="2025-11-04T11:02:00Z">
        <w:r w:rsidR="000F2C11" w:rsidRPr="00686383" w:rsidDel="00CD72B8">
          <w:rPr>
            <w:color w:val="000000"/>
            <w:sz w:val="18"/>
            <w:szCs w:val="18"/>
            <w:rPrChange w:id="1896" w:author="ACER" w:date="2025-11-04T11:18:00Z">
              <w:rPr>
                <w:color w:val="000000"/>
              </w:rPr>
            </w:rPrChange>
          </w:rPr>
          <w:delText>The second paragraph uses the preferred third</w:delText>
        </w:r>
        <w:r w:rsidR="000F2C11" w:rsidRPr="00686383" w:rsidDel="00CD72B8">
          <w:rPr>
            <w:sz w:val="18"/>
            <w:szCs w:val="18"/>
            <w:rPrChange w:id="1897" w:author="ACER" w:date="2025-11-04T11:18:00Z">
              <w:rPr/>
            </w:rPrChange>
          </w:rPr>
          <w:delText xml:space="preserve"> person </w:delText>
        </w:r>
        <w:r w:rsidR="000F2C11" w:rsidRPr="00686383" w:rsidDel="00CD72B8">
          <w:rPr>
            <w:color w:val="000000"/>
            <w:sz w:val="18"/>
            <w:szCs w:val="18"/>
            <w:rPrChange w:id="1898" w:author="ACER" w:date="2025-11-04T11:18:00Z">
              <w:rPr>
                <w:color w:val="000000"/>
              </w:rPr>
            </w:rPrChange>
          </w:rPr>
          <w:delText>pronoun (he</w:delText>
        </w:r>
        <w:r w:rsidR="000F2C11" w:rsidRPr="00686383" w:rsidDel="00CD72B8">
          <w:rPr>
            <w:sz w:val="18"/>
            <w:szCs w:val="18"/>
            <w:rPrChange w:id="1899" w:author="ACER" w:date="2025-11-04T11:18:00Z">
              <w:rPr/>
            </w:rPrChange>
          </w:rPr>
          <w:delText>,</w:delText>
        </w:r>
        <w:r w:rsidR="000F2C11" w:rsidRPr="00686383" w:rsidDel="00CD72B8">
          <w:rPr>
            <w:color w:val="000000"/>
            <w:sz w:val="18"/>
            <w:szCs w:val="18"/>
            <w:rPrChange w:id="1900" w:author="ACER" w:date="2025-11-04T11:18:00Z">
              <w:rPr>
                <w:color w:val="000000"/>
              </w:rPr>
            </w:rPrChange>
          </w:rPr>
          <w:delText xml:space="preserve"> she, they, et</w:delText>
        </w:r>
        <w:r w:rsidR="000F2C11" w:rsidRPr="00686383" w:rsidDel="00CD72B8">
          <w:rPr>
            <w:sz w:val="18"/>
            <w:szCs w:val="18"/>
            <w:rPrChange w:id="1901" w:author="ACER" w:date="2025-11-04T11:18:00Z">
              <w:rPr/>
            </w:rPrChange>
          </w:rPr>
          <w:delText>c.</w:delText>
        </w:r>
        <w:r w:rsidR="000F2C11" w:rsidRPr="00686383" w:rsidDel="00CD72B8">
          <w:rPr>
            <w:color w:val="000000"/>
            <w:sz w:val="18"/>
            <w:szCs w:val="18"/>
            <w:rPrChange w:id="1902" w:author="ACER" w:date="2025-11-04T11:18:00Z">
              <w:rPr>
                <w:color w:val="000000"/>
              </w:rPr>
            </w:rPrChange>
          </w:rPr>
          <w:delText>) and not the author’s last name. It lists military and work experience, including summer and fellowship jobs. Job titles are capitalized. The current job must have a location; previous positions may be listed without one. Information concerning previous publications may be included</w:delText>
        </w:r>
        <w:r w:rsidR="00A853F3" w:rsidRPr="00686383" w:rsidDel="00CD72B8">
          <w:rPr>
            <w:color w:val="000000"/>
            <w:sz w:val="18"/>
            <w:szCs w:val="18"/>
            <w:rPrChange w:id="1903" w:author="ACER" w:date="2025-11-04T11:18:00Z">
              <w:rPr>
                <w:color w:val="000000"/>
              </w:rPr>
            </w:rPrChange>
          </w:rPr>
          <w:delText>.</w:delText>
        </w:r>
        <w:r w:rsidR="000F2C11" w:rsidRPr="00686383" w:rsidDel="00CD72B8">
          <w:rPr>
            <w:color w:val="000000"/>
            <w:sz w:val="18"/>
            <w:szCs w:val="18"/>
            <w:rPrChange w:id="1904" w:author="ACER" w:date="2025-11-04T11:18:00Z">
              <w:rPr>
                <w:color w:val="000000"/>
              </w:rPr>
            </w:rPrChange>
          </w:rPr>
          <w:delText xml:space="preserve"> The format for listing publishers of a book within the biography is: </w:delText>
        </w:r>
        <w:r w:rsidR="000F2C11" w:rsidRPr="00686383" w:rsidDel="00CD72B8">
          <w:rPr>
            <w:i/>
            <w:sz w:val="18"/>
            <w:szCs w:val="18"/>
            <w:rPrChange w:id="1905" w:author="ACER" w:date="2025-11-04T11:18:00Z">
              <w:rPr>
                <w:i/>
              </w:rPr>
            </w:rPrChange>
          </w:rPr>
          <w:delText>T</w:delText>
        </w:r>
        <w:r w:rsidR="000F2C11" w:rsidRPr="00686383" w:rsidDel="00CD72B8">
          <w:rPr>
            <w:i/>
            <w:color w:val="000000"/>
            <w:sz w:val="18"/>
            <w:szCs w:val="18"/>
            <w:rPrChange w:id="1906" w:author="ACER" w:date="2025-11-04T11:18:00Z">
              <w:rPr>
                <w:i/>
                <w:color w:val="000000"/>
              </w:rPr>
            </w:rPrChange>
          </w:rPr>
          <w:delText xml:space="preserve">itle of </w:delText>
        </w:r>
        <w:r w:rsidR="000F2C11" w:rsidRPr="00686383" w:rsidDel="00CD72B8">
          <w:rPr>
            <w:i/>
            <w:sz w:val="18"/>
            <w:szCs w:val="18"/>
            <w:rPrChange w:id="1907" w:author="ACER" w:date="2025-11-04T11:18:00Z">
              <w:rPr>
                <w:i/>
              </w:rPr>
            </w:rPrChange>
          </w:rPr>
          <w:delText>B</w:delText>
        </w:r>
        <w:r w:rsidR="000F2C11" w:rsidRPr="00686383" w:rsidDel="00CD72B8">
          <w:rPr>
            <w:i/>
            <w:color w:val="000000"/>
            <w:sz w:val="18"/>
            <w:szCs w:val="18"/>
            <w:rPrChange w:id="1908" w:author="ACER" w:date="2025-11-04T11:18:00Z">
              <w:rPr>
                <w:i/>
                <w:color w:val="000000"/>
              </w:rPr>
            </w:rPrChange>
          </w:rPr>
          <w:delText>ook</w:delText>
        </w:r>
        <w:r w:rsidR="000F2C11" w:rsidRPr="00686383" w:rsidDel="00CD72B8">
          <w:rPr>
            <w:color w:val="000000"/>
            <w:sz w:val="18"/>
            <w:szCs w:val="18"/>
            <w:rPrChange w:id="1909" w:author="ACER" w:date="2025-11-04T11:18:00Z">
              <w:rPr>
                <w:color w:val="000000"/>
              </w:rPr>
            </w:rPrChange>
          </w:rPr>
          <w:delText xml:space="preserve"> (publisher name, year) similar to a reference. Current and previous research interests end the paragraph.</w:delText>
        </w:r>
      </w:del>
    </w:p>
    <w:p w14:paraId="035A69EA" w14:textId="4FF6280D" w:rsidR="00732E46" w:rsidRPr="00686383" w:rsidDel="00CD72B8" w:rsidRDefault="000F2C11" w:rsidP="00C45266">
      <w:pPr>
        <w:pBdr>
          <w:top w:val="nil"/>
          <w:left w:val="nil"/>
          <w:bottom w:val="nil"/>
          <w:right w:val="nil"/>
          <w:between w:val="nil"/>
        </w:pBdr>
        <w:ind w:firstLine="202"/>
        <w:jc w:val="both"/>
        <w:rPr>
          <w:del w:id="1910" w:author="ACER" w:date="2025-11-04T11:02:00Z"/>
          <w:color w:val="000000"/>
          <w:sz w:val="18"/>
          <w:szCs w:val="18"/>
          <w:rPrChange w:id="1911" w:author="ACER" w:date="2025-11-04T11:18:00Z">
            <w:rPr>
              <w:del w:id="1912" w:author="ACER" w:date="2025-11-04T11:02:00Z"/>
              <w:color w:val="000000"/>
            </w:rPr>
          </w:rPrChange>
        </w:rPr>
      </w:pPr>
      <w:del w:id="1913" w:author="ACER" w:date="2025-11-04T11:02:00Z">
        <w:r w:rsidRPr="00686383" w:rsidDel="00CD72B8">
          <w:rPr>
            <w:color w:val="000000"/>
            <w:sz w:val="18"/>
            <w:szCs w:val="18"/>
            <w:rPrChange w:id="1914" w:author="ACER" w:date="2025-11-04T11:18:00Z">
              <w:rPr>
                <w:color w:val="000000"/>
              </w:rPr>
            </w:rPrChange>
          </w:rPr>
          <w:delTex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delText>
        </w:r>
      </w:del>
    </w:p>
    <w:p w14:paraId="2F9336D9" w14:textId="316B58FC" w:rsidR="00A853F3" w:rsidRPr="00686383" w:rsidDel="00CD72B8" w:rsidRDefault="00A853F3">
      <w:pPr>
        <w:pBdr>
          <w:top w:val="nil"/>
          <w:left w:val="nil"/>
          <w:bottom w:val="nil"/>
          <w:right w:val="nil"/>
          <w:between w:val="nil"/>
        </w:pBdr>
        <w:tabs>
          <w:tab w:val="left" w:pos="450"/>
        </w:tabs>
        <w:jc w:val="both"/>
        <w:rPr>
          <w:del w:id="1915" w:author="ACER" w:date="2025-11-04T11:02:00Z"/>
          <w:color w:val="000000"/>
          <w:sz w:val="18"/>
          <w:szCs w:val="18"/>
          <w:rPrChange w:id="1916" w:author="ACER" w:date="2025-11-04T11:18:00Z">
            <w:rPr>
              <w:del w:id="1917" w:author="ACER" w:date="2025-11-04T11:02:00Z"/>
              <w:color w:val="000000"/>
            </w:rPr>
          </w:rPrChange>
        </w:rPr>
      </w:pPr>
    </w:p>
    <w:p w14:paraId="5F4B47C0" w14:textId="7E41825A" w:rsidR="00C04F49" w:rsidRPr="00686383" w:rsidDel="00CD72B8" w:rsidRDefault="00C04F49">
      <w:pPr>
        <w:pBdr>
          <w:top w:val="nil"/>
          <w:left w:val="nil"/>
          <w:bottom w:val="nil"/>
          <w:right w:val="nil"/>
          <w:between w:val="nil"/>
        </w:pBdr>
        <w:tabs>
          <w:tab w:val="left" w:pos="450"/>
        </w:tabs>
        <w:jc w:val="both"/>
        <w:rPr>
          <w:del w:id="1918" w:author="ACER" w:date="2025-11-04T11:02:00Z"/>
          <w:color w:val="000000"/>
          <w:sz w:val="18"/>
          <w:szCs w:val="18"/>
          <w:rPrChange w:id="1919" w:author="ACER" w:date="2025-11-04T11:18:00Z">
            <w:rPr>
              <w:del w:id="1920" w:author="ACER" w:date="2025-11-04T11:02:00Z"/>
              <w:color w:val="000000"/>
            </w:rPr>
          </w:rPrChange>
        </w:rPr>
      </w:pPr>
    </w:p>
    <w:p w14:paraId="3E9DF21A" w14:textId="409B936C" w:rsidR="00732E46" w:rsidRPr="00686383" w:rsidDel="00CD72B8" w:rsidRDefault="000F2C11">
      <w:pPr>
        <w:jc w:val="both"/>
        <w:rPr>
          <w:del w:id="1921" w:author="ACER" w:date="2025-11-04T11:02:00Z"/>
          <w:rFonts w:eastAsia="Times"/>
          <w:sz w:val="18"/>
          <w:szCs w:val="18"/>
          <w:rPrChange w:id="1922" w:author="ACER" w:date="2025-11-04T11:18:00Z">
            <w:rPr>
              <w:del w:id="1923" w:author="ACER" w:date="2025-11-04T11:02:00Z"/>
              <w:rFonts w:ascii="Times" w:eastAsia="Times" w:hAnsi="Times" w:cs="Times"/>
            </w:rPr>
          </w:rPrChange>
        </w:rPr>
      </w:pPr>
      <w:del w:id="1924" w:author="ACER" w:date="2025-11-04T11:02:00Z">
        <w:r w:rsidRPr="00686383" w:rsidDel="00CD72B8">
          <w:rPr>
            <w:b/>
            <w:sz w:val="18"/>
            <w:szCs w:val="18"/>
            <w:rPrChange w:id="1925" w:author="ACER" w:date="2025-11-04T11:18:00Z">
              <w:rPr>
                <w:b/>
              </w:rPr>
            </w:rPrChange>
          </w:rPr>
          <w:delText>Second B. Author</w:delText>
        </w:r>
        <w:r w:rsidR="00EA352F" w:rsidRPr="00686383" w:rsidDel="00CD72B8">
          <w:rPr>
            <w:bCs/>
            <w:sz w:val="18"/>
            <w:szCs w:val="18"/>
            <w:rPrChange w:id="1926" w:author="ACER" w:date="2025-11-04T11:18:00Z">
              <w:rPr>
                <w:bCs/>
              </w:rPr>
            </w:rPrChange>
          </w:rPr>
          <w:delText>,</w:delText>
        </w:r>
        <w:r w:rsidRPr="00686383" w:rsidDel="00CD72B8">
          <w:rPr>
            <w:sz w:val="18"/>
            <w:szCs w:val="18"/>
            <w:rPrChange w:id="1927" w:author="ACER" w:date="2025-11-04T11:18:00Z">
              <w:rPr/>
            </w:rPrChange>
          </w:rPr>
          <w:delText xml:space="preserve"> </w:delText>
        </w:r>
        <w:r w:rsidRPr="00686383" w:rsidDel="00CD72B8">
          <w:rPr>
            <w:rFonts w:eastAsia="Times"/>
            <w:sz w:val="18"/>
            <w:szCs w:val="18"/>
            <w:rPrChange w:id="1928" w:author="ACER" w:date="2025-11-04T11:18:00Z">
              <w:rPr>
                <w:rFonts w:ascii="Times" w:eastAsia="Times" w:hAnsi="Times" w:cs="Times"/>
              </w:rPr>
            </w:rPrChange>
          </w:rPr>
          <w:delText xml:space="preserve">photograph and biography not available at the time of publication.  </w:delText>
        </w:r>
      </w:del>
    </w:p>
    <w:p w14:paraId="660C7766" w14:textId="2B7367AF" w:rsidR="00C04F49" w:rsidRPr="00686383" w:rsidDel="00CD72B8" w:rsidRDefault="00C04F49">
      <w:pPr>
        <w:jc w:val="both"/>
        <w:rPr>
          <w:del w:id="1929" w:author="ACER" w:date="2025-11-04T11:02:00Z"/>
          <w:rFonts w:eastAsia="Times"/>
          <w:sz w:val="18"/>
          <w:szCs w:val="18"/>
          <w:rPrChange w:id="1930" w:author="ACER" w:date="2025-11-04T11:18:00Z">
            <w:rPr>
              <w:del w:id="1931" w:author="ACER" w:date="2025-11-04T11:02:00Z"/>
              <w:rFonts w:ascii="Times" w:eastAsia="Times" w:hAnsi="Times" w:cs="Times"/>
            </w:rPr>
          </w:rPrChange>
        </w:rPr>
      </w:pPr>
    </w:p>
    <w:p w14:paraId="41C918F2" w14:textId="31432D43" w:rsidR="00732E46" w:rsidRPr="00686383" w:rsidRDefault="000F2C11">
      <w:pPr>
        <w:jc w:val="both"/>
        <w:rPr>
          <w:rFonts w:eastAsia="Times"/>
          <w:sz w:val="18"/>
          <w:szCs w:val="18"/>
          <w:rPrChange w:id="1932" w:author="ACER" w:date="2025-11-04T11:18:00Z">
            <w:rPr>
              <w:rFonts w:ascii="Times" w:eastAsia="Times" w:hAnsi="Times" w:cs="Times"/>
            </w:rPr>
          </w:rPrChange>
        </w:rPr>
      </w:pPr>
      <w:del w:id="1933" w:author="ACER" w:date="2025-11-04T11:02:00Z">
        <w:r w:rsidRPr="00686383" w:rsidDel="00CD72B8">
          <w:rPr>
            <w:b/>
            <w:sz w:val="18"/>
            <w:szCs w:val="18"/>
            <w:rPrChange w:id="1934" w:author="ACER" w:date="2025-11-04T11:18:00Z">
              <w:rPr>
                <w:b/>
              </w:rPr>
            </w:rPrChange>
          </w:rPr>
          <w:delText xml:space="preserve">Third C. Author Jr. </w:delText>
        </w:r>
        <w:r w:rsidRPr="00686383" w:rsidDel="00CD72B8">
          <w:rPr>
            <w:rFonts w:eastAsia="Times"/>
            <w:sz w:val="18"/>
            <w:szCs w:val="18"/>
            <w:rPrChange w:id="1935" w:author="ACER" w:date="2025-11-04T11:18:00Z">
              <w:rPr>
                <w:rFonts w:ascii="Times" w:eastAsia="Times" w:hAnsi="Times" w:cs="Times"/>
              </w:rPr>
            </w:rPrChange>
          </w:rPr>
          <w:delText>(Member, IEEE), photograph and biography not availa</w:delText>
        </w:r>
        <w:r w:rsidR="00851B4D" w:rsidRPr="00686383" w:rsidDel="00CD72B8">
          <w:rPr>
            <w:rFonts w:eastAsia="Times"/>
            <w:sz w:val="18"/>
            <w:szCs w:val="18"/>
            <w:rPrChange w:id="1936" w:author="ACER" w:date="2025-11-04T11:18:00Z">
              <w:rPr>
                <w:rFonts w:ascii="Times" w:eastAsia="Times" w:hAnsi="Times" w:cs="Times"/>
              </w:rPr>
            </w:rPrChange>
          </w:rPr>
          <w:delText>ble at the time of publication.</w:delText>
        </w:r>
      </w:del>
    </w:p>
    <w:sectPr w:rsidR="00732E46" w:rsidRPr="00686383" w:rsidSect="00446A81">
      <w:footnotePr>
        <w:numRestart w:val="eachSect"/>
      </w:footnotePr>
      <w:type w:val="continuous"/>
      <w:pgSz w:w="12240" w:h="15840"/>
      <w:pgMar w:top="1008" w:right="936" w:bottom="1008" w:left="936" w:header="432" w:footer="432" w:gutter="0"/>
      <w:pgNumType w:start="1"/>
      <w:cols w:num="2" w:space="288" w:equalWidth="1"/>
      <w:sectPrChange w:id="1937" w:author="ACER" w:date="2025-11-04T10:51:00Z">
        <w:sectPr w:rsidR="00732E46" w:rsidRPr="00686383" w:rsidSect="00446A81">
          <w:pgMar w:top="1008" w:right="936" w:bottom="1008" w:left="936" w:header="432" w:footer="432" w:gutter="0"/>
          <w:cols w:space="720" w:equalWidth="0">
            <w:col w:w="5040" w:space="288"/>
            <w:col w:w="5040"/>
          </w:cols>
        </w:sectPr>
      </w:sectPrChang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A52F7E" w14:textId="77777777" w:rsidR="007C2460" w:rsidRDefault="007C2460">
      <w:r>
        <w:separator/>
      </w:r>
    </w:p>
  </w:endnote>
  <w:endnote w:type="continuationSeparator" w:id="0">
    <w:p w14:paraId="609933D2" w14:textId="77777777" w:rsidR="007C2460" w:rsidRDefault="007C2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Yu Gothic UI"/>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5B" w:usb2="00000009" w:usb3="00000000" w:csb0="000001FF" w:csb1="00000000"/>
  </w:font>
  <w:font w:name="NimbusRomNo9L-Regu">
    <w:altName w:val="Yu Gothic"/>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C898AE" w14:textId="77777777" w:rsidR="007C2460" w:rsidRPr="009A0AA6" w:rsidRDefault="007C2460" w:rsidP="009A0AA6">
      <w:pPr>
        <w:pStyle w:val="Footer"/>
      </w:pPr>
    </w:p>
  </w:footnote>
  <w:footnote w:type="continuationSeparator" w:id="0">
    <w:p w14:paraId="673D93B6" w14:textId="77777777" w:rsidR="007C2460" w:rsidRDefault="007C2460">
      <w:r>
        <w:continuationSeparator/>
      </w:r>
    </w:p>
  </w:footnote>
  <w:footnote w:id="1">
    <w:p w14:paraId="690D5EFE" w14:textId="649778A1" w:rsidR="007939AC" w:rsidDel="00D576F0" w:rsidRDefault="007939AC">
      <w:pPr>
        <w:keepLines/>
        <w:widowControl w:val="0"/>
        <w:spacing w:line="252" w:lineRule="auto"/>
        <w:jc w:val="both"/>
        <w:rPr>
          <w:del w:id="133" w:author="ACER" w:date="2025-11-13T11:55:00Z"/>
          <w:sz w:val="16"/>
          <w:szCs w:val="16"/>
        </w:rPr>
        <w:pPrChange w:id="134" w:author="ACER" w:date="2025-11-12T13:09:00Z">
          <w:pPr>
            <w:keepLines/>
            <w:widowControl w:val="0"/>
            <w:spacing w:line="252" w:lineRule="auto"/>
            <w:ind w:firstLine="202"/>
            <w:jc w:val="both"/>
          </w:pPr>
        </w:pPrChange>
      </w:pPr>
      <w:del w:id="135" w:author="ACER" w:date="2025-11-13T11:55:00Z">
        <w:r w:rsidDel="00D576F0">
          <w:rPr>
            <w:sz w:val="16"/>
            <w:szCs w:val="16"/>
          </w:rPr>
          <w:delText>and animal/human rights statements can be included here.</w:delText>
        </w:r>
      </w:del>
    </w:p>
    <w:p w14:paraId="4102162F" w14:textId="199A6084" w:rsidR="007939AC" w:rsidDel="00D576F0" w:rsidRDefault="007939AC">
      <w:pPr>
        <w:pStyle w:val="FootnoteText"/>
        <w:ind w:firstLine="0"/>
        <w:rPr>
          <w:del w:id="136" w:author="ACER" w:date="2025-11-13T11:55:00Z"/>
        </w:rPr>
        <w:pPrChange w:id="137" w:author="ACER" w:date="2025-11-12T13:09:00Z">
          <w:pPr>
            <w:pStyle w:val="FootnoteText"/>
          </w:pPr>
        </w:pPrChange>
      </w:pPr>
      <w:del w:id="138" w:author="ACER" w:date="2025-11-13T11:55:00Z">
        <w:r w:rsidDel="00D576F0">
          <w:delText xml:space="preserve">Color versions of one or more of the figures in this article are available online at </w:delText>
        </w:r>
        <w:r w:rsidDel="00D576F0">
          <w:fldChar w:fldCharType="begin"/>
        </w:r>
        <w:r w:rsidDel="00D576F0">
          <w:delInstrText xml:space="preserve"> HYPERLINK "http://ieeexplore.ieee.org" </w:delInstrText>
        </w:r>
        <w:r w:rsidDel="00D576F0">
          <w:fldChar w:fldCharType="separate"/>
        </w:r>
        <w:r w:rsidRPr="003B43D6" w:rsidDel="00D576F0">
          <w:rPr>
            <w:rStyle w:val="Hyperlink"/>
          </w:rPr>
          <w:delText>http://ieeexplore.ieee.org</w:delText>
        </w:r>
        <w:r w:rsidDel="00D576F0">
          <w:rPr>
            <w:rStyle w:val="Hyperlink"/>
          </w:rPr>
          <w:fldChar w:fldCharType="end"/>
        </w:r>
      </w:del>
    </w:p>
    <w:p w14:paraId="306929A8" w14:textId="12C0C8D8" w:rsidR="007939AC" w:rsidDel="00D576F0" w:rsidRDefault="007939AC">
      <w:pPr>
        <w:pStyle w:val="FootnoteText"/>
        <w:ind w:firstLine="0"/>
        <w:rPr>
          <w:del w:id="139" w:author="ACER" w:date="2025-11-13T11:55:00Z"/>
        </w:rPr>
        <w:pPrChange w:id="140" w:author="ACER" w:date="2025-11-12T13:09:00Z">
          <w:pPr>
            <w:pStyle w:val="FootnoteText"/>
          </w:pPr>
        </w:pPrChange>
      </w:pPr>
      <w:del w:id="141" w:author="ACER" w:date="2025-11-13T11:55:00Z">
        <w:r w:rsidDel="00D576F0">
          <w:delText xml:space="preserve">9*   </w:delText>
        </w:r>
      </w:del>
    </w:p>
  </w:footnote>
  <w:footnote w:id="2">
    <w:p w14:paraId="00256728" w14:textId="77777777" w:rsidR="007939AC" w:rsidDel="00CD72B8" w:rsidRDefault="007939AC">
      <w:pPr>
        <w:pBdr>
          <w:top w:val="nil"/>
          <w:left w:val="nil"/>
          <w:bottom w:val="nil"/>
          <w:right w:val="nil"/>
          <w:between w:val="nil"/>
        </w:pBdr>
        <w:ind w:firstLine="202"/>
        <w:jc w:val="both"/>
        <w:rPr>
          <w:del w:id="1097" w:author="ACER" w:date="2025-11-04T10:55:00Z"/>
          <w:color w:val="000000"/>
          <w:sz w:val="16"/>
          <w:szCs w:val="16"/>
        </w:rPr>
      </w:pPr>
      <w:del w:id="1098" w:author="ACER" w:date="2025-11-04T10:55:00Z">
        <w:r w:rsidDel="00CD72B8">
          <w:rPr>
            <w:rStyle w:val="FootnoteReference"/>
          </w:rPr>
          <w:footnoteRef/>
        </w:r>
        <w:r w:rsidDel="00CD72B8">
          <w:rPr>
            <w:color w:val="000000"/>
            <w:sz w:val="16"/>
            <w:szCs w:val="16"/>
          </w:rPr>
          <w:delText>It is recommended that footnotes be avoided (except for the unnumbered footnote with the receipt date on the first page). Instead, try to integrate the footnote information into the text.</w:delText>
        </w:r>
      </w:del>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0BAAB" w14:textId="77777777" w:rsidR="007939AC" w:rsidRDefault="007939AC">
    <w:pPr>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C2982"/>
    <w:multiLevelType w:val="multilevel"/>
    <w:tmpl w:val="0409001D"/>
    <w:lvl w:ilvl="0">
      <w:start w:val="1"/>
      <w:numFmt w:val="decimal"/>
      <w:lvlText w:val="%1)"/>
      <w:lvlJc w:val="left"/>
      <w:pPr>
        <w:ind w:left="-270" w:hanging="360"/>
      </w:pPr>
    </w:lvl>
    <w:lvl w:ilvl="1">
      <w:start w:val="1"/>
      <w:numFmt w:val="lowerLetter"/>
      <w:lvlText w:val="%2)"/>
      <w:lvlJc w:val="left"/>
      <w:pPr>
        <w:ind w:left="90" w:hanging="360"/>
      </w:pPr>
    </w:lvl>
    <w:lvl w:ilvl="2">
      <w:start w:val="1"/>
      <w:numFmt w:val="lowerRoman"/>
      <w:lvlText w:val="%3)"/>
      <w:lvlJc w:val="left"/>
      <w:pPr>
        <w:ind w:left="450" w:hanging="360"/>
      </w:pPr>
    </w:lvl>
    <w:lvl w:ilvl="3">
      <w:start w:val="1"/>
      <w:numFmt w:val="decimal"/>
      <w:lvlText w:val="(%4)"/>
      <w:lvlJc w:val="left"/>
      <w:pPr>
        <w:ind w:left="810" w:hanging="360"/>
      </w:pPr>
    </w:lvl>
    <w:lvl w:ilvl="4">
      <w:start w:val="1"/>
      <w:numFmt w:val="lowerLetter"/>
      <w:lvlText w:val="(%5)"/>
      <w:lvlJc w:val="left"/>
      <w:pPr>
        <w:ind w:left="1170" w:hanging="360"/>
      </w:pPr>
    </w:lvl>
    <w:lvl w:ilvl="5">
      <w:start w:val="1"/>
      <w:numFmt w:val="lowerRoman"/>
      <w:lvlText w:val="(%6)"/>
      <w:lvlJc w:val="left"/>
      <w:pPr>
        <w:ind w:left="1530" w:hanging="360"/>
      </w:pPr>
    </w:lvl>
    <w:lvl w:ilvl="6">
      <w:start w:val="1"/>
      <w:numFmt w:val="decimal"/>
      <w:lvlText w:val="%7."/>
      <w:lvlJc w:val="left"/>
      <w:pPr>
        <w:ind w:left="1890" w:hanging="360"/>
      </w:pPr>
    </w:lvl>
    <w:lvl w:ilvl="7">
      <w:start w:val="1"/>
      <w:numFmt w:val="lowerLetter"/>
      <w:lvlText w:val="%8."/>
      <w:lvlJc w:val="left"/>
      <w:pPr>
        <w:ind w:left="2250" w:hanging="360"/>
      </w:pPr>
    </w:lvl>
    <w:lvl w:ilvl="8">
      <w:start w:val="1"/>
      <w:numFmt w:val="lowerRoman"/>
      <w:lvlText w:val="%9."/>
      <w:lvlJc w:val="left"/>
      <w:pPr>
        <w:ind w:left="261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CER">
    <w15:presenceInfo w15:providerId="Windows Live" w15:userId="f7e4ac40fbc7c9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E46"/>
    <w:rsid w:val="00002FAF"/>
    <w:rsid w:val="00015511"/>
    <w:rsid w:val="00023182"/>
    <w:rsid w:val="00031B79"/>
    <w:rsid w:val="0003442C"/>
    <w:rsid w:val="00035DFE"/>
    <w:rsid w:val="000403AE"/>
    <w:rsid w:val="00050683"/>
    <w:rsid w:val="00053B2E"/>
    <w:rsid w:val="00061EC2"/>
    <w:rsid w:val="000650E5"/>
    <w:rsid w:val="00067023"/>
    <w:rsid w:val="00081747"/>
    <w:rsid w:val="00085D7A"/>
    <w:rsid w:val="000968E1"/>
    <w:rsid w:val="000976B3"/>
    <w:rsid w:val="000C21BE"/>
    <w:rsid w:val="000D4F4C"/>
    <w:rsid w:val="000F2C11"/>
    <w:rsid w:val="000F400B"/>
    <w:rsid w:val="00114406"/>
    <w:rsid w:val="00123174"/>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C1F"/>
    <w:rsid w:val="00282E76"/>
    <w:rsid w:val="00285E41"/>
    <w:rsid w:val="002947C5"/>
    <w:rsid w:val="002A6292"/>
    <w:rsid w:val="002C3492"/>
    <w:rsid w:val="002C44E0"/>
    <w:rsid w:val="002E2421"/>
    <w:rsid w:val="002E6158"/>
    <w:rsid w:val="002F221E"/>
    <w:rsid w:val="00305C29"/>
    <w:rsid w:val="0031286C"/>
    <w:rsid w:val="00313303"/>
    <w:rsid w:val="003230A7"/>
    <w:rsid w:val="00347A2F"/>
    <w:rsid w:val="00357347"/>
    <w:rsid w:val="0036091A"/>
    <w:rsid w:val="00363335"/>
    <w:rsid w:val="003913E5"/>
    <w:rsid w:val="003A6789"/>
    <w:rsid w:val="003D21A4"/>
    <w:rsid w:val="003F021E"/>
    <w:rsid w:val="00402320"/>
    <w:rsid w:val="004063A4"/>
    <w:rsid w:val="0043400B"/>
    <w:rsid w:val="00446A81"/>
    <w:rsid w:val="00460B52"/>
    <w:rsid w:val="00474613"/>
    <w:rsid w:val="0048247F"/>
    <w:rsid w:val="004A4B26"/>
    <w:rsid w:val="004B280C"/>
    <w:rsid w:val="004B29E3"/>
    <w:rsid w:val="004C0A1B"/>
    <w:rsid w:val="004C0A56"/>
    <w:rsid w:val="004C1E98"/>
    <w:rsid w:val="004C2F6C"/>
    <w:rsid w:val="004D08D7"/>
    <w:rsid w:val="00533E1B"/>
    <w:rsid w:val="005461AD"/>
    <w:rsid w:val="00550D56"/>
    <w:rsid w:val="0056364D"/>
    <w:rsid w:val="0058434C"/>
    <w:rsid w:val="0059348A"/>
    <w:rsid w:val="005A170E"/>
    <w:rsid w:val="005A2567"/>
    <w:rsid w:val="005B43C2"/>
    <w:rsid w:val="005C18AE"/>
    <w:rsid w:val="005C68BC"/>
    <w:rsid w:val="005D5C79"/>
    <w:rsid w:val="005E2D10"/>
    <w:rsid w:val="005E69DC"/>
    <w:rsid w:val="005F0DEA"/>
    <w:rsid w:val="005F12E8"/>
    <w:rsid w:val="005F4497"/>
    <w:rsid w:val="005F5E3C"/>
    <w:rsid w:val="006068E5"/>
    <w:rsid w:val="0061284B"/>
    <w:rsid w:val="00613800"/>
    <w:rsid w:val="00616306"/>
    <w:rsid w:val="0061747F"/>
    <w:rsid w:val="006209FC"/>
    <w:rsid w:val="00621141"/>
    <w:rsid w:val="00621F16"/>
    <w:rsid w:val="00636D0A"/>
    <w:rsid w:val="0064408B"/>
    <w:rsid w:val="00645190"/>
    <w:rsid w:val="006514FE"/>
    <w:rsid w:val="0065173B"/>
    <w:rsid w:val="00660F88"/>
    <w:rsid w:val="006774B8"/>
    <w:rsid w:val="00686383"/>
    <w:rsid w:val="00694E0B"/>
    <w:rsid w:val="006B68F3"/>
    <w:rsid w:val="006C32BD"/>
    <w:rsid w:val="006C60F0"/>
    <w:rsid w:val="006E42E3"/>
    <w:rsid w:val="006F18B8"/>
    <w:rsid w:val="006F6F5A"/>
    <w:rsid w:val="007054D1"/>
    <w:rsid w:val="00732E46"/>
    <w:rsid w:val="00756915"/>
    <w:rsid w:val="00766DE1"/>
    <w:rsid w:val="00771AA2"/>
    <w:rsid w:val="007938DE"/>
    <w:rsid w:val="007939AC"/>
    <w:rsid w:val="007A2DEB"/>
    <w:rsid w:val="007B07C3"/>
    <w:rsid w:val="007B38DE"/>
    <w:rsid w:val="007B62A7"/>
    <w:rsid w:val="007C2460"/>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B2B86"/>
    <w:rsid w:val="008D2941"/>
    <w:rsid w:val="008E1FF8"/>
    <w:rsid w:val="008E4F03"/>
    <w:rsid w:val="00932FBA"/>
    <w:rsid w:val="009454A2"/>
    <w:rsid w:val="0096199E"/>
    <w:rsid w:val="00986618"/>
    <w:rsid w:val="009A0AA6"/>
    <w:rsid w:val="009B429F"/>
    <w:rsid w:val="009B7E50"/>
    <w:rsid w:val="009E2C51"/>
    <w:rsid w:val="009E4E7D"/>
    <w:rsid w:val="009E73E3"/>
    <w:rsid w:val="00A01D5E"/>
    <w:rsid w:val="00A26A6A"/>
    <w:rsid w:val="00A27561"/>
    <w:rsid w:val="00A320DF"/>
    <w:rsid w:val="00A41540"/>
    <w:rsid w:val="00A530D2"/>
    <w:rsid w:val="00A6048F"/>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723E0"/>
    <w:rsid w:val="00B83635"/>
    <w:rsid w:val="00BA66F6"/>
    <w:rsid w:val="00BB1566"/>
    <w:rsid w:val="00BB204A"/>
    <w:rsid w:val="00BC0495"/>
    <w:rsid w:val="00BC0AB7"/>
    <w:rsid w:val="00BE4774"/>
    <w:rsid w:val="00C04F49"/>
    <w:rsid w:val="00C16047"/>
    <w:rsid w:val="00C25825"/>
    <w:rsid w:val="00C45266"/>
    <w:rsid w:val="00C52F3D"/>
    <w:rsid w:val="00C54B70"/>
    <w:rsid w:val="00C64D24"/>
    <w:rsid w:val="00C72820"/>
    <w:rsid w:val="00C7592D"/>
    <w:rsid w:val="00C821C0"/>
    <w:rsid w:val="00C9162C"/>
    <w:rsid w:val="00CB5CB4"/>
    <w:rsid w:val="00CC21A8"/>
    <w:rsid w:val="00CD54DC"/>
    <w:rsid w:val="00CD72B8"/>
    <w:rsid w:val="00CF48E2"/>
    <w:rsid w:val="00D050EC"/>
    <w:rsid w:val="00D05360"/>
    <w:rsid w:val="00D05F12"/>
    <w:rsid w:val="00D10AC8"/>
    <w:rsid w:val="00D20E00"/>
    <w:rsid w:val="00D576F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6741A"/>
    <w:rsid w:val="00E90136"/>
    <w:rsid w:val="00EA352F"/>
    <w:rsid w:val="00EC35CE"/>
    <w:rsid w:val="00EE01E7"/>
    <w:rsid w:val="00EE02E8"/>
    <w:rsid w:val="00EF6430"/>
    <w:rsid w:val="00F22A05"/>
    <w:rsid w:val="00F33F99"/>
    <w:rsid w:val="00F63565"/>
    <w:rsid w:val="00F67007"/>
    <w:rsid w:val="00F71B5C"/>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6B3"/>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BodyText">
    <w:name w:val="Body Text"/>
    <w:basedOn w:val="Normal"/>
    <w:link w:val="BodyTextChar"/>
    <w:uiPriority w:val="99"/>
    <w:semiHidden/>
    <w:unhideWhenUsed/>
    <w:rsid w:val="004D08D7"/>
    <w:pPr>
      <w:spacing w:after="120"/>
    </w:pPr>
  </w:style>
  <w:style w:type="character" w:customStyle="1" w:styleId="BodyTextChar">
    <w:name w:val="Body Text Char"/>
    <w:basedOn w:val="DefaultParagraphFont"/>
    <w:link w:val="BodyText"/>
    <w:uiPriority w:val="99"/>
    <w:semiHidden/>
    <w:rsid w:val="004D08D7"/>
  </w:style>
  <w:style w:type="table" w:styleId="TableGrid">
    <w:name w:val="Table Grid"/>
    <w:basedOn w:val="TableNormal"/>
    <w:uiPriority w:val="59"/>
    <w:rsid w:val="00446A81"/>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052491">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7.w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tiff"/><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752CD50-08B3-4F64-B6BD-EA76EE7CE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8029</Words>
  <Characters>45771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Tiffany McKerahan</dc:creator>
  <cp:lastModifiedBy>ACER</cp:lastModifiedBy>
  <cp:revision>2</cp:revision>
  <cp:lastPrinted>2025-11-04T05:55:00Z</cp:lastPrinted>
  <dcterms:created xsi:type="dcterms:W3CDTF">2025-11-13T06:44:00Z</dcterms:created>
  <dcterms:modified xsi:type="dcterms:W3CDTF">2025-11-13T06:44:00Z</dcterms:modified>
</cp:coreProperties>
</file>